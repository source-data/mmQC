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A91CD" w14:textId="250E692B" w:rsidR="00787E8C" w:rsidRDefault="00A77797" w:rsidP="00C64C57">
      <w:pPr>
        <w:spacing w:line="360" w:lineRule="auto"/>
        <w:rPr>
          <w:rFonts w:ascii="Times New Roman" w:hAnsi="Times New Roman" w:cs="Times New Roman"/>
          <w:b/>
          <w:bCs/>
          <w:color w:val="000000"/>
        </w:rPr>
      </w:pPr>
      <w:r w:rsidRPr="00A77797">
        <w:rPr>
          <w:rFonts w:ascii="Times New Roman" w:hAnsi="Times New Roman" w:cs="Times New Roman"/>
          <w:b/>
          <w:bCs/>
          <w:color w:val="000000"/>
        </w:rPr>
        <w:t>CDKAL1 dysfunction impairs lysine codon translation in podocytes and accelerates chronic kidney disease</w:t>
      </w:r>
    </w:p>
    <w:p w14:paraId="570BBEA5" w14:textId="77777777" w:rsidR="00A77797" w:rsidRPr="006E4CFD" w:rsidRDefault="00A77797" w:rsidP="00C64C57">
      <w:pPr>
        <w:spacing w:line="360" w:lineRule="auto"/>
        <w:rPr>
          <w:rFonts w:ascii="Times New Roman" w:hAnsi="Times New Roman" w:cs="Times New Roman"/>
          <w:b/>
          <w:bCs/>
          <w:color w:val="000000" w:themeColor="text1"/>
        </w:rPr>
      </w:pPr>
    </w:p>
    <w:p w14:paraId="7F1C4F93" w14:textId="77777777" w:rsidR="00E709BE" w:rsidRPr="006E4CFD" w:rsidRDefault="00833659" w:rsidP="00C64C57">
      <w:pPr>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Hiroko Nagata</w:t>
      </w:r>
      <w:r w:rsidR="0088786A" w:rsidRPr="006E4CFD">
        <w:rPr>
          <w:rFonts w:ascii="Times New Roman" w:hAnsi="Times New Roman" w:cs="Times New Roman"/>
          <w:color w:val="000000" w:themeColor="text1"/>
          <w:vertAlign w:val="superscript"/>
        </w:rPr>
        <w:t>1,2</w:t>
      </w:r>
      <w:r w:rsidRPr="006E4CFD">
        <w:rPr>
          <w:rFonts w:ascii="Times New Roman" w:hAnsi="Times New Roman" w:cs="Times New Roman"/>
          <w:color w:val="000000" w:themeColor="text1"/>
        </w:rPr>
        <w:t>, Yu Nagayoshi</w:t>
      </w:r>
      <w:r w:rsidR="0088786A" w:rsidRPr="006E4CFD">
        <w:rPr>
          <w:rFonts w:ascii="Times New Roman" w:hAnsi="Times New Roman" w:cs="Times New Roman"/>
          <w:color w:val="000000" w:themeColor="text1"/>
          <w:vertAlign w:val="superscript"/>
        </w:rPr>
        <w:t>1,3</w:t>
      </w:r>
      <w:r w:rsidRPr="006E4CFD">
        <w:rPr>
          <w:rFonts w:ascii="Times New Roman" w:hAnsi="Times New Roman" w:cs="Times New Roman"/>
          <w:color w:val="000000" w:themeColor="text1"/>
        </w:rPr>
        <w:t>,</w:t>
      </w:r>
      <w:r w:rsidR="002A04A9" w:rsidRPr="006E4CFD">
        <w:rPr>
          <w:rFonts w:ascii="Times New Roman" w:hAnsi="Times New Roman" w:cs="Times New Roman"/>
          <w:color w:val="000000" w:themeColor="text1"/>
        </w:rPr>
        <w:t xml:space="preserve"> </w:t>
      </w:r>
      <w:r w:rsidR="00A43A4F" w:rsidRPr="006E4CFD">
        <w:rPr>
          <w:rFonts w:ascii="Times New Roman" w:hAnsi="Times New Roman" w:cs="Times New Roman"/>
          <w:color w:val="000000" w:themeColor="text1"/>
        </w:rPr>
        <w:t>Takeshi Chujo</w:t>
      </w:r>
      <w:r w:rsidR="00A43A4F" w:rsidRPr="006E4CFD">
        <w:rPr>
          <w:rFonts w:ascii="Times New Roman" w:hAnsi="Times New Roman" w:cs="Times New Roman"/>
          <w:color w:val="000000" w:themeColor="text1"/>
          <w:vertAlign w:val="superscript"/>
        </w:rPr>
        <w:t>1</w:t>
      </w:r>
      <w:r w:rsidR="0088786A" w:rsidRPr="006E4CFD">
        <w:rPr>
          <w:rFonts w:ascii="Times New Roman" w:hAnsi="Times New Roman" w:cs="Times New Roman"/>
          <w:color w:val="000000" w:themeColor="text1"/>
        </w:rPr>
        <w:t xml:space="preserve">, </w:t>
      </w:r>
      <w:r w:rsidR="002A04A9" w:rsidRPr="006E4CFD">
        <w:rPr>
          <w:rFonts w:ascii="Times New Roman" w:hAnsi="Times New Roman" w:cs="Times New Roman"/>
          <w:color w:val="000000" w:themeColor="text1"/>
        </w:rPr>
        <w:t>Hitomi Kaneko</w:t>
      </w:r>
      <w:r w:rsidR="002A04A9" w:rsidRPr="006E4CFD">
        <w:rPr>
          <w:rFonts w:ascii="Times New Roman" w:hAnsi="Times New Roman" w:cs="Times New Roman"/>
          <w:color w:val="000000" w:themeColor="text1"/>
          <w:vertAlign w:val="superscript"/>
        </w:rPr>
        <w:t>1</w:t>
      </w:r>
      <w:r w:rsidR="002A04A9" w:rsidRPr="006E4CFD">
        <w:rPr>
          <w:rFonts w:ascii="Times New Roman" w:hAnsi="Times New Roman" w:cs="Times New Roman"/>
          <w:color w:val="000000" w:themeColor="text1"/>
        </w:rPr>
        <w:t xml:space="preserve">, </w:t>
      </w:r>
      <w:r w:rsidR="0088786A" w:rsidRPr="006E4CFD">
        <w:rPr>
          <w:rFonts w:ascii="Times New Roman" w:hAnsi="Times New Roman" w:cs="Times New Roman"/>
          <w:color w:val="000000" w:themeColor="text1"/>
        </w:rPr>
        <w:t>Kayo Nishiguchi</w:t>
      </w:r>
      <w:r w:rsidR="0088786A" w:rsidRPr="006E4CFD">
        <w:rPr>
          <w:rFonts w:ascii="Times New Roman" w:hAnsi="Times New Roman" w:cs="Times New Roman"/>
          <w:color w:val="000000" w:themeColor="text1"/>
          <w:vertAlign w:val="superscript"/>
        </w:rPr>
        <w:t>1,3</w:t>
      </w:r>
      <w:r w:rsidR="0088786A" w:rsidRPr="006E4CFD">
        <w:rPr>
          <w:rFonts w:ascii="Times New Roman" w:hAnsi="Times New Roman" w:cs="Times New Roman"/>
          <w:color w:val="000000" w:themeColor="text1"/>
        </w:rPr>
        <w:t xml:space="preserve">, </w:t>
      </w:r>
    </w:p>
    <w:p w14:paraId="3AE4C42A" w14:textId="74204EAA" w:rsidR="00E709BE" w:rsidRPr="006E4CFD" w:rsidRDefault="00833659" w:rsidP="00C64C57">
      <w:pPr>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Yutaka Kakizoe</w:t>
      </w:r>
      <w:r w:rsidRPr="006E4CFD">
        <w:rPr>
          <w:rFonts w:ascii="Times New Roman" w:hAnsi="Times New Roman" w:cs="Times New Roman"/>
          <w:color w:val="000000" w:themeColor="text1"/>
          <w:vertAlign w:val="superscript"/>
        </w:rPr>
        <w:t>3</w:t>
      </w:r>
      <w:r w:rsidRPr="006E4CFD">
        <w:rPr>
          <w:rFonts w:ascii="Times New Roman" w:hAnsi="Times New Roman" w:cs="Times New Roman"/>
          <w:color w:val="000000" w:themeColor="text1"/>
        </w:rPr>
        <w:t xml:space="preserve">, </w:t>
      </w:r>
      <w:r w:rsidR="0088786A" w:rsidRPr="006E4CFD">
        <w:rPr>
          <w:rFonts w:ascii="Times New Roman" w:hAnsi="Times New Roman" w:cs="Times New Roman"/>
          <w:color w:val="000000" w:themeColor="text1"/>
        </w:rPr>
        <w:t>Hiroko Ijima</w:t>
      </w:r>
      <w:r w:rsidR="003B59AC" w:rsidRPr="006E4CFD">
        <w:rPr>
          <w:rFonts w:ascii="Times New Roman" w:hAnsi="Times New Roman" w:cs="Times New Roman"/>
          <w:color w:val="000000" w:themeColor="text1"/>
          <w:vertAlign w:val="superscript"/>
        </w:rPr>
        <w:t>1,4</w:t>
      </w:r>
      <w:r w:rsidR="0088786A" w:rsidRPr="006E4CFD">
        <w:rPr>
          <w:rFonts w:ascii="Times New Roman" w:hAnsi="Times New Roman" w:cs="Times New Roman"/>
          <w:color w:val="000000" w:themeColor="text1"/>
        </w:rPr>
        <w:t>, Korin Sakakida</w:t>
      </w:r>
      <w:r w:rsidR="003B59AC" w:rsidRPr="006E4CFD">
        <w:rPr>
          <w:rFonts w:ascii="Times New Roman" w:hAnsi="Times New Roman" w:cs="Times New Roman"/>
          <w:color w:val="000000" w:themeColor="text1"/>
          <w:vertAlign w:val="superscript"/>
        </w:rPr>
        <w:t>1,5</w:t>
      </w:r>
      <w:r w:rsidR="0088786A" w:rsidRPr="006E4CFD">
        <w:rPr>
          <w:rFonts w:ascii="Times New Roman" w:hAnsi="Times New Roman" w:cs="Times New Roman"/>
          <w:color w:val="000000" w:themeColor="text1"/>
        </w:rPr>
        <w:t>,</w:t>
      </w:r>
      <w:r w:rsidR="00440C8B" w:rsidRPr="006E4CFD">
        <w:rPr>
          <w:rFonts w:ascii="Times New Roman" w:hAnsi="Times New Roman" w:cs="Times New Roman"/>
          <w:color w:val="000000" w:themeColor="text1"/>
        </w:rPr>
        <w:t xml:space="preserve"> Tak</w:t>
      </w:r>
      <w:r w:rsidR="00CA5766" w:rsidRPr="006E4CFD">
        <w:rPr>
          <w:rFonts w:ascii="Times New Roman" w:hAnsi="Times New Roman" w:cs="Times New Roman"/>
          <w:color w:val="000000" w:themeColor="text1"/>
        </w:rPr>
        <w:t>e</w:t>
      </w:r>
      <w:r w:rsidR="00440C8B" w:rsidRPr="006E4CFD">
        <w:rPr>
          <w:rFonts w:ascii="Times New Roman" w:hAnsi="Times New Roman" w:cs="Times New Roman"/>
          <w:color w:val="000000" w:themeColor="text1"/>
        </w:rPr>
        <w:t>shi Masuda</w:t>
      </w:r>
      <w:r w:rsidR="005C5331" w:rsidRPr="006E4CFD">
        <w:rPr>
          <w:rFonts w:ascii="Times New Roman" w:hAnsi="Times New Roman" w:cs="Times New Roman"/>
          <w:color w:val="000000" w:themeColor="text1"/>
          <w:vertAlign w:val="superscript"/>
        </w:rPr>
        <w:t>6</w:t>
      </w:r>
      <w:r w:rsidR="00CA5766" w:rsidRPr="006E4CFD">
        <w:rPr>
          <w:rFonts w:ascii="Times New Roman" w:hAnsi="Times New Roman" w:cs="Times New Roman"/>
          <w:color w:val="000000" w:themeColor="text1"/>
          <w:vertAlign w:val="superscript"/>
        </w:rPr>
        <w:t>,7</w:t>
      </w:r>
      <w:r w:rsidR="00440C8B" w:rsidRPr="006E4CFD">
        <w:rPr>
          <w:rFonts w:ascii="Times New Roman" w:hAnsi="Times New Roman" w:cs="Times New Roman"/>
          <w:color w:val="000000" w:themeColor="text1"/>
        </w:rPr>
        <w:t>, Sumio Ohtsuki</w:t>
      </w:r>
      <w:r w:rsidR="005C5331" w:rsidRPr="006E4CFD">
        <w:rPr>
          <w:rFonts w:ascii="Times New Roman" w:hAnsi="Times New Roman" w:cs="Times New Roman"/>
          <w:color w:val="000000" w:themeColor="text1"/>
          <w:vertAlign w:val="superscript"/>
        </w:rPr>
        <w:t>7</w:t>
      </w:r>
      <w:r w:rsidR="00440C8B" w:rsidRPr="006E4CFD">
        <w:rPr>
          <w:rFonts w:ascii="Times New Roman" w:hAnsi="Times New Roman" w:cs="Times New Roman"/>
          <w:color w:val="000000" w:themeColor="text1"/>
        </w:rPr>
        <w:t xml:space="preserve">, </w:t>
      </w:r>
    </w:p>
    <w:p w14:paraId="7001E0BB" w14:textId="2F356D17" w:rsidR="00383333" w:rsidRPr="0014425F" w:rsidRDefault="00833659" w:rsidP="00C64C57">
      <w:pPr>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Fan-Yan Wei</w:t>
      </w:r>
      <w:r w:rsidR="004D705D" w:rsidRPr="006E4CFD">
        <w:rPr>
          <w:rFonts w:ascii="Times New Roman" w:hAnsi="Times New Roman" w:cs="Times New Roman"/>
          <w:color w:val="000000" w:themeColor="text1"/>
          <w:vertAlign w:val="superscript"/>
        </w:rPr>
        <w:t>8</w:t>
      </w:r>
      <w:r w:rsidR="00D24749" w:rsidRPr="006E4CFD">
        <w:rPr>
          <w:rFonts w:ascii="Times New Roman" w:hAnsi="Times New Roman" w:cs="Times New Roman"/>
          <w:color w:val="000000" w:themeColor="text1"/>
        </w:rPr>
        <w:t xml:space="preserve">, </w:t>
      </w:r>
      <w:r w:rsidR="000C4492" w:rsidRPr="006E4CFD">
        <w:rPr>
          <w:rFonts w:ascii="Times New Roman" w:hAnsi="Times New Roman" w:cs="Times New Roman"/>
          <w:color w:val="000000" w:themeColor="text1"/>
        </w:rPr>
        <w:t>Yuk</w:t>
      </w:r>
      <w:r w:rsidR="00D8344D" w:rsidRPr="006E4CFD">
        <w:rPr>
          <w:rFonts w:ascii="Times New Roman" w:hAnsi="Times New Roman" w:cs="Times New Roman"/>
          <w:color w:val="000000" w:themeColor="text1"/>
        </w:rPr>
        <w:t>ie</w:t>
      </w:r>
      <w:r w:rsidR="000C4492" w:rsidRPr="006E4CFD">
        <w:rPr>
          <w:rFonts w:ascii="Times New Roman" w:hAnsi="Times New Roman" w:cs="Times New Roman"/>
          <w:color w:val="000000" w:themeColor="text1"/>
        </w:rPr>
        <w:t xml:space="preserve"> </w:t>
      </w:r>
      <w:r w:rsidR="005F6186" w:rsidRPr="006E4CFD">
        <w:rPr>
          <w:rFonts w:ascii="Times New Roman" w:hAnsi="Times New Roman" w:cs="Times New Roman"/>
          <w:color w:val="000000" w:themeColor="text1"/>
        </w:rPr>
        <w:t>Takahashi</w:t>
      </w:r>
      <w:r w:rsidR="00FC4BF5" w:rsidRPr="006E4CFD">
        <w:rPr>
          <w:rFonts w:ascii="Times New Roman" w:hAnsi="Times New Roman" w:cs="Times New Roman"/>
          <w:color w:val="000000" w:themeColor="text1"/>
          <w:vertAlign w:val="superscript"/>
        </w:rPr>
        <w:t>9</w:t>
      </w:r>
      <w:r w:rsidR="00353B4F" w:rsidRPr="006E4CFD">
        <w:rPr>
          <w:rFonts w:ascii="Times New Roman" w:hAnsi="Times New Roman" w:cs="Times New Roman"/>
          <w:color w:val="000000" w:themeColor="text1"/>
          <w:vertAlign w:val="superscript"/>
        </w:rPr>
        <w:t>,10</w:t>
      </w:r>
      <w:r w:rsidR="005F6186" w:rsidRPr="006E4CFD">
        <w:rPr>
          <w:rFonts w:ascii="Times New Roman" w:hAnsi="Times New Roman" w:cs="Times New Roman"/>
          <w:color w:val="000000" w:themeColor="text1"/>
        </w:rPr>
        <w:t xml:space="preserve">, </w:t>
      </w:r>
      <w:r w:rsidR="00D24749" w:rsidRPr="006E4CFD">
        <w:rPr>
          <w:rFonts w:ascii="Times New Roman" w:hAnsi="Times New Roman" w:cs="Times New Roman"/>
          <w:color w:val="000000" w:themeColor="text1"/>
        </w:rPr>
        <w:t>Takaichi Fukuda</w:t>
      </w:r>
      <w:r w:rsidR="00FC4BF5" w:rsidRPr="006E4CFD">
        <w:rPr>
          <w:rFonts w:ascii="Times New Roman" w:hAnsi="Times New Roman" w:cs="Times New Roman"/>
          <w:color w:val="000000" w:themeColor="text1"/>
          <w:vertAlign w:val="superscript"/>
        </w:rPr>
        <w:t>9</w:t>
      </w:r>
      <w:r w:rsidR="00D24749"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Hideaki Jinnouch</w:t>
      </w:r>
      <w:r w:rsidRPr="0014425F">
        <w:rPr>
          <w:rFonts w:ascii="Times New Roman" w:hAnsi="Times New Roman" w:cs="Times New Roman"/>
          <w:color w:val="000000" w:themeColor="text1"/>
        </w:rPr>
        <w:t>i</w:t>
      </w:r>
      <w:r w:rsidRPr="0014425F">
        <w:rPr>
          <w:rFonts w:ascii="Times New Roman" w:hAnsi="Times New Roman" w:cs="Times New Roman"/>
          <w:color w:val="000000" w:themeColor="text1"/>
          <w:vertAlign w:val="superscript"/>
        </w:rPr>
        <w:t>4</w:t>
      </w:r>
      <w:r w:rsidR="001A36A9" w:rsidRPr="0014425F">
        <w:rPr>
          <w:rFonts w:ascii="Times New Roman" w:hAnsi="Times New Roman" w:cs="Times New Roman"/>
          <w:color w:val="000000" w:themeColor="text1"/>
        </w:rPr>
        <w:t>,</w:t>
      </w:r>
      <w:r w:rsidR="00CA233D" w:rsidRPr="0014425F">
        <w:rPr>
          <w:rFonts w:ascii="Times New Roman" w:hAnsi="Times New Roman" w:cs="Times New Roman"/>
          <w:color w:val="000000" w:themeColor="text1"/>
        </w:rPr>
        <w:t xml:space="preserve"> </w:t>
      </w:r>
      <w:r w:rsidRPr="0014425F">
        <w:rPr>
          <w:rFonts w:ascii="Times New Roman" w:hAnsi="Times New Roman" w:cs="Times New Roman"/>
          <w:color w:val="000000" w:themeColor="text1"/>
        </w:rPr>
        <w:t>Yuki Adachi</w:t>
      </w:r>
      <w:r w:rsidRPr="0014425F">
        <w:rPr>
          <w:rFonts w:ascii="Times New Roman" w:hAnsi="Times New Roman" w:cs="Times New Roman"/>
          <w:color w:val="000000" w:themeColor="text1"/>
          <w:vertAlign w:val="superscript"/>
        </w:rPr>
        <w:t>1</w:t>
      </w:r>
      <w:r w:rsidR="00F90E6E" w:rsidRPr="0014425F">
        <w:rPr>
          <w:rFonts w:ascii="Times New Roman" w:hAnsi="Times New Roman" w:cs="Times New Roman"/>
          <w:color w:val="000000" w:themeColor="text1"/>
          <w:vertAlign w:val="superscript"/>
        </w:rPr>
        <w:t>,11</w:t>
      </w:r>
      <w:r w:rsidRPr="0014425F">
        <w:rPr>
          <w:rFonts w:ascii="Times New Roman" w:hAnsi="Times New Roman" w:cs="Times New Roman"/>
          <w:color w:val="000000" w:themeColor="text1"/>
        </w:rPr>
        <w:t xml:space="preserve">, </w:t>
      </w:r>
    </w:p>
    <w:p w14:paraId="4BAF0960" w14:textId="7E1629E2" w:rsidR="00450D3B" w:rsidRPr="00417597" w:rsidRDefault="00833659" w:rsidP="00C64C57">
      <w:pPr>
        <w:spacing w:line="360" w:lineRule="auto"/>
        <w:rPr>
          <w:rFonts w:ascii="Times New Roman" w:hAnsi="Times New Roman" w:cs="Times New Roman"/>
          <w:color w:val="FF0000"/>
          <w:vertAlign w:val="superscript"/>
        </w:rPr>
      </w:pPr>
      <w:r w:rsidRPr="006E4CFD">
        <w:rPr>
          <w:rFonts w:ascii="Times New Roman" w:hAnsi="Times New Roman" w:cs="Times New Roman"/>
          <w:color w:val="000000" w:themeColor="text1"/>
        </w:rPr>
        <w:t>Ryosuke Yamamura</w:t>
      </w:r>
      <w:r w:rsidRPr="006E4CFD">
        <w:rPr>
          <w:rFonts w:ascii="Times New Roman" w:hAnsi="Times New Roman" w:cs="Times New Roman"/>
          <w:color w:val="000000" w:themeColor="text1"/>
          <w:vertAlign w:val="superscript"/>
        </w:rPr>
        <w:t>1,3</w:t>
      </w:r>
      <w:r w:rsidRPr="006E4CFD">
        <w:rPr>
          <w:rFonts w:ascii="Times New Roman" w:hAnsi="Times New Roman" w:cs="Times New Roman"/>
          <w:color w:val="000000" w:themeColor="text1"/>
        </w:rPr>
        <w:t>, Koki Matsushita</w:t>
      </w:r>
      <w:r w:rsidRPr="006E4CFD">
        <w:rPr>
          <w:rFonts w:ascii="Times New Roman" w:hAnsi="Times New Roman" w:cs="Times New Roman"/>
          <w:color w:val="000000" w:themeColor="text1"/>
          <w:vertAlign w:val="superscript"/>
        </w:rPr>
        <w:t>1,3</w:t>
      </w:r>
      <w:r w:rsidRPr="006E4CFD">
        <w:rPr>
          <w:rFonts w:ascii="Times New Roman" w:hAnsi="Times New Roman" w:cs="Times New Roman"/>
          <w:color w:val="000000" w:themeColor="text1"/>
        </w:rPr>
        <w:t xml:space="preserve">, </w:t>
      </w:r>
      <w:r w:rsidR="00440C8B" w:rsidRPr="006E4CFD">
        <w:rPr>
          <w:rFonts w:ascii="Times New Roman" w:hAnsi="Times New Roman" w:cs="Times New Roman"/>
          <w:color w:val="000000" w:themeColor="text1"/>
        </w:rPr>
        <w:t>Masataka</w:t>
      </w:r>
      <w:r w:rsidR="00C801FA" w:rsidRPr="006E4CFD">
        <w:rPr>
          <w:rFonts w:ascii="Times New Roman" w:hAnsi="Times New Roman" w:cs="Times New Roman"/>
          <w:color w:val="000000" w:themeColor="text1"/>
        </w:rPr>
        <w:t xml:space="preserve"> Adachi</w:t>
      </w:r>
      <w:r w:rsidR="00440C8B" w:rsidRPr="006E4CFD">
        <w:rPr>
          <w:rFonts w:ascii="Times New Roman" w:hAnsi="Times New Roman" w:cs="Times New Roman"/>
          <w:color w:val="000000" w:themeColor="text1"/>
          <w:vertAlign w:val="superscript"/>
        </w:rPr>
        <w:t>3</w:t>
      </w:r>
      <w:r w:rsidR="003B59AC" w:rsidRPr="006E4CFD">
        <w:rPr>
          <w:rFonts w:ascii="Times New Roman" w:hAnsi="Times New Roman" w:cs="Times New Roman"/>
          <w:color w:val="000000" w:themeColor="text1"/>
        </w:rPr>
        <w:t xml:space="preserve">, </w:t>
      </w:r>
      <w:r w:rsidR="0088786A" w:rsidRPr="006E4CFD">
        <w:rPr>
          <w:rFonts w:ascii="Times New Roman" w:hAnsi="Times New Roman" w:cs="Times New Roman"/>
          <w:color w:val="000000" w:themeColor="text1"/>
        </w:rPr>
        <w:t>Hideki Yokoi</w:t>
      </w:r>
      <w:r w:rsidR="0088786A" w:rsidRPr="006E4CFD">
        <w:rPr>
          <w:rFonts w:ascii="Times New Roman" w:hAnsi="Times New Roman" w:cs="Times New Roman"/>
          <w:color w:val="000000" w:themeColor="text1"/>
          <w:vertAlign w:val="superscript"/>
        </w:rPr>
        <w:t>3</w:t>
      </w:r>
      <w:r w:rsidR="0088786A" w:rsidRPr="006E4CFD">
        <w:rPr>
          <w:rFonts w:ascii="Times New Roman" w:hAnsi="Times New Roman" w:cs="Times New Roman"/>
          <w:color w:val="000000" w:themeColor="text1"/>
        </w:rPr>
        <w:t>,</w:t>
      </w:r>
      <w:r w:rsidR="003B59AC" w:rsidRPr="006E4CFD">
        <w:rPr>
          <w:rFonts w:ascii="Times New Roman" w:hAnsi="Times New Roman" w:cs="Times New Roman"/>
          <w:color w:val="000000" w:themeColor="text1"/>
        </w:rPr>
        <w:t xml:space="preserve"> Kimitoshi Nakamura</w:t>
      </w:r>
      <w:r w:rsidR="003B59AC" w:rsidRPr="006E4CFD">
        <w:rPr>
          <w:rFonts w:ascii="Times New Roman" w:hAnsi="Times New Roman" w:cs="Times New Roman"/>
          <w:color w:val="000000" w:themeColor="text1"/>
          <w:vertAlign w:val="superscript"/>
        </w:rPr>
        <w:t>2</w:t>
      </w:r>
      <w:r w:rsidR="003B59AC" w:rsidRPr="006E4CFD">
        <w:rPr>
          <w:rFonts w:ascii="Times New Roman" w:hAnsi="Times New Roman" w:cs="Times New Roman"/>
          <w:color w:val="000000" w:themeColor="text1"/>
        </w:rPr>
        <w:t>, Hitoshi Nakazato</w:t>
      </w:r>
      <w:r w:rsidR="003B59AC" w:rsidRPr="006E4CFD">
        <w:rPr>
          <w:rFonts w:ascii="Times New Roman" w:hAnsi="Times New Roman" w:cs="Times New Roman"/>
          <w:color w:val="000000" w:themeColor="text1"/>
          <w:vertAlign w:val="superscript"/>
        </w:rPr>
        <w:t>2</w:t>
      </w:r>
      <w:r w:rsidR="003B59AC" w:rsidRPr="006E4CFD">
        <w:rPr>
          <w:rFonts w:ascii="Times New Roman" w:hAnsi="Times New Roman" w:cs="Times New Roman"/>
          <w:color w:val="000000" w:themeColor="text1"/>
        </w:rPr>
        <w:t>,</w:t>
      </w:r>
      <w:r w:rsidR="0088786A" w:rsidRPr="006E4CFD">
        <w:rPr>
          <w:rFonts w:ascii="Times New Roman" w:hAnsi="Times New Roman" w:cs="Times New Roman"/>
          <w:color w:val="000000" w:themeColor="text1"/>
        </w:rPr>
        <w:t xml:space="preserve"> </w:t>
      </w:r>
      <w:r w:rsidR="008161D9" w:rsidRPr="006E4CFD">
        <w:rPr>
          <w:rFonts w:ascii="Times New Roman" w:hAnsi="Times New Roman" w:cs="Times New Roman"/>
          <w:color w:val="000000" w:themeColor="text1"/>
        </w:rPr>
        <w:t xml:space="preserve">and </w:t>
      </w:r>
      <w:r w:rsidR="004F341B" w:rsidRPr="006E4CFD">
        <w:rPr>
          <w:rFonts w:ascii="Times New Roman" w:hAnsi="Times New Roman" w:cs="Times New Roman"/>
          <w:color w:val="000000" w:themeColor="text1"/>
        </w:rPr>
        <w:t>Kazuhito Tomizawa</w:t>
      </w:r>
      <w:r w:rsidR="0088786A" w:rsidRPr="00B12D88">
        <w:rPr>
          <w:rFonts w:ascii="Times New Roman" w:hAnsi="Times New Roman" w:cs="Times New Roman"/>
          <w:color w:val="000000" w:themeColor="text1"/>
          <w:vertAlign w:val="superscript"/>
        </w:rPr>
        <w:t>1</w:t>
      </w:r>
      <w:r w:rsidR="00C201C2" w:rsidRPr="00B12D88">
        <w:rPr>
          <w:rFonts w:ascii="Times New Roman" w:hAnsi="Times New Roman" w:cs="Times New Roman"/>
          <w:color w:val="000000" w:themeColor="text1"/>
          <w:vertAlign w:val="superscript"/>
        </w:rPr>
        <w:t>,12</w:t>
      </w:r>
      <w:r w:rsidR="00EA6FF4" w:rsidRPr="00B12D88">
        <w:rPr>
          <w:rFonts w:ascii="Times New Roman" w:hAnsi="Times New Roman" w:cs="Times New Roman"/>
          <w:color w:val="000000" w:themeColor="text1"/>
          <w:vertAlign w:val="superscript"/>
        </w:rPr>
        <w:t>,*</w:t>
      </w:r>
    </w:p>
    <w:p w14:paraId="1CF6449B" w14:textId="77777777" w:rsidR="00B356C0" w:rsidRPr="006E4CFD" w:rsidRDefault="00B356C0" w:rsidP="00C64C57">
      <w:pPr>
        <w:spacing w:line="360" w:lineRule="auto"/>
        <w:rPr>
          <w:rFonts w:ascii="Times New Roman" w:hAnsi="Times New Roman" w:cs="Times New Roman"/>
          <w:color w:val="000000" w:themeColor="text1"/>
        </w:rPr>
      </w:pPr>
    </w:p>
    <w:p w14:paraId="03866A6D" w14:textId="1197A164" w:rsidR="004F341B" w:rsidRPr="006E4CFD" w:rsidRDefault="00833659" w:rsidP="00C64C57">
      <w:pPr>
        <w:spacing w:line="360" w:lineRule="auto"/>
        <w:ind w:left="110" w:hangingChars="46" w:hanging="110"/>
        <w:rPr>
          <w:rFonts w:ascii="Times New Roman" w:hAnsi="Times New Roman" w:cs="Times New Roman"/>
          <w:color w:val="000000" w:themeColor="text1"/>
        </w:rPr>
      </w:pPr>
      <w:r w:rsidRPr="006E4CFD">
        <w:rPr>
          <w:rFonts w:ascii="Times New Roman" w:hAnsi="Times New Roman" w:cs="Times New Roman"/>
          <w:color w:val="000000" w:themeColor="text1"/>
          <w:vertAlign w:val="superscript"/>
        </w:rPr>
        <w:t>1</w:t>
      </w:r>
      <w:r w:rsidRPr="006E4CFD">
        <w:rPr>
          <w:rFonts w:ascii="Times New Roman" w:hAnsi="Times New Roman" w:cs="Times New Roman"/>
          <w:color w:val="000000" w:themeColor="text1"/>
        </w:rPr>
        <w:t xml:space="preserve">Department of Molecular Physiology, Faculty of Life Sciences, Kumamoto University, </w:t>
      </w:r>
      <w:r w:rsidR="003B59AC" w:rsidRPr="006E4CFD">
        <w:rPr>
          <w:rFonts w:ascii="Times New Roman" w:hAnsi="Times New Roman" w:cs="Times New Roman"/>
          <w:color w:val="000000" w:themeColor="text1"/>
        </w:rPr>
        <w:t>Kuma</w:t>
      </w:r>
      <w:r w:rsidR="00D24749" w:rsidRPr="006E4CFD">
        <w:rPr>
          <w:rFonts w:ascii="Times New Roman" w:hAnsi="Times New Roman" w:cs="Times New Roman"/>
          <w:color w:val="000000" w:themeColor="text1"/>
        </w:rPr>
        <w:t>m</w:t>
      </w:r>
      <w:r w:rsidR="003B59AC" w:rsidRPr="006E4CFD">
        <w:rPr>
          <w:rFonts w:ascii="Times New Roman" w:hAnsi="Times New Roman" w:cs="Times New Roman"/>
          <w:color w:val="000000" w:themeColor="text1"/>
        </w:rPr>
        <w:t xml:space="preserve">oto, </w:t>
      </w:r>
      <w:r w:rsidRPr="006E4CFD">
        <w:rPr>
          <w:rFonts w:ascii="Times New Roman" w:hAnsi="Times New Roman" w:cs="Times New Roman"/>
          <w:color w:val="000000" w:themeColor="text1"/>
        </w:rPr>
        <w:t>Japan</w:t>
      </w:r>
    </w:p>
    <w:p w14:paraId="18086C5E" w14:textId="6B0C6C91" w:rsidR="004F341B" w:rsidRPr="006E4CFD" w:rsidRDefault="00833659" w:rsidP="00C64C57">
      <w:pPr>
        <w:spacing w:line="360" w:lineRule="auto"/>
        <w:ind w:left="110" w:hangingChars="46" w:hanging="110"/>
        <w:rPr>
          <w:rFonts w:ascii="Times New Roman" w:hAnsi="Times New Roman" w:cs="Times New Roman"/>
          <w:color w:val="000000" w:themeColor="text1"/>
        </w:rPr>
      </w:pPr>
      <w:r w:rsidRPr="006E4CFD">
        <w:rPr>
          <w:rFonts w:ascii="Times New Roman" w:hAnsi="Times New Roman" w:cs="Times New Roman"/>
          <w:color w:val="000000" w:themeColor="text1"/>
          <w:vertAlign w:val="superscript"/>
        </w:rPr>
        <w:t>2</w:t>
      </w:r>
      <w:r w:rsidR="003B59AC" w:rsidRPr="006E4CFD">
        <w:rPr>
          <w:rFonts w:ascii="Times New Roman" w:hAnsi="Times New Roman" w:cs="Times New Roman"/>
          <w:color w:val="000000" w:themeColor="text1"/>
        </w:rPr>
        <w:t>Department of Pediatrics, Faculty of Life Sciences, Kumamoto University, Kumamoto, Japan</w:t>
      </w:r>
    </w:p>
    <w:p w14:paraId="6D2FE46E" w14:textId="6ACEDD56" w:rsidR="00CD5B43" w:rsidRPr="006E4CFD" w:rsidRDefault="00833659" w:rsidP="00C64C57">
      <w:pPr>
        <w:spacing w:line="360" w:lineRule="auto"/>
        <w:ind w:left="110" w:hangingChars="46" w:hanging="110"/>
        <w:rPr>
          <w:rFonts w:ascii="Times New Roman" w:hAnsi="Times New Roman" w:cs="Times New Roman"/>
          <w:color w:val="000000" w:themeColor="text1"/>
        </w:rPr>
      </w:pPr>
      <w:r w:rsidRPr="006E4CFD">
        <w:rPr>
          <w:rFonts w:ascii="Times New Roman" w:hAnsi="Times New Roman" w:cs="Times New Roman"/>
          <w:color w:val="000000" w:themeColor="text1"/>
          <w:vertAlign w:val="superscript"/>
        </w:rPr>
        <w:t>3</w:t>
      </w:r>
      <w:r w:rsidR="003B59AC" w:rsidRPr="006E4CFD">
        <w:rPr>
          <w:rFonts w:ascii="Times New Roman" w:hAnsi="Times New Roman" w:cs="Times New Roman"/>
          <w:color w:val="000000" w:themeColor="text1"/>
        </w:rPr>
        <w:t>Department of Nephrology, Faculty of Life Sciences, Kumamoto University, Kumamoto, Japan</w:t>
      </w:r>
    </w:p>
    <w:p w14:paraId="7C9A22C7" w14:textId="34775C81" w:rsidR="004F341B" w:rsidRPr="006E4CFD" w:rsidRDefault="00833659" w:rsidP="00C64C57">
      <w:pPr>
        <w:spacing w:line="360" w:lineRule="auto"/>
        <w:ind w:left="110" w:hangingChars="46" w:hanging="110"/>
        <w:rPr>
          <w:rFonts w:ascii="Times New Roman" w:hAnsi="Times New Roman" w:cs="Times New Roman"/>
          <w:color w:val="000000" w:themeColor="text1"/>
        </w:rPr>
      </w:pPr>
      <w:r w:rsidRPr="006E4CFD">
        <w:rPr>
          <w:rFonts w:ascii="Times New Roman" w:hAnsi="Times New Roman" w:cs="Times New Roman"/>
          <w:color w:val="000000" w:themeColor="text1"/>
          <w:vertAlign w:val="superscript"/>
        </w:rPr>
        <w:t>4</w:t>
      </w:r>
      <w:r w:rsidR="003B59AC" w:rsidRPr="006E4CFD">
        <w:rPr>
          <w:rFonts w:ascii="Times New Roman" w:hAnsi="Times New Roman" w:cs="Times New Roman"/>
          <w:color w:val="000000" w:themeColor="text1"/>
        </w:rPr>
        <w:t>Jinnouchi Hospital, Kumamoto, Japan</w:t>
      </w:r>
    </w:p>
    <w:p w14:paraId="417FFEED" w14:textId="194ABFB2" w:rsidR="003B59AC" w:rsidRPr="006E4CFD" w:rsidRDefault="00833659" w:rsidP="00C64C57">
      <w:pPr>
        <w:spacing w:line="360" w:lineRule="auto"/>
        <w:ind w:left="110" w:hangingChars="46" w:hanging="110"/>
        <w:rPr>
          <w:rFonts w:ascii="Times New Roman" w:hAnsi="Times New Roman" w:cs="Times New Roman"/>
          <w:color w:val="000000" w:themeColor="text1"/>
        </w:rPr>
      </w:pPr>
      <w:r w:rsidRPr="006E4CFD">
        <w:rPr>
          <w:rFonts w:ascii="Times New Roman" w:hAnsi="Times New Roman" w:cs="Times New Roman"/>
          <w:color w:val="000000" w:themeColor="text1"/>
          <w:vertAlign w:val="superscript"/>
        </w:rPr>
        <w:t>5</w:t>
      </w:r>
      <w:r w:rsidRPr="006E4CFD">
        <w:rPr>
          <w:rFonts w:ascii="Times New Roman" w:hAnsi="Times New Roman" w:cs="Times New Roman"/>
          <w:color w:val="000000" w:themeColor="text1"/>
        </w:rPr>
        <w:t>Department of Metabolic Medicine, Faculty of Life Sciences, Kumamoto University, Kumamoto, Japan</w:t>
      </w:r>
    </w:p>
    <w:p w14:paraId="4E87C33C" w14:textId="3A86301A" w:rsidR="00A43A4F" w:rsidRPr="006E4CFD" w:rsidRDefault="00833659" w:rsidP="00C64C57">
      <w:pPr>
        <w:spacing w:line="360" w:lineRule="auto"/>
        <w:ind w:left="110" w:hangingChars="46" w:hanging="110"/>
        <w:rPr>
          <w:rFonts w:ascii="Times New Roman" w:hAnsi="Times New Roman" w:cs="Times New Roman"/>
          <w:color w:val="000000" w:themeColor="text1"/>
        </w:rPr>
      </w:pPr>
      <w:r w:rsidRPr="006E4CFD">
        <w:rPr>
          <w:rFonts w:ascii="Times New Roman" w:hAnsi="Times New Roman" w:cs="Times New Roman"/>
          <w:color w:val="000000" w:themeColor="text1"/>
          <w:vertAlign w:val="superscript"/>
        </w:rPr>
        <w:t>6</w:t>
      </w:r>
      <w:r w:rsidR="002A4931" w:rsidRPr="006E4CFD">
        <w:rPr>
          <w:rFonts w:ascii="Times New Roman" w:hAnsi="Times New Roman" w:cs="Times New Roman"/>
          <w:color w:val="000000" w:themeColor="text1"/>
        </w:rPr>
        <w:t xml:space="preserve">Institute for Advanced Biosciences, Keio University, </w:t>
      </w:r>
      <w:r w:rsidR="000B4D36" w:rsidRPr="006E4CFD">
        <w:rPr>
          <w:rFonts w:ascii="Times New Roman" w:hAnsi="Times New Roman" w:cs="Times New Roman"/>
          <w:color w:val="000000" w:themeColor="text1"/>
        </w:rPr>
        <w:t>T</w:t>
      </w:r>
      <w:r w:rsidR="00012DCC" w:rsidRPr="006E4CFD">
        <w:rPr>
          <w:rFonts w:ascii="Times New Roman" w:hAnsi="Times New Roman" w:cs="Times New Roman"/>
          <w:color w:val="000000" w:themeColor="text1"/>
        </w:rPr>
        <w:t>suruoka</w:t>
      </w:r>
      <w:r w:rsidR="002A4931" w:rsidRPr="006E4CFD">
        <w:rPr>
          <w:rFonts w:ascii="Times New Roman" w:hAnsi="Times New Roman" w:cs="Times New Roman"/>
          <w:color w:val="000000" w:themeColor="text1"/>
        </w:rPr>
        <w:t>, Japan</w:t>
      </w:r>
    </w:p>
    <w:p w14:paraId="418A0C71" w14:textId="14B22379" w:rsidR="00A43A4F" w:rsidRPr="006E4CFD" w:rsidRDefault="00833659" w:rsidP="00C64C57">
      <w:pPr>
        <w:spacing w:line="360" w:lineRule="auto"/>
        <w:ind w:left="110" w:hangingChars="46" w:hanging="110"/>
        <w:rPr>
          <w:rFonts w:ascii="Times New Roman" w:hAnsi="Times New Roman" w:cs="Times New Roman"/>
          <w:color w:val="000000" w:themeColor="text1"/>
        </w:rPr>
      </w:pPr>
      <w:r w:rsidRPr="006E4CFD">
        <w:rPr>
          <w:rFonts w:ascii="Times New Roman" w:hAnsi="Times New Roman" w:cs="Times New Roman"/>
          <w:color w:val="000000" w:themeColor="text1"/>
          <w:vertAlign w:val="superscript"/>
        </w:rPr>
        <w:t>7</w:t>
      </w:r>
      <w:r w:rsidR="002A4931" w:rsidRPr="006E4CFD">
        <w:rPr>
          <w:rFonts w:ascii="Times New Roman" w:hAnsi="Times New Roman" w:cs="Times New Roman"/>
          <w:color w:val="000000" w:themeColor="text1"/>
        </w:rPr>
        <w:t>Department of Pharmaceutical Microbiology, Faculty of Life Sciences, Kum</w:t>
      </w:r>
      <w:r w:rsidR="002A4931" w:rsidRPr="006E4CFD">
        <w:rPr>
          <w:rFonts w:ascii="Times New Roman" w:hAnsi="Times New Roman" w:cs="Times New Roman"/>
          <w:color w:val="212121"/>
        </w:rPr>
        <w:t>amoto University</w:t>
      </w:r>
      <w:r w:rsidR="002A4931" w:rsidRPr="006E4CFD">
        <w:rPr>
          <w:rFonts w:ascii="Times New Roman" w:hAnsi="Times New Roman" w:cs="Times New Roman"/>
          <w:color w:val="000000" w:themeColor="text1"/>
        </w:rPr>
        <w:t>, Kumamoto, Japan</w:t>
      </w:r>
    </w:p>
    <w:p w14:paraId="516E9A93" w14:textId="0E05507F" w:rsidR="004F341B" w:rsidRPr="006E4CFD" w:rsidRDefault="00833659" w:rsidP="00C64C57">
      <w:pPr>
        <w:spacing w:line="360" w:lineRule="auto"/>
        <w:ind w:left="110" w:hangingChars="46" w:hanging="110"/>
        <w:rPr>
          <w:rFonts w:ascii="Times New Roman" w:hAnsi="Times New Roman" w:cs="Times New Roman"/>
          <w:color w:val="000000" w:themeColor="text1"/>
        </w:rPr>
      </w:pPr>
      <w:r w:rsidRPr="006E4CFD">
        <w:rPr>
          <w:rFonts w:ascii="Times New Roman" w:hAnsi="Times New Roman" w:cs="Times New Roman"/>
          <w:color w:val="000000" w:themeColor="text1"/>
          <w:vertAlign w:val="superscript"/>
        </w:rPr>
        <w:t>8</w:t>
      </w:r>
      <w:r w:rsidR="003B59AC" w:rsidRPr="006E4CFD">
        <w:rPr>
          <w:rFonts w:ascii="Times New Roman" w:hAnsi="Times New Roman" w:cs="Times New Roman"/>
          <w:color w:val="000000" w:themeColor="text1"/>
        </w:rPr>
        <w:t>Department of Modomics Biology and Medicine, Institute of Development, Aging and Cancer, Tohoku University, Sendai, Japan</w:t>
      </w:r>
    </w:p>
    <w:p w14:paraId="42A002AD" w14:textId="43164E2A" w:rsidR="004F341B" w:rsidRPr="006E4CFD" w:rsidRDefault="00833659" w:rsidP="00C64C57">
      <w:pPr>
        <w:spacing w:line="360" w:lineRule="auto"/>
        <w:ind w:left="110" w:hangingChars="46" w:hanging="110"/>
        <w:rPr>
          <w:rFonts w:ascii="Times New Roman" w:hAnsi="Times New Roman" w:cs="Times New Roman"/>
          <w:color w:val="000000" w:themeColor="text1"/>
        </w:rPr>
      </w:pPr>
      <w:r w:rsidRPr="006E4CFD">
        <w:rPr>
          <w:rFonts w:ascii="Times New Roman" w:hAnsi="Times New Roman" w:cs="Times New Roman"/>
          <w:color w:val="000000" w:themeColor="text1"/>
          <w:vertAlign w:val="superscript"/>
        </w:rPr>
        <w:t>9</w:t>
      </w:r>
      <w:r w:rsidR="00D24749" w:rsidRPr="006E4CFD">
        <w:rPr>
          <w:rFonts w:ascii="Times New Roman" w:hAnsi="Times New Roman" w:cs="Times New Roman"/>
          <w:color w:val="000000" w:themeColor="text1"/>
        </w:rPr>
        <w:t>Department of Anatomy and Neurobiology, Faculty of Life Sciences, Kumamoto University, Kumamoto, Japan</w:t>
      </w:r>
    </w:p>
    <w:p w14:paraId="025CD129" w14:textId="57798AF1" w:rsidR="00845630" w:rsidRPr="006E4CFD" w:rsidRDefault="00833659" w:rsidP="00C64C57">
      <w:pPr>
        <w:spacing w:line="360" w:lineRule="auto"/>
        <w:ind w:left="110" w:hangingChars="46" w:hanging="110"/>
        <w:rPr>
          <w:rFonts w:ascii="Times New Roman" w:hAnsi="Times New Roman" w:cs="Times New Roman"/>
          <w:color w:val="000000" w:themeColor="text1"/>
        </w:rPr>
      </w:pPr>
      <w:r w:rsidRPr="006E4CFD">
        <w:rPr>
          <w:rFonts w:ascii="Times New Roman" w:hAnsi="Times New Roman" w:cs="Times New Roman"/>
          <w:color w:val="000000" w:themeColor="text1"/>
          <w:vertAlign w:val="superscript"/>
        </w:rPr>
        <w:t>10</w:t>
      </w:r>
      <w:r w:rsidRPr="006E4CFD">
        <w:rPr>
          <w:rFonts w:ascii="Times New Roman" w:hAnsi="Times New Roman" w:cs="Times New Roman"/>
          <w:color w:val="000000" w:themeColor="text1"/>
        </w:rPr>
        <w:t xml:space="preserve">Division of Hematology &amp; Oncology, </w:t>
      </w:r>
      <w:r w:rsidR="005A6AE7" w:rsidRPr="006E4CFD">
        <w:rPr>
          <w:rFonts w:ascii="Times New Roman" w:hAnsi="Times New Roman" w:cs="Times New Roman"/>
          <w:color w:val="000000" w:themeColor="text1"/>
        </w:rPr>
        <w:t>Department of Internal Medicine</w:t>
      </w:r>
      <w:r w:rsidR="008552DC" w:rsidRPr="006E4CFD">
        <w:rPr>
          <w:rFonts w:ascii="Times New Roman" w:hAnsi="Times New Roman" w:cs="Times New Roman"/>
          <w:color w:val="000000" w:themeColor="text1"/>
        </w:rPr>
        <w:t xml:space="preserve">, </w:t>
      </w:r>
      <w:r w:rsidR="005A6AE7" w:rsidRPr="006E4CFD">
        <w:rPr>
          <w:rFonts w:ascii="Times New Roman" w:hAnsi="Times New Roman" w:cs="Times New Roman"/>
          <w:color w:val="000000" w:themeColor="text1"/>
        </w:rPr>
        <w:t>Iwate Medical University School of Medicine</w:t>
      </w:r>
      <w:r w:rsidR="000B4D36" w:rsidRPr="006E4CFD">
        <w:rPr>
          <w:rFonts w:ascii="Times New Roman" w:hAnsi="Times New Roman" w:cs="Times New Roman"/>
          <w:color w:val="000000" w:themeColor="text1"/>
        </w:rPr>
        <w:t>, Iwate</w:t>
      </w:r>
      <w:r w:rsidR="008552DC" w:rsidRPr="006E4CFD">
        <w:rPr>
          <w:rFonts w:ascii="Times New Roman" w:hAnsi="Times New Roman" w:cs="Times New Roman"/>
          <w:color w:val="000000" w:themeColor="text1"/>
        </w:rPr>
        <w:t>,</w:t>
      </w:r>
      <w:r w:rsidR="000B4D36" w:rsidRPr="006E4CFD">
        <w:rPr>
          <w:rFonts w:ascii="Times New Roman" w:hAnsi="Times New Roman" w:cs="Times New Roman"/>
          <w:color w:val="000000" w:themeColor="text1"/>
        </w:rPr>
        <w:t xml:space="preserve"> Japan</w:t>
      </w:r>
    </w:p>
    <w:p w14:paraId="4FB8CBD7" w14:textId="77777777" w:rsidR="00C201C2" w:rsidRPr="00E847EC" w:rsidRDefault="00833659" w:rsidP="00F63849">
      <w:pPr>
        <w:spacing w:line="360" w:lineRule="auto"/>
        <w:ind w:left="125" w:hangingChars="52" w:hanging="125"/>
        <w:rPr>
          <w:rFonts w:ascii="Times New Roman" w:hAnsi="Times New Roman" w:cs="Times New Roman"/>
          <w:color w:val="000000" w:themeColor="text1"/>
        </w:rPr>
      </w:pPr>
      <w:r w:rsidRPr="00E847EC">
        <w:rPr>
          <w:rFonts w:ascii="Times New Roman" w:hAnsi="Times New Roman" w:cs="Times New Roman"/>
          <w:color w:val="000000" w:themeColor="text1"/>
          <w:vertAlign w:val="superscript"/>
        </w:rPr>
        <w:lastRenderedPageBreak/>
        <w:t>11</w:t>
      </w:r>
      <w:r w:rsidRPr="00E847EC">
        <w:rPr>
          <w:rFonts w:ascii="Times New Roman" w:hAnsi="Times New Roman" w:cs="Times New Roman"/>
          <w:color w:val="000000" w:themeColor="text1"/>
        </w:rPr>
        <w:t>Department of Gastroenterological Surgery, Faculty of Life Sciences, Kumamoto University, Kumamoto, Japan</w:t>
      </w:r>
    </w:p>
    <w:p w14:paraId="138C350B" w14:textId="4ADC0907" w:rsidR="00C201C2" w:rsidRPr="00E847EC" w:rsidRDefault="00833659" w:rsidP="00BC60B2">
      <w:pPr>
        <w:spacing w:line="360" w:lineRule="auto"/>
        <w:ind w:left="110" w:hangingChars="46" w:hanging="110"/>
        <w:rPr>
          <w:rFonts w:ascii="Times New Roman" w:hAnsi="Times New Roman" w:cs="Times New Roman"/>
          <w:color w:val="000000" w:themeColor="text1"/>
        </w:rPr>
      </w:pPr>
      <w:r w:rsidRPr="00E847EC">
        <w:rPr>
          <w:rFonts w:ascii="Times New Roman" w:hAnsi="Times New Roman" w:cs="Times New Roman"/>
          <w:color w:val="000000" w:themeColor="text1"/>
          <w:vertAlign w:val="superscript"/>
        </w:rPr>
        <w:t>12</w:t>
      </w:r>
      <w:r w:rsidRPr="00E847EC">
        <w:rPr>
          <w:rFonts w:ascii="Times New Roman" w:hAnsi="Times New Roman" w:cs="Times New Roman"/>
          <w:color w:val="000000" w:themeColor="text1"/>
        </w:rPr>
        <w:t>International Research Center for Medical Sciences, Kumamoto University, Kumamoto, Japan</w:t>
      </w:r>
    </w:p>
    <w:p w14:paraId="130B9A0B" w14:textId="77777777" w:rsidR="00C201C2" w:rsidRPr="00E847EC" w:rsidRDefault="00C201C2" w:rsidP="00C64C57">
      <w:pPr>
        <w:spacing w:line="360" w:lineRule="auto"/>
        <w:ind w:left="110" w:hangingChars="46" w:hanging="110"/>
        <w:rPr>
          <w:rFonts w:ascii="Times New Roman" w:hAnsi="Times New Roman" w:cs="Times New Roman"/>
          <w:color w:val="000000" w:themeColor="text1"/>
        </w:rPr>
      </w:pPr>
    </w:p>
    <w:p w14:paraId="79B06BE7" w14:textId="6AA41821" w:rsidR="005D026D" w:rsidRPr="002148BC" w:rsidRDefault="004030F3" w:rsidP="004030F3">
      <w:pPr>
        <w:spacing w:line="360" w:lineRule="auto"/>
        <w:rPr>
          <w:rFonts w:ascii="Times New Roman" w:cs="Times New Roman"/>
          <w:color w:val="000000" w:themeColor="text1"/>
        </w:rPr>
      </w:pPr>
      <w:r w:rsidRPr="002148BC">
        <w:rPr>
          <w:rFonts w:ascii="Times New Roman" w:cs="Times New Roman" w:hint="eastAsia"/>
          <w:color w:val="000000" w:themeColor="text1"/>
        </w:rPr>
        <w:t>*</w:t>
      </w:r>
      <w:r w:rsidRPr="002148BC">
        <w:rPr>
          <w:rFonts w:ascii="Times New Roman" w:cs="Times New Roman"/>
          <w:color w:val="000000" w:themeColor="text1"/>
        </w:rPr>
        <w:t>Corresponding author: Kazuhito Tomizawa</w:t>
      </w:r>
    </w:p>
    <w:p w14:paraId="64450EA4" w14:textId="6F9A6ECF" w:rsidR="00951051" w:rsidRPr="006E4CFD" w:rsidRDefault="00833659" w:rsidP="00C64C57">
      <w:pPr>
        <w:tabs>
          <w:tab w:val="center" w:pos="4510"/>
        </w:tabs>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shd w:val="clear" w:color="auto" w:fill="FFFFFF"/>
        </w:rPr>
        <w:t>Address:</w:t>
      </w:r>
      <w:r w:rsidRPr="006E4CFD">
        <w:rPr>
          <w:rFonts w:ascii="Times New Roman" w:hAnsi="Times New Roman" w:cs="Times New Roman"/>
          <w:color w:val="000000" w:themeColor="text1"/>
        </w:rPr>
        <w:t xml:space="preserve"> Department of Molecular Physiology, Faculty of Life Sciences, Kumamoto University, 1-1-1 Honjyo, Chuou-ku, Kumamoto, 860-8556, Japan</w:t>
      </w:r>
    </w:p>
    <w:p w14:paraId="2F517BF2" w14:textId="387A54B3" w:rsidR="00951051" w:rsidRPr="006E4CFD" w:rsidRDefault="00833659" w:rsidP="00C64C57">
      <w:pPr>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Tel: +81-96-373-5050</w:t>
      </w:r>
      <w:r w:rsidR="0044625C"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Email: tomikt@kumamoto-u.ac.jp</w:t>
      </w:r>
    </w:p>
    <w:p w14:paraId="4DC7CEAD" w14:textId="77777777" w:rsidR="005D026D" w:rsidRPr="006E4CFD" w:rsidRDefault="005D026D" w:rsidP="00C64C57">
      <w:pPr>
        <w:suppressLineNumbers/>
        <w:spacing w:line="360" w:lineRule="auto"/>
        <w:rPr>
          <w:rFonts w:ascii="Times New Roman" w:hAnsi="Times New Roman" w:cs="Times New Roman"/>
          <w:color w:val="000000" w:themeColor="text1"/>
        </w:rPr>
      </w:pPr>
    </w:p>
    <w:p w14:paraId="345CA25C" w14:textId="77777777" w:rsidR="003D24E2" w:rsidRPr="006E4CFD" w:rsidRDefault="003D24E2" w:rsidP="002F3515">
      <w:pPr>
        <w:suppressLineNumbers/>
        <w:spacing w:line="360" w:lineRule="auto"/>
        <w:rPr>
          <w:rFonts w:ascii="Times New Roman" w:hAnsi="Times New Roman" w:cs="Times New Roman"/>
          <w:color w:val="000000" w:themeColor="text1"/>
        </w:rPr>
      </w:pPr>
    </w:p>
    <w:p w14:paraId="4414FE7D" w14:textId="77777777" w:rsidR="003D24E2" w:rsidRPr="006E4CFD" w:rsidRDefault="003D24E2" w:rsidP="002F3515">
      <w:pPr>
        <w:suppressLineNumbers/>
        <w:rPr>
          <w:rFonts w:ascii="Times New Roman" w:hAnsi="Times New Roman" w:cs="Times New Roman"/>
        </w:rPr>
      </w:pPr>
    </w:p>
    <w:p w14:paraId="1C8C4DF7" w14:textId="77777777" w:rsidR="003D24E2" w:rsidRPr="006E4CFD" w:rsidRDefault="003D24E2" w:rsidP="002F3515">
      <w:pPr>
        <w:suppressLineNumbers/>
        <w:rPr>
          <w:rFonts w:ascii="Times New Roman" w:hAnsi="Times New Roman" w:cs="Times New Roman"/>
        </w:rPr>
      </w:pPr>
    </w:p>
    <w:p w14:paraId="53718355" w14:textId="77777777" w:rsidR="003D24E2" w:rsidRPr="006E4CFD" w:rsidRDefault="003D24E2" w:rsidP="002F3515">
      <w:pPr>
        <w:suppressLineNumbers/>
        <w:rPr>
          <w:rFonts w:ascii="Times New Roman" w:hAnsi="Times New Roman" w:cs="Times New Roman"/>
        </w:rPr>
      </w:pPr>
    </w:p>
    <w:p w14:paraId="512F5F41" w14:textId="77777777" w:rsidR="003D24E2" w:rsidRPr="006E4CFD" w:rsidRDefault="003D24E2" w:rsidP="002F3515">
      <w:pPr>
        <w:suppressLineNumbers/>
        <w:rPr>
          <w:rFonts w:ascii="Times New Roman" w:hAnsi="Times New Roman" w:cs="Times New Roman"/>
        </w:rPr>
      </w:pPr>
    </w:p>
    <w:p w14:paraId="64372FA4" w14:textId="77777777" w:rsidR="003D24E2" w:rsidRPr="006E4CFD" w:rsidRDefault="003D24E2" w:rsidP="002F3515">
      <w:pPr>
        <w:suppressLineNumbers/>
        <w:rPr>
          <w:rFonts w:ascii="Times New Roman" w:hAnsi="Times New Roman" w:cs="Times New Roman"/>
        </w:rPr>
      </w:pPr>
    </w:p>
    <w:p w14:paraId="04CA9076" w14:textId="77777777" w:rsidR="003D24E2" w:rsidRPr="006E4CFD" w:rsidRDefault="003D24E2" w:rsidP="002F3515">
      <w:pPr>
        <w:suppressLineNumbers/>
        <w:rPr>
          <w:rFonts w:ascii="Times New Roman" w:hAnsi="Times New Roman" w:cs="Times New Roman"/>
        </w:rPr>
      </w:pPr>
    </w:p>
    <w:p w14:paraId="34CBC582" w14:textId="77777777" w:rsidR="003D24E2" w:rsidRPr="006E4CFD" w:rsidRDefault="003D24E2" w:rsidP="002F3515">
      <w:pPr>
        <w:suppressLineNumbers/>
        <w:rPr>
          <w:rFonts w:ascii="Times New Roman" w:hAnsi="Times New Roman" w:cs="Times New Roman"/>
        </w:rPr>
      </w:pPr>
    </w:p>
    <w:p w14:paraId="1ED2CEC5" w14:textId="77777777" w:rsidR="003D24E2" w:rsidRPr="006E4CFD" w:rsidRDefault="003D24E2" w:rsidP="002F3515">
      <w:pPr>
        <w:suppressLineNumbers/>
        <w:rPr>
          <w:rFonts w:ascii="Times New Roman" w:hAnsi="Times New Roman" w:cs="Times New Roman"/>
        </w:rPr>
      </w:pPr>
    </w:p>
    <w:p w14:paraId="45696B2F" w14:textId="77777777" w:rsidR="003D24E2" w:rsidRPr="006E4CFD" w:rsidRDefault="003D24E2" w:rsidP="002F3515">
      <w:pPr>
        <w:suppressLineNumbers/>
        <w:rPr>
          <w:rFonts w:ascii="Times New Roman" w:hAnsi="Times New Roman" w:cs="Times New Roman"/>
        </w:rPr>
      </w:pPr>
    </w:p>
    <w:p w14:paraId="106CDE02" w14:textId="77777777" w:rsidR="003D24E2" w:rsidRPr="00B327F8" w:rsidRDefault="003D24E2" w:rsidP="002F3515">
      <w:pPr>
        <w:suppressLineNumbers/>
        <w:rPr>
          <w:rFonts w:ascii="Times New Roman" w:hAnsi="Times New Roman" w:cs="Times New Roman"/>
        </w:rPr>
      </w:pPr>
    </w:p>
    <w:p w14:paraId="442DEA90" w14:textId="77777777" w:rsidR="003D24E2" w:rsidRPr="006E4CFD" w:rsidRDefault="003D24E2" w:rsidP="002F3515">
      <w:pPr>
        <w:suppressLineNumbers/>
        <w:rPr>
          <w:rFonts w:ascii="Times New Roman" w:hAnsi="Times New Roman" w:cs="Times New Roman"/>
        </w:rPr>
      </w:pPr>
    </w:p>
    <w:p w14:paraId="16A61A9E" w14:textId="77777777" w:rsidR="003D24E2" w:rsidRPr="006E4CFD" w:rsidRDefault="003D24E2" w:rsidP="002F3515">
      <w:pPr>
        <w:suppressLineNumbers/>
        <w:rPr>
          <w:rFonts w:ascii="Times New Roman" w:hAnsi="Times New Roman" w:cs="Times New Roman"/>
        </w:rPr>
      </w:pPr>
    </w:p>
    <w:p w14:paraId="30E50326" w14:textId="77777777" w:rsidR="003D24E2" w:rsidRPr="006E4CFD" w:rsidRDefault="003D24E2" w:rsidP="002F3515">
      <w:pPr>
        <w:suppressLineNumbers/>
        <w:rPr>
          <w:rFonts w:ascii="Times New Roman" w:hAnsi="Times New Roman" w:cs="Times New Roman"/>
        </w:rPr>
      </w:pPr>
    </w:p>
    <w:p w14:paraId="60D8DBAB" w14:textId="77777777" w:rsidR="003D24E2" w:rsidRPr="006E4CFD" w:rsidRDefault="003D24E2" w:rsidP="002F3515">
      <w:pPr>
        <w:suppressLineNumbers/>
        <w:rPr>
          <w:rFonts w:ascii="Times New Roman" w:hAnsi="Times New Roman" w:cs="Times New Roman"/>
        </w:rPr>
      </w:pPr>
    </w:p>
    <w:p w14:paraId="3C335C11" w14:textId="77777777" w:rsidR="003D24E2" w:rsidRPr="006E4CFD" w:rsidRDefault="003D24E2" w:rsidP="002F3515">
      <w:pPr>
        <w:suppressLineNumbers/>
        <w:rPr>
          <w:rFonts w:ascii="Times New Roman" w:hAnsi="Times New Roman" w:cs="Times New Roman"/>
        </w:rPr>
      </w:pPr>
    </w:p>
    <w:p w14:paraId="0C0E74DF" w14:textId="77777777" w:rsidR="003D24E2" w:rsidRPr="006E4CFD" w:rsidRDefault="003D24E2" w:rsidP="002F3515">
      <w:pPr>
        <w:suppressLineNumbers/>
        <w:rPr>
          <w:rFonts w:ascii="Times New Roman" w:hAnsi="Times New Roman" w:cs="Times New Roman"/>
        </w:rPr>
      </w:pPr>
    </w:p>
    <w:p w14:paraId="01041617" w14:textId="77777777" w:rsidR="003D24E2" w:rsidRPr="006E4CFD" w:rsidRDefault="003D24E2" w:rsidP="002F3515">
      <w:pPr>
        <w:suppressLineNumbers/>
        <w:rPr>
          <w:rFonts w:ascii="Times New Roman" w:hAnsi="Times New Roman" w:cs="Times New Roman"/>
        </w:rPr>
      </w:pPr>
    </w:p>
    <w:p w14:paraId="0CD0D886" w14:textId="77777777" w:rsidR="003D24E2" w:rsidRPr="006E4CFD" w:rsidRDefault="003D24E2" w:rsidP="002F3515">
      <w:pPr>
        <w:suppressLineNumbers/>
        <w:rPr>
          <w:rFonts w:ascii="Times New Roman" w:hAnsi="Times New Roman" w:cs="Times New Roman"/>
        </w:rPr>
      </w:pPr>
    </w:p>
    <w:p w14:paraId="3E7439BB" w14:textId="77777777" w:rsidR="003D24E2" w:rsidRPr="006E4CFD" w:rsidRDefault="003D24E2" w:rsidP="002F3515">
      <w:pPr>
        <w:suppressLineNumbers/>
        <w:rPr>
          <w:rFonts w:ascii="Times New Roman" w:hAnsi="Times New Roman" w:cs="Times New Roman"/>
        </w:rPr>
      </w:pPr>
    </w:p>
    <w:p w14:paraId="65C160A3" w14:textId="77777777" w:rsidR="003D24E2" w:rsidRPr="006E4CFD" w:rsidRDefault="003D24E2" w:rsidP="002F3515">
      <w:pPr>
        <w:suppressLineNumbers/>
        <w:rPr>
          <w:rFonts w:ascii="Times New Roman" w:hAnsi="Times New Roman" w:cs="Times New Roman"/>
        </w:rPr>
      </w:pPr>
    </w:p>
    <w:p w14:paraId="4D44A2CE" w14:textId="77777777" w:rsidR="003D24E2" w:rsidRPr="006E4CFD" w:rsidRDefault="003D24E2" w:rsidP="002F3515">
      <w:pPr>
        <w:suppressLineNumbers/>
        <w:rPr>
          <w:rFonts w:ascii="Times New Roman" w:hAnsi="Times New Roman" w:cs="Times New Roman"/>
        </w:rPr>
      </w:pPr>
    </w:p>
    <w:p w14:paraId="29E75EC4" w14:textId="77777777" w:rsidR="003D24E2" w:rsidRPr="006E4CFD" w:rsidRDefault="003D24E2" w:rsidP="002F3515">
      <w:pPr>
        <w:suppressLineNumbers/>
        <w:rPr>
          <w:rFonts w:ascii="Times New Roman" w:hAnsi="Times New Roman" w:cs="Times New Roman"/>
        </w:rPr>
      </w:pPr>
    </w:p>
    <w:p w14:paraId="230BF8A7" w14:textId="77777777" w:rsidR="00B41B45" w:rsidRDefault="00833659" w:rsidP="002F3515">
      <w:pPr>
        <w:suppressLineNumbers/>
        <w:tabs>
          <w:tab w:val="left" w:pos="6294"/>
        </w:tabs>
        <w:spacing w:line="360" w:lineRule="auto"/>
        <w:rPr>
          <w:rFonts w:ascii="Times New Roman" w:hAnsi="Times New Roman" w:cs="Times New Roman"/>
        </w:rPr>
      </w:pPr>
      <w:r w:rsidRPr="006E4CFD">
        <w:rPr>
          <w:rFonts w:ascii="Times New Roman" w:hAnsi="Times New Roman" w:cs="Times New Roman"/>
        </w:rPr>
        <w:br w:type="page"/>
      </w:r>
    </w:p>
    <w:p w14:paraId="5C275BD6" w14:textId="7B06F43D" w:rsidR="0047136D" w:rsidRPr="006E4CFD" w:rsidRDefault="00833659" w:rsidP="00B41B45">
      <w:pPr>
        <w:tabs>
          <w:tab w:val="left" w:pos="6294"/>
        </w:tabs>
        <w:spacing w:line="360" w:lineRule="auto"/>
        <w:rPr>
          <w:rFonts w:ascii="Times New Roman" w:hAnsi="Times New Roman" w:cs="Times New Roman"/>
          <w:color w:val="000000" w:themeColor="text1"/>
        </w:rPr>
      </w:pPr>
      <w:r w:rsidRPr="006E4CFD">
        <w:rPr>
          <w:rFonts w:ascii="Times New Roman" w:hAnsi="Times New Roman" w:cs="Times New Roman"/>
          <w:b/>
          <w:bCs/>
          <w:color w:val="000000" w:themeColor="text1"/>
        </w:rPr>
        <w:lastRenderedPageBreak/>
        <w:t>Abstract</w:t>
      </w:r>
      <w:r w:rsidR="00C76CC8" w:rsidRPr="006E4CFD">
        <w:rPr>
          <w:rFonts w:ascii="Times New Roman" w:hAnsi="Times New Roman" w:cs="Times New Roman"/>
          <w:b/>
          <w:bCs/>
          <w:color w:val="000000" w:themeColor="text1"/>
        </w:rPr>
        <w:t xml:space="preserve"> </w:t>
      </w:r>
    </w:p>
    <w:p w14:paraId="7010C3C1" w14:textId="77777777" w:rsidR="001D63E3" w:rsidRPr="00EB3F49" w:rsidRDefault="001D63E3" w:rsidP="00C64C57">
      <w:pPr>
        <w:tabs>
          <w:tab w:val="left" w:pos="2880"/>
        </w:tabs>
        <w:spacing w:line="360" w:lineRule="auto"/>
        <w:rPr>
          <w:rFonts w:ascii="Times New Roman" w:hAnsi="Times New Roman" w:cs="Times New Roman"/>
          <w:color w:val="000000" w:themeColor="text1"/>
        </w:rPr>
      </w:pPr>
    </w:p>
    <w:p w14:paraId="2305580A" w14:textId="77777777" w:rsidR="00A77797" w:rsidRPr="00A77797" w:rsidRDefault="00A77797" w:rsidP="00A77797">
      <w:pPr>
        <w:spacing w:line="360" w:lineRule="auto"/>
        <w:rPr>
          <w:rFonts w:ascii="Times New Roman" w:hAnsi="Times New Roman" w:cs="Times New Roman"/>
          <w:b/>
          <w:bCs/>
        </w:rPr>
      </w:pPr>
      <w:r w:rsidRPr="00A77797">
        <w:rPr>
          <w:rFonts w:ascii="Times New Roman" w:hAnsi="Times New Roman" w:cs="Times New Roman"/>
        </w:rPr>
        <w:t xml:space="preserve">Cdk5 regulatory-subunit-associated protein1-like1 (Cdkal1) encodes a tRNA-modifying enzyme responsible for thiomethylation generating 2-methylthio-N6-threonylcarbamoyladenosine (ms2t6A) in the anticodon loop of </w:t>
      </w:r>
      <w:r w:rsidRPr="00A77797">
        <w:rPr>
          <w:rFonts w:ascii="Times New Roman" w:hAnsi="Times New Roman" w:cs="Times New Roman"/>
          <w:color w:val="FF0000"/>
        </w:rPr>
        <w:t>tRNA</w:t>
      </w:r>
      <w:commentRangeStart w:id="0"/>
      <w:r w:rsidRPr="00A77797">
        <w:rPr>
          <w:rFonts w:ascii="Times New Roman" w:hAnsi="Times New Roman" w:cs="Times New Roman"/>
          <w:color w:val="FF0000"/>
        </w:rPr>
        <w:t>Lys</w:t>
      </w:r>
      <w:r w:rsidRPr="00A77797">
        <w:rPr>
          <w:rFonts w:ascii="Times New Roman" w:hAnsi="Times New Roman" w:cs="Times New Roman"/>
          <w:color w:val="FF0000"/>
          <w:vertAlign w:val="superscript"/>
        </w:rPr>
        <w:t>UUU</w:t>
      </w:r>
      <w:commentRangeEnd w:id="0"/>
      <w:r w:rsidRPr="00A77797">
        <w:rPr>
          <w:rStyle w:val="CommentReference"/>
          <w:rFonts w:ascii="Times New Roman" w:hAnsi="Times New Roman" w:cs="Times New Roman"/>
          <w:sz w:val="24"/>
          <w:szCs w:val="24"/>
        </w:rPr>
        <w:commentReference w:id="0"/>
      </w:r>
      <w:r w:rsidRPr="00A77797">
        <w:rPr>
          <w:rFonts w:ascii="Times New Roman" w:hAnsi="Times New Roman" w:cs="Times New Roman"/>
        </w:rPr>
        <w:t xml:space="preserve">. Genome-wide association studies have identified CDKAL1 variants as risk factors for type 2 diabetes mellitus (DM) and chronic kidney disease (CKD), but whether CKD arises independently of diabetes has remained elusive. Here, we demonstrate that CDKAL1 is required for kidney function and that its dysfunction directly promotes CKD progression independently of diabetes. Systemic and podocyte-specific Cdkal1 knockout in mice leads to CKD phenotypes in later adulthood or </w:t>
      </w:r>
      <w:r w:rsidRPr="00A77797">
        <w:rPr>
          <w:rFonts w:ascii="Times New Roman" w:hAnsi="Times New Roman" w:cs="Times New Roman"/>
          <w:color w:val="FF0000"/>
        </w:rPr>
        <w:t>after increasing the burden on</w:t>
      </w:r>
      <w:r w:rsidRPr="00A77797">
        <w:rPr>
          <w:rFonts w:ascii="Times New Roman" w:hAnsi="Times New Roman" w:cs="Times New Roman"/>
        </w:rPr>
        <w:t>. Cdkal1-knockout podocytes show reduced lysine-codon translation and decreased levels of lysine-rich proteins, including such that are important for podocyte functions, accompanied by impaired cell migration. These adverse effects on podocytes could be partially reversed by overexpressing CD2AP, a lysine-rich protein. These findings extend the concept of 'tRNA modopathy' to kidney disease and provide mechanistic insights into how defective tRNA modification contributes to kidney disease progression.</w:t>
      </w:r>
    </w:p>
    <w:p w14:paraId="1DFF64E5" w14:textId="77777777" w:rsidR="00CA70F5" w:rsidRDefault="00CA70F5" w:rsidP="00CA70F5">
      <w:pPr>
        <w:suppressLineNumbers/>
        <w:spacing w:line="360" w:lineRule="auto"/>
        <w:rPr>
          <w:rFonts w:ascii="Times New Roman" w:hAnsi="Times New Roman" w:cs="Times New Roman"/>
          <w:color w:val="000000" w:themeColor="text1"/>
        </w:rPr>
      </w:pPr>
    </w:p>
    <w:p w14:paraId="54F22B9C" w14:textId="20ADED71" w:rsidR="00CA70F5" w:rsidRPr="0027147D" w:rsidRDefault="00CA70F5" w:rsidP="00AD7CCB">
      <w:pPr>
        <w:tabs>
          <w:tab w:val="left" w:pos="5816"/>
        </w:tabs>
        <w:spacing w:line="360" w:lineRule="auto"/>
        <w:rPr>
          <w:rFonts w:ascii="Times New Roman" w:hAnsi="Times New Roman" w:cs="Times New Roman"/>
          <w:b/>
          <w:bCs/>
          <w:color w:val="000000" w:themeColor="text1"/>
        </w:rPr>
      </w:pPr>
      <w:r w:rsidRPr="0027147D">
        <w:rPr>
          <w:rFonts w:ascii="Times New Roman" w:hAnsi="Times New Roman" w:cs="Times New Roman"/>
          <w:b/>
          <w:bCs/>
          <w:color w:val="000000" w:themeColor="text1"/>
        </w:rPr>
        <w:t>Keywords</w:t>
      </w:r>
      <w:r w:rsidR="00AD7CCB" w:rsidRPr="0027147D">
        <w:rPr>
          <w:rFonts w:ascii="Times New Roman" w:hAnsi="Times New Roman" w:cs="Times New Roman"/>
          <w:b/>
          <w:bCs/>
          <w:color w:val="000000" w:themeColor="text1"/>
        </w:rPr>
        <w:tab/>
      </w:r>
    </w:p>
    <w:p w14:paraId="56A50745" w14:textId="7B48E7DD" w:rsidR="006476EC" w:rsidRPr="0027147D" w:rsidRDefault="006476EC" w:rsidP="00C55718">
      <w:pPr>
        <w:spacing w:line="360" w:lineRule="auto"/>
        <w:rPr>
          <w:rFonts w:ascii="Times New Roman" w:hAnsi="Times New Roman" w:cs="Times New Roman"/>
          <w:color w:val="000000" w:themeColor="text1"/>
        </w:rPr>
      </w:pPr>
      <w:r w:rsidRPr="0027147D">
        <w:rPr>
          <w:rFonts w:ascii="Times New Roman" w:hAnsi="Times New Roman" w:cs="Times New Roman" w:hint="eastAsia"/>
          <w:color w:val="000000" w:themeColor="text1"/>
        </w:rPr>
        <w:t>C</w:t>
      </w:r>
      <w:r w:rsidRPr="0027147D">
        <w:rPr>
          <w:rFonts w:ascii="Times New Roman" w:hAnsi="Times New Roman" w:cs="Times New Roman"/>
          <w:color w:val="000000" w:themeColor="text1"/>
        </w:rPr>
        <w:t>DKAL1</w:t>
      </w:r>
      <w:r w:rsidR="00300EB1" w:rsidRPr="0027147D">
        <w:rPr>
          <w:rFonts w:ascii="Times New Roman" w:hAnsi="Times New Roman" w:cs="Times New Roman"/>
          <w:color w:val="000000" w:themeColor="text1"/>
        </w:rPr>
        <w:t>; chronic kidney disease</w:t>
      </w:r>
      <w:r w:rsidR="00033D24" w:rsidRPr="0027147D">
        <w:rPr>
          <w:rFonts w:ascii="Times New Roman" w:hAnsi="Times New Roman" w:cs="Times New Roman"/>
          <w:color w:val="000000" w:themeColor="text1"/>
        </w:rPr>
        <w:t xml:space="preserve"> (CKD); tRNA modification enzyme; podocyte dysfunction; lysine codon translation</w:t>
      </w:r>
    </w:p>
    <w:p w14:paraId="6589CC59" w14:textId="30A4E7D6" w:rsidR="00AA6926" w:rsidRPr="006E4CFD" w:rsidRDefault="00833659" w:rsidP="00AF21AC">
      <w:pPr>
        <w:suppressLineNumbers/>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br w:type="page"/>
      </w:r>
    </w:p>
    <w:p w14:paraId="0CE9042F" w14:textId="15A8266A" w:rsidR="004F6C4C" w:rsidRPr="006E4CFD" w:rsidRDefault="00833659" w:rsidP="00C64C57">
      <w:pPr>
        <w:spacing w:line="360" w:lineRule="auto"/>
        <w:rPr>
          <w:rFonts w:ascii="Times New Roman" w:hAnsi="Times New Roman" w:cs="Times New Roman"/>
          <w:b/>
          <w:bCs/>
          <w:color w:val="000000" w:themeColor="text1"/>
        </w:rPr>
      </w:pPr>
      <w:r w:rsidRPr="006E4CFD">
        <w:rPr>
          <w:rFonts w:ascii="Times New Roman" w:hAnsi="Times New Roman" w:cs="Times New Roman"/>
          <w:b/>
          <w:bCs/>
          <w:color w:val="000000" w:themeColor="text1"/>
        </w:rPr>
        <w:lastRenderedPageBreak/>
        <w:t>Intro</w:t>
      </w:r>
      <w:r w:rsidR="001120E3" w:rsidRPr="006E4CFD">
        <w:rPr>
          <w:rFonts w:ascii="Times New Roman" w:hAnsi="Times New Roman" w:cs="Times New Roman"/>
          <w:b/>
          <w:bCs/>
          <w:color w:val="000000" w:themeColor="text1"/>
        </w:rPr>
        <w:t>duction</w:t>
      </w:r>
    </w:p>
    <w:p w14:paraId="2F7D4F5F" w14:textId="77777777" w:rsidR="00421776" w:rsidRPr="006E4CFD" w:rsidRDefault="00421776" w:rsidP="00C64C57">
      <w:pPr>
        <w:tabs>
          <w:tab w:val="left" w:pos="993"/>
        </w:tabs>
        <w:spacing w:line="360" w:lineRule="auto"/>
        <w:rPr>
          <w:rFonts w:ascii="Times New Roman" w:hAnsi="Times New Roman" w:cs="Times New Roman"/>
          <w:color w:val="000000" w:themeColor="text1"/>
        </w:rPr>
      </w:pPr>
    </w:p>
    <w:p w14:paraId="65AFAFCA" w14:textId="78E1E364" w:rsidR="00390753" w:rsidRPr="006E4CFD" w:rsidRDefault="00833659" w:rsidP="00C64C57">
      <w:pPr>
        <w:tabs>
          <w:tab w:val="left" w:pos="993"/>
        </w:tabs>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The number of patients with end-stage kidney disease (ESKD) who require dialysis is increasing significantly worldwide</w:t>
      </w:r>
      <w:r w:rsidR="00BE3E2F"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fldChar w:fldCharType="begin"/>
      </w:r>
      <w:r w:rsidR="00291CBB" w:rsidRPr="006E4CFD">
        <w:rPr>
          <w:rFonts w:ascii="Times New Roman" w:hAnsi="Times New Roman" w:cs="Times New Roman"/>
          <w:color w:val="000000" w:themeColor="text1"/>
        </w:rPr>
        <w:instrText xml:space="preserve"> ADDIN EN.CITE &lt;EndNote&gt;&lt;Cite&gt;&lt;Author&gt;Couser&lt;/Author&gt;&lt;Year&gt;2011&lt;/Year&gt;&lt;RecNum&gt;128&lt;/RecNum&gt;&lt;DisplayText&gt;(Couser&lt;style face="italic"&gt; et al&lt;/style&gt;, 2011)&lt;/DisplayText&gt;&lt;record&gt;&lt;rec-number&gt;128&lt;/rec-number&gt;&lt;foreign-keys&gt;&lt;key app="EN" db-id="vp0a92wx6029e7efzf1p20awxta90r2rwvx0" timestamp="1699408182" guid="fd0abdf4-c744-4f37-bd8b-3a8b69dd29cb"&gt;128&lt;/key&gt;&lt;/foreign-keys&gt;&lt;ref-type name="Journal Article"&gt;17&lt;/ref-type&gt;&lt;contributors&gt;&lt;authors&gt;&lt;author&gt;Couser, W. G.&lt;/author&gt;&lt;author&gt;Remuzzi, G.&lt;/author&gt;&lt;author&gt;Mendis, S.&lt;/author&gt;&lt;author&gt;Tonelli, M.&lt;/author&gt;&lt;/authors&gt;&lt;/contributors&gt;&lt;auth-address&gt;International Society of Nephrology Global Outreach Program, Brussels, Belgium. wgc@u.washington.edu&lt;/auth-address&gt;&lt;titles&gt;&lt;title&gt;The contribution of chronic kidney disease to the global burden of major noncommunicable diseases&lt;/title&gt;&lt;secondary-title&gt;Kidney Int&lt;/secondary-title&gt;&lt;/titles&gt;&lt;periodical&gt;&lt;full-title&gt;Kidney Int&lt;/full-title&gt;&lt;/periodical&gt;&lt;pages&gt;1258-70&lt;/pages&gt;&lt;volume&gt;80&lt;/volume&gt;&lt;number&gt;12&lt;/number&gt;&lt;edition&gt;20111012&lt;/edition&gt;&lt;keywords&gt;&lt;keyword&gt;Cardiovascular Diseases/epidemiology&lt;/keyword&gt;&lt;keyword&gt;Chronic Disease&lt;/keyword&gt;&lt;keyword&gt;Comorbidity&lt;/keyword&gt;&lt;keyword&gt;*Global Health&lt;/keyword&gt;&lt;keyword&gt;Health Policy&lt;/keyword&gt;&lt;keyword&gt;*Health Priorities&lt;/keyword&gt;&lt;keyword&gt;Humans&lt;/keyword&gt;&lt;keyword&gt;Kidney Diseases/diagnosis/*epidemiology/mortality/therapy&lt;/keyword&gt;&lt;keyword&gt;National Health Programs&lt;/keyword&gt;&lt;keyword&gt;Preventive Health Services&lt;/keyword&gt;&lt;keyword&gt;Prognosis&lt;/keyword&gt;&lt;keyword&gt;Risk Assessment&lt;/keyword&gt;&lt;keyword&gt;Risk Factors&lt;/keyword&gt;&lt;/keywords&gt;&lt;dates&gt;&lt;year&gt;2011&lt;/year&gt;&lt;pub-dates&gt;&lt;date&gt;Dec&lt;/date&gt;&lt;/pub-dates&gt;&lt;/dates&gt;&lt;isbn&gt;0085-2538&lt;/isbn&gt;&lt;accession-num&gt;21993585&lt;/accession-num&gt;&lt;urls&gt;&lt;/urls&gt;&lt;electronic-resource-num&gt;10.1038/ki.2011.368&lt;/electronic-resource-num&gt;&lt;remote-database-provider&gt;NLM&lt;/remote-database-provider&gt;&lt;language&gt;eng&lt;/language&gt;&lt;/record&gt;&lt;/Cite&gt;&lt;/EndNote&gt;</w:instrText>
      </w:r>
      <w:r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(Couser</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2011)</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w:t>
      </w:r>
      <w:r w:rsidR="00D92BAF" w:rsidRPr="006E4CFD">
        <w:rPr>
          <w:rFonts w:ascii="Times New Roman" w:hAnsi="Times New Roman" w:cs="Times New Roman"/>
          <w:color w:val="000000" w:themeColor="text1"/>
        </w:rPr>
        <w:t>For early therapeutic intervention, chronic kidney disease (CKD) is defined as the preliminary stage of ESKD</w:t>
      </w:r>
      <w:r w:rsidRPr="006E4CFD">
        <w:rPr>
          <w:rFonts w:ascii="Times New Roman" w:hAnsi="Times New Roman" w:cs="Times New Roman"/>
          <w:color w:val="000000"/>
        </w:rPr>
        <w:t>.</w:t>
      </w:r>
      <w:r w:rsidRPr="006E4CFD">
        <w:rPr>
          <w:rFonts w:ascii="Times New Roman" w:hAnsi="Times New Roman" w:cs="Times New Roman"/>
          <w:color w:val="000000" w:themeColor="text1"/>
        </w:rPr>
        <w:t xml:space="preserve"> CKD is diagnosed in the presence of low glomerular filtration rate (GFR) or the persisten</w:t>
      </w:r>
      <w:r w:rsidR="00483462" w:rsidRPr="006E4CFD">
        <w:rPr>
          <w:rFonts w:ascii="Times New Roman" w:hAnsi="Times New Roman" w:cs="Times New Roman"/>
          <w:color w:val="000000" w:themeColor="text1"/>
        </w:rPr>
        <w:t>ce of</w:t>
      </w:r>
      <w:r w:rsidRPr="006E4CFD">
        <w:rPr>
          <w:rFonts w:ascii="Times New Roman" w:hAnsi="Times New Roman" w:cs="Times New Roman"/>
          <w:color w:val="000000" w:themeColor="text1"/>
        </w:rPr>
        <w:t xml:space="preserve"> </w:t>
      </w:r>
      <w:r w:rsidR="00483462" w:rsidRPr="006E4CFD">
        <w:rPr>
          <w:rFonts w:ascii="Times New Roman" w:hAnsi="Times New Roman" w:cs="Times New Roman"/>
          <w:color w:val="000000" w:themeColor="text1"/>
        </w:rPr>
        <w:t>proteinuria</w:t>
      </w:r>
      <w:r w:rsidRPr="006E4CFD">
        <w:rPr>
          <w:rFonts w:ascii="Times New Roman" w:hAnsi="Times New Roman" w:cs="Times New Roman"/>
          <w:color w:val="000000" w:themeColor="text1"/>
        </w:rPr>
        <w:t>, which is</w:t>
      </w:r>
      <w:r w:rsidR="00483462"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suggestive of kidney damage. In particular</w:t>
      </w:r>
      <w:r w:rsidR="00483462"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albuminuria is one of the risk factors for CKD progression </w:t>
      </w:r>
      <w:r w:rsidRPr="006E4CFD">
        <w:rPr>
          <w:rFonts w:ascii="Times New Roman" w:hAnsi="Times New Roman" w:cs="Times New Roman"/>
          <w:color w:val="000000" w:themeColor="text1"/>
        </w:rPr>
        <w:fldChar w:fldCharType="begin"/>
      </w:r>
      <w:r w:rsidR="00291CBB" w:rsidRPr="006E4CFD">
        <w:rPr>
          <w:rFonts w:ascii="Times New Roman" w:hAnsi="Times New Roman" w:cs="Times New Roman"/>
          <w:color w:val="000000" w:themeColor="text1"/>
        </w:rPr>
        <w:instrText xml:space="preserve"> ADDIN EN.CITE &lt;EndNote&gt;&lt;Cite&gt;&lt;Author&gt;Levin&lt;/Author&gt;&lt;Year&gt;2014&lt;/Year&gt;&lt;RecNum&gt;126&lt;/RecNum&gt;&lt;DisplayText&gt;(Levin &amp;amp; Stevens, 2014)&lt;/DisplayText&gt;&lt;record&gt;&lt;rec-number&gt;126&lt;/rec-number&gt;&lt;foreign-keys&gt;&lt;key app="EN" db-id="vp0a92wx6029e7efzf1p20awxta90r2rwvx0" timestamp="1699407443" guid="38dda1a0-738d-4de5-bc9b-6ba9feb77d80"&gt;126&lt;/key&gt;&lt;/foreign-keys&gt;&lt;ref-type name="Journal Article"&gt;17&lt;/ref-type&gt;&lt;contributors&gt;&lt;authors&gt;&lt;author&gt;Levin, A.&lt;/author&gt;&lt;author&gt;Stevens, P. E.&lt;/author&gt;&lt;/authors&gt;&lt;/contributors&gt;&lt;auth-address&gt;Division of Nephrology, University of British Columbia, Vancouver, British Columbia, Canada.&amp;#xD;East Kent Hospitals University NHS Foundation Trust, Canterbury, UK.&lt;/auth-address&gt;&lt;titles&gt;&lt;title&gt;Summary of KDIGO 2012 CKD Guideline: behind the scenes, need for guidance, and a framework for moving forward&lt;/title&gt;&lt;secondary-title&gt;Kidney Int&lt;/secondary-title&gt;&lt;/titles&gt;&lt;periodical&gt;&lt;full-title&gt;Kidney Int&lt;/full-title&gt;&lt;/periodical&gt;&lt;pages&gt;49-61&lt;/pages&gt;&lt;volume&gt;85&lt;/volume&gt;&lt;number&gt;1&lt;/number&gt;&lt;edition&gt;20131127&lt;/edition&gt;&lt;keywords&gt;&lt;keyword&gt;Disease Progression&lt;/keyword&gt;&lt;keyword&gt;Humans&lt;/keyword&gt;&lt;keyword&gt;Patient Care/standards&lt;/keyword&gt;&lt;keyword&gt;*Practice Guidelines as Topic&lt;/keyword&gt;&lt;keyword&gt;Referral and Consultation&lt;/keyword&gt;&lt;keyword&gt;Renal Insufficiency, Chronic/classification/complications/*therapy&lt;/keyword&gt;&lt;/keywords&gt;&lt;dates&gt;&lt;year&gt;2014&lt;/year&gt;&lt;pub-dates&gt;&lt;date&gt;Jan&lt;/date&gt;&lt;/pub-dates&gt;&lt;/dates&gt;&lt;isbn&gt;0085-2538&lt;/isbn&gt;&lt;accession-num&gt;24284513&lt;/accession-num&gt;&lt;urls&gt;&lt;/urls&gt;&lt;electronic-resource-num&gt;10.1038/ki.2013.444&lt;/electronic-resource-num&gt;&lt;remote-database-provider&gt;NLM&lt;/remote-database-provider&gt;&lt;language&gt;eng&lt;/language&gt;&lt;/record&gt;&lt;/Cite&gt;&lt;/EndNote&gt;</w:instrText>
      </w:r>
      <w:r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(Levin &amp; Stevens, 2014)</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w:t>
      </w:r>
      <w:r w:rsidR="00483462" w:rsidRPr="006E4CFD">
        <w:rPr>
          <w:rFonts w:ascii="Times New Roman" w:hAnsi="Times New Roman" w:cs="Times New Roman"/>
          <w:color w:val="000000" w:themeColor="text1"/>
        </w:rPr>
        <w:t>Hence,</w:t>
      </w:r>
      <w:r w:rsidRPr="006E4CFD">
        <w:rPr>
          <w:rFonts w:ascii="Times New Roman" w:hAnsi="Times New Roman" w:cs="Times New Roman"/>
          <w:color w:val="000000" w:themeColor="text1"/>
        </w:rPr>
        <w:t xml:space="preserve"> the</w:t>
      </w:r>
      <w:r w:rsidR="00483462" w:rsidRPr="006E4CFD">
        <w:rPr>
          <w:rFonts w:ascii="Times New Roman" w:hAnsi="Times New Roman" w:cs="Times New Roman"/>
          <w:color w:val="000000" w:themeColor="text1"/>
        </w:rPr>
        <w:t xml:space="preserve"> e</w:t>
      </w:r>
      <w:r w:rsidRPr="006E4CFD">
        <w:rPr>
          <w:rFonts w:ascii="Times New Roman" w:hAnsi="Times New Roman" w:cs="Times New Roman"/>
          <w:color w:val="000000" w:themeColor="text1"/>
        </w:rPr>
        <w:t xml:space="preserve">arly detection and treatment of patients with CKD </w:t>
      </w:r>
      <w:r w:rsidR="0096343E" w:rsidRPr="006E4CFD">
        <w:rPr>
          <w:rFonts w:ascii="Times New Roman" w:hAnsi="Times New Roman" w:cs="Times New Roman"/>
          <w:color w:val="000000" w:themeColor="text1"/>
        </w:rPr>
        <w:t xml:space="preserve">are </w:t>
      </w:r>
      <w:r w:rsidR="00483462" w:rsidRPr="006E4CFD">
        <w:rPr>
          <w:rFonts w:ascii="Times New Roman" w:hAnsi="Times New Roman" w:cs="Times New Roman"/>
          <w:color w:val="000000" w:themeColor="text1"/>
        </w:rPr>
        <w:t>important</w:t>
      </w:r>
      <w:r w:rsidRPr="006E4CFD">
        <w:rPr>
          <w:rFonts w:ascii="Times New Roman" w:hAnsi="Times New Roman" w:cs="Times New Roman"/>
          <w:color w:val="000000" w:themeColor="text1"/>
        </w:rPr>
        <w:t xml:space="preserve"> </w:t>
      </w:r>
      <w:r w:rsidR="0092654A" w:rsidRPr="006E4CFD">
        <w:rPr>
          <w:rFonts w:ascii="Times New Roman" w:hAnsi="Times New Roman" w:cs="Times New Roman"/>
          <w:color w:val="000000" w:themeColor="text1"/>
        </w:rPr>
        <w:t xml:space="preserve">for preventing </w:t>
      </w:r>
      <w:r w:rsidRPr="006E4CFD">
        <w:rPr>
          <w:rFonts w:ascii="Times New Roman" w:hAnsi="Times New Roman" w:cs="Times New Roman"/>
          <w:color w:val="000000" w:themeColor="text1"/>
        </w:rPr>
        <w:t>progression to ESKD</w:t>
      </w:r>
      <w:r w:rsidR="002F6006" w:rsidRPr="006E4CFD">
        <w:rPr>
          <w:rFonts w:ascii="Times New Roman" w:hAnsi="Times New Roman" w:cs="Times New Roman"/>
          <w:color w:val="000000" w:themeColor="text1"/>
        </w:rPr>
        <w:t xml:space="preserve"> </w:t>
      </w:r>
      <w:r w:rsidR="002F6006" w:rsidRPr="006E4CFD">
        <w:rPr>
          <w:rFonts w:ascii="Times New Roman" w:hAnsi="Times New Roman" w:cs="Times New Roman"/>
          <w:color w:val="000000" w:themeColor="text1"/>
        </w:rPr>
        <w:fldChar w:fldCharType="begin">
          <w:fldData xml:space="preserve">PEVuZE5vdGU+PENpdGU+PEF1dGhvcj5Db3VzZXI8L0F1dGhvcj48WWVhcj4yMDExPC9ZZWFyPjxS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PEVuZE5vdGU+PENpdGU+PEF1dGhvcj5Db3VzZXI8L0F1dGhvcj48WWVhcj4yMDExPC9ZZWFyPjxS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2F6006" w:rsidRPr="006E4CFD">
        <w:rPr>
          <w:rFonts w:ascii="Times New Roman" w:hAnsi="Times New Roman" w:cs="Times New Roman"/>
          <w:color w:val="000000" w:themeColor="text1"/>
        </w:rPr>
      </w:r>
      <w:r w:rsidR="002F6006"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(Couser</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2011; Levin &amp; Stevens, 2014)</w:t>
      </w:r>
      <w:r w:rsidR="002F6006"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w:t>
      </w:r>
    </w:p>
    <w:p w14:paraId="42FF840D" w14:textId="47E2BB03" w:rsidR="007B67AC" w:rsidRPr="006E4CFD" w:rsidRDefault="00833659" w:rsidP="00C64C57">
      <w:pPr>
        <w:spacing w:line="360" w:lineRule="auto"/>
        <w:ind w:firstLine="840"/>
        <w:rPr>
          <w:rFonts w:ascii="Times New Roman" w:hAnsi="Times New Roman" w:cs="Times New Roman"/>
          <w:color w:val="000000" w:themeColor="text1"/>
        </w:rPr>
      </w:pPr>
      <w:r w:rsidRPr="006E4CFD">
        <w:rPr>
          <w:rFonts w:ascii="Times New Roman" w:hAnsi="Times New Roman" w:cs="Times New Roman"/>
          <w:color w:val="000000" w:themeColor="text1"/>
        </w:rPr>
        <w:t>The glomeruli of the kidney</w:t>
      </w:r>
      <w:r w:rsidRPr="006E4CFD">
        <w:rPr>
          <w:rFonts w:ascii="Times New Roman" w:hAnsi="Times New Roman" w:cs="Times New Roman"/>
          <w:color w:val="000000"/>
        </w:rPr>
        <w:t xml:space="preserve"> </w:t>
      </w:r>
      <w:r w:rsidR="00483462" w:rsidRPr="006E4CFD">
        <w:rPr>
          <w:rFonts w:ascii="Times New Roman" w:hAnsi="Times New Roman" w:cs="Times New Roman"/>
          <w:color w:val="000000" w:themeColor="text1"/>
        </w:rPr>
        <w:t xml:space="preserve">perform renal filtration </w:t>
      </w:r>
      <w:r w:rsidR="005B228A" w:rsidRPr="006E4CFD">
        <w:rPr>
          <w:rFonts w:ascii="Times New Roman" w:hAnsi="Times New Roman" w:cs="Times New Roman"/>
          <w:color w:val="000000" w:themeColor="text1"/>
        </w:rPr>
        <w:t xml:space="preserve">and </w:t>
      </w:r>
      <w:r w:rsidRPr="006E4CFD">
        <w:rPr>
          <w:rFonts w:ascii="Times New Roman" w:hAnsi="Times New Roman" w:cs="Times New Roman"/>
          <w:color w:val="000000" w:themeColor="text1"/>
        </w:rPr>
        <w:t>are composed of endothelial cells, mesangial cells, and glomerular epithelial cells (podocytes). Podocytes have large cell bodies</w:t>
      </w:r>
      <w:r w:rsidRPr="006E4CFD">
        <w:rPr>
          <w:rFonts w:ascii="Times New Roman" w:hAnsi="Times New Roman" w:cs="Times New Roman"/>
          <w:color w:val="000000"/>
        </w:rPr>
        <w:t xml:space="preserve"> with primary processes extending from the cell body and additional foot processes extending from the primary processes. </w:t>
      </w:r>
      <w:r w:rsidRPr="006E4CFD">
        <w:rPr>
          <w:rFonts w:ascii="Times New Roman" w:hAnsi="Times New Roman" w:cs="Times New Roman"/>
          <w:color w:val="000000" w:themeColor="text1"/>
        </w:rPr>
        <w:t>The foot processes</w:t>
      </w:r>
      <w:r w:rsidR="002F6006"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form frequent connections with the foot processes of neighboring glomerular podocytes to create a slit membrane</w:t>
      </w:r>
      <w:r w:rsidRPr="006E4CFD">
        <w:rPr>
          <w:rFonts w:ascii="Times New Roman" w:hAnsi="Times New Roman" w:cs="Times New Roman"/>
          <w:color w:val="000000"/>
        </w:rPr>
        <w:t xml:space="preserve"> </w:t>
      </w:r>
      <w:r w:rsidR="005B3C17" w:rsidRPr="006E4CFD">
        <w:rPr>
          <w:rFonts w:ascii="Times New Roman" w:hAnsi="Times New Roman" w:cs="Times New Roman"/>
          <w:color w:val="000000" w:themeColor="text1"/>
        </w:rPr>
        <w:fldChar w:fldCharType="begin"/>
      </w:r>
      <w:r w:rsidR="00291CBB" w:rsidRPr="006E4CFD">
        <w:rPr>
          <w:rFonts w:ascii="Times New Roman" w:hAnsi="Times New Roman" w:cs="Times New Roman"/>
          <w:color w:val="000000" w:themeColor="text1"/>
        </w:rPr>
        <w:instrText xml:space="preserve"> ADDIN EN.CITE &lt;EndNote&gt;&lt;Cite&gt;&lt;Author&gt;Nagata&lt;/Author&gt;&lt;Year&gt;2016&lt;/Year&gt;&lt;RecNum&gt;185&lt;/RecNum&gt;&lt;DisplayText&gt;(Nagata, 2016)&lt;/DisplayText&gt;&lt;record&gt;&lt;rec-number&gt;185&lt;/rec-number&gt;&lt;foreign-keys&gt;&lt;key app="EN" db-id="vp0a92wx6029e7efzf1p20awxta90r2rwvx0" timestamp="1719555310" guid="cddf9e8a-0019-45ea-8d12-cf64830d5586"&gt;185&lt;/key&gt;&lt;/foreign-keys&gt;&lt;ref-type name="Journal Article"&gt;17&lt;/ref-type&gt;&lt;contributors&gt;&lt;authors&gt;&lt;author&gt;Nagata, M.&lt;/author&gt;&lt;/authors&gt;&lt;/contributors&gt;&lt;auth-address&gt;Kidney and Vascular Pathology, University of Tsukuba, Ibaraki, Japan. Electronic address: nagatam@md.tsukuba.ac.jp.&lt;/auth-address&gt;&lt;titles&gt;&lt;title&gt;Podocyte injury and its consequences&lt;/title&gt;&lt;secondary-title&gt;Kidney Int&lt;/secondary-title&gt;&lt;/titles&gt;&lt;periodical&gt;&lt;full-title&gt;Kidney Int&lt;/full-title&gt;&lt;/periodical&gt;&lt;pages&gt;1221-30&lt;/pages&gt;&lt;volume&gt;89&lt;/volume&gt;&lt;number&gt;6&lt;/number&gt;&lt;edition&gt;20160319&lt;/edition&gt;&lt;keywords&gt;&lt;keyword&gt;Apoptosis&lt;/keyword&gt;&lt;keyword&gt;Bowman Capsule/cytology/pathology&lt;/keyword&gt;&lt;keyword&gt;Cell Communication&lt;/keyword&gt;&lt;keyword&gt;Cell Differentiation&lt;/keyword&gt;&lt;keyword&gt;Endothelial Cells&lt;/keyword&gt;&lt;keyword&gt;Glomerular Basement Membrane/cytology/metabolism/*pathology&lt;/keyword&gt;&lt;keyword&gt;Glomerulosclerosis, Focal Segmental/*pathology&lt;/keyword&gt;&lt;keyword&gt;Humans&lt;/keyword&gt;&lt;keyword&gt;Oxidative Stress&lt;/keyword&gt;&lt;keyword&gt;Podocytes/cytology/metabolism/*pathology&lt;/keyword&gt;&lt;keyword&gt;Proteinuria/*pathology&lt;/keyword&gt;&lt;keyword&gt;Sclerosis&lt;/keyword&gt;&lt;keyword&gt;Stress, Mechanical&lt;/keyword&gt;&lt;keyword&gt;cytoskeleton&lt;/keyword&gt;&lt;keyword&gt;focal segmental glomerulosclerosis&lt;/keyword&gt;&lt;keyword&gt;podocyte&lt;/keyword&gt;&lt;keyword&gt;renal pathology&lt;/keyword&gt;&lt;/keywords&gt;&lt;dates&gt;&lt;year&gt;2016&lt;/year&gt;&lt;pub-dates&gt;&lt;date&gt;Jun&lt;/date&gt;&lt;/pub-dates&gt;&lt;/dates&gt;&lt;isbn&gt;0085-2538&lt;/isbn&gt;&lt;accession-num&gt;27165817&lt;/accession-num&gt;&lt;urls&gt;&lt;/urls&gt;&lt;electronic-resource-num&gt;10.1016/j.kint.2016.01.012&lt;/electronic-resource-num&gt;&lt;remote-database-provider&gt;NLM&lt;/remote-database-provider&gt;&lt;language&gt;eng&lt;/language&gt;&lt;/record&gt;&lt;/Cite&gt;&lt;/EndNote&gt;</w:instrText>
      </w:r>
      <w:r w:rsidR="005B3C17"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(Nagata, 2016)</w:t>
      </w:r>
      <w:r w:rsidR="005B3C17"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w:t>
      </w:r>
      <w:r w:rsidR="00DE49D8" w:rsidRPr="006E4CFD">
        <w:rPr>
          <w:rFonts w:ascii="Times New Roman" w:hAnsi="Times New Roman" w:cs="Times New Roman"/>
          <w:color w:val="000000" w:themeColor="text1"/>
        </w:rPr>
        <w:t>T</w:t>
      </w:r>
      <w:r w:rsidRPr="006E4CFD">
        <w:rPr>
          <w:rFonts w:ascii="Times New Roman" w:hAnsi="Times New Roman" w:cs="Times New Roman"/>
          <w:color w:val="000000" w:themeColor="text1"/>
        </w:rPr>
        <w:t>hese cells are terminally differentiated and have a limited ability to proliferate</w:t>
      </w:r>
      <w:r w:rsidR="005B3C17" w:rsidRPr="006E4CFD">
        <w:rPr>
          <w:rFonts w:ascii="Times New Roman" w:hAnsi="Times New Roman" w:cs="Times New Roman"/>
          <w:color w:val="000000" w:themeColor="text1"/>
        </w:rPr>
        <w:t xml:space="preserve"> </w:t>
      </w:r>
      <w:r w:rsidR="005B3C17" w:rsidRPr="006E4CFD">
        <w:rPr>
          <w:rFonts w:ascii="Times New Roman" w:hAnsi="Times New Roman" w:cs="Times New Roman"/>
          <w:color w:val="000000" w:themeColor="text1"/>
        </w:rPr>
        <w:fldChar w:fldCharType="begin"/>
      </w:r>
      <w:r w:rsidR="00291CBB" w:rsidRPr="006E4CFD">
        <w:rPr>
          <w:rFonts w:ascii="Times New Roman" w:hAnsi="Times New Roman" w:cs="Times New Roman"/>
          <w:color w:val="000000" w:themeColor="text1"/>
        </w:rPr>
        <w:instrText xml:space="preserve"> ADDIN EN.CITE &lt;EndNote&gt;&lt;Cite&gt;&lt;Author&gt;Lasagni&lt;/Author&gt;&lt;Year&gt;2013&lt;/Year&gt;&lt;RecNum&gt;186&lt;/RecNum&gt;&lt;DisplayText&gt;(Lasagni&lt;style face="italic"&gt; et al&lt;/style&gt;, 2013)&lt;/DisplayText&gt;&lt;record&gt;&lt;rec-number&gt;186&lt;/rec-number&gt;&lt;foreign-keys&gt;&lt;key app="EN" db-id="vp0a92wx6029e7efzf1p20awxta90r2rwvx0" timestamp="1719555524" guid="8f439d8b-9b85-4fae-bcb2-28d0a0e77ffa"&gt;186&lt;/key&gt;&lt;/foreign-keys&gt;&lt;ref-type name="Journal Article"&gt;17&lt;/ref-type&gt;&lt;contributors&gt;&lt;authors&gt;&lt;author&gt;Lasagni, L.&lt;/author&gt;&lt;author&gt;Lazzeri, E.&lt;/author&gt;&lt;author&gt;Shankland, S. J.&lt;/author&gt;&lt;author&gt;Anders, H. J.&lt;/author&gt;&lt;author&gt;Romagnani, P.&lt;/author&gt;&lt;/authors&gt;&lt;/contributors&gt;&lt;auth-address&gt;Excellence Centre for Research, Transfer and High Education for the Development of DE NOVO Therapies (DENOTHE), University of Florence, Viale Pieraccini 6, 50139, Firenze, Italy. l.lasagni@dfc.unifi.it&lt;/auth-address&gt;&lt;titles&gt;&lt;title&gt;Podocyte mitosis - a catastrophe&lt;/title&gt;&lt;secondary-title&gt;Curr Mol Med&lt;/secondary-title&gt;&lt;/titles&gt;&lt;periodical&gt;&lt;full-title&gt;Curr Mol Med&lt;/full-title&gt;&lt;/periodical&gt;&lt;pages&gt;13-23&lt;/pages&gt;&lt;volume&gt;13&lt;/volume&gt;&lt;number&gt;1&lt;/number&gt;&lt;keywords&gt;&lt;keyword&gt;Actins/genetics/metabolism&lt;/keyword&gt;&lt;keyword&gt;Animals&lt;/keyword&gt;&lt;keyword&gt;Cell Cycle&lt;/keyword&gt;&lt;keyword&gt;Cell Differentiation&lt;/keyword&gt;&lt;keyword&gt;Cytoskeleton/*metabolism&lt;/keyword&gt;&lt;keyword&gt;Humans&lt;/keyword&gt;&lt;keyword&gt;Kidney Diseases/pathology&lt;/keyword&gt;&lt;keyword&gt;Kidney Glomerulus/cytology&lt;/keyword&gt;&lt;keyword&gt;*Mitosis&lt;/keyword&gt;&lt;keyword&gt;Podocytes/cytology/*pathology/*physiology&lt;/keyword&gt;&lt;keyword&gt;Stem Cells/metabolism&lt;/keyword&gt;&lt;/keywords&gt;&lt;dates&gt;&lt;year&gt;2013&lt;/year&gt;&lt;pub-dates&gt;&lt;date&gt;Jan&lt;/date&gt;&lt;/pub-dates&gt;&lt;/dates&gt;&lt;isbn&gt;1566-5240 (Print)&amp;#xD;1566-5240&lt;/isbn&gt;&lt;accession-num&gt;23176147&lt;/accession-num&gt;&lt;urls&gt;&lt;/urls&gt;&lt;custom2&gt;PMC3624791&lt;/custom2&gt;&lt;electronic-resource-num&gt;10.2174/1566524011307010013&lt;/electronic-resource-num&gt;&lt;remote-database-provider&gt;NLM&lt;/remote-database-provider&gt;&lt;language&gt;eng&lt;/language&gt;&lt;/record&gt;&lt;/Cite&gt;&lt;/EndNote&gt;</w:instrText>
      </w:r>
      <w:r w:rsidR="005B3C17"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(Lasagni</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2013)</w:t>
      </w:r>
      <w:r w:rsidR="005B3C17" w:rsidRPr="006E4CFD">
        <w:rPr>
          <w:rFonts w:ascii="Times New Roman" w:hAnsi="Times New Roman" w:cs="Times New Roman"/>
          <w:color w:val="000000" w:themeColor="text1"/>
        </w:rPr>
        <w:fldChar w:fldCharType="end"/>
      </w:r>
      <w:r w:rsidR="005B3C17" w:rsidRPr="006E4CFD">
        <w:rPr>
          <w:rFonts w:ascii="Times New Roman" w:hAnsi="Times New Roman" w:cs="Times New Roman"/>
          <w:color w:val="000000" w:themeColor="text1"/>
        </w:rPr>
        <w:t xml:space="preserve">. </w:t>
      </w:r>
      <w:r w:rsidR="00DE49D8" w:rsidRPr="006E4CFD">
        <w:rPr>
          <w:rFonts w:ascii="Times New Roman" w:hAnsi="Times New Roman" w:cs="Times New Roman"/>
          <w:color w:val="000000" w:themeColor="text1"/>
        </w:rPr>
        <w:t>Podocytes are the final filtration barrier</w:t>
      </w:r>
      <w:r w:rsidRPr="006E4CFD">
        <w:rPr>
          <w:rFonts w:ascii="Times New Roman" w:hAnsi="Times New Roman" w:cs="Times New Roman"/>
          <w:color w:val="000000" w:themeColor="text1"/>
        </w:rPr>
        <w:t>,</w:t>
      </w:r>
      <w:r w:rsidR="00DE49D8"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 xml:space="preserve">and </w:t>
      </w:r>
      <w:r w:rsidR="00DE49D8" w:rsidRPr="006E4CFD">
        <w:rPr>
          <w:rFonts w:ascii="Times New Roman" w:hAnsi="Times New Roman" w:cs="Times New Roman"/>
          <w:color w:val="000000" w:themeColor="text1"/>
        </w:rPr>
        <w:t>m</w:t>
      </w:r>
      <w:r w:rsidR="00483462" w:rsidRPr="006E4CFD">
        <w:rPr>
          <w:rFonts w:ascii="Times New Roman" w:hAnsi="Times New Roman" w:cs="Times New Roman"/>
          <w:color w:val="000000" w:themeColor="text1"/>
        </w:rPr>
        <w:t>utations</w:t>
      </w:r>
      <w:r w:rsidR="005B3C17" w:rsidRPr="006E4CFD">
        <w:rPr>
          <w:rFonts w:ascii="Times New Roman" w:hAnsi="Times New Roman" w:cs="Times New Roman"/>
          <w:color w:val="000000" w:themeColor="text1"/>
        </w:rPr>
        <w:t xml:space="preserve"> in the podocyte protein</w:t>
      </w:r>
      <w:r w:rsidR="00DE49D8" w:rsidRPr="006E4CFD">
        <w:rPr>
          <w:rFonts w:ascii="Times New Roman" w:hAnsi="Times New Roman" w:cs="Times New Roman"/>
          <w:color w:val="000000" w:themeColor="text1"/>
        </w:rPr>
        <w:t>s</w:t>
      </w:r>
      <w:r w:rsidR="005B3C17" w:rsidRPr="006E4CFD">
        <w:rPr>
          <w:rFonts w:ascii="Times New Roman" w:hAnsi="Times New Roman" w:cs="Times New Roman"/>
          <w:color w:val="000000" w:themeColor="text1"/>
        </w:rPr>
        <w:t xml:space="preserve"> nephrin</w:t>
      </w:r>
      <w:r w:rsidR="00DE49D8" w:rsidRPr="006E4CFD">
        <w:rPr>
          <w:rFonts w:ascii="Times New Roman" w:hAnsi="Times New Roman" w:cs="Times New Roman"/>
          <w:color w:val="000000" w:themeColor="text1"/>
        </w:rPr>
        <w:t xml:space="preserve"> and</w:t>
      </w:r>
      <w:r w:rsidR="005B3C17" w:rsidRPr="006E4CFD">
        <w:rPr>
          <w:rFonts w:ascii="Times New Roman" w:hAnsi="Times New Roman" w:cs="Times New Roman"/>
          <w:color w:val="000000" w:themeColor="text1"/>
        </w:rPr>
        <w:t xml:space="preserve"> </w:t>
      </w:r>
      <w:r w:rsidR="00DE49D8" w:rsidRPr="006E4CFD">
        <w:rPr>
          <w:rFonts w:ascii="Times New Roman" w:hAnsi="Times New Roman" w:cs="Times New Roman"/>
          <w:color w:val="000000" w:themeColor="text1"/>
        </w:rPr>
        <w:t>podocin</w:t>
      </w:r>
      <w:r w:rsidRPr="006E4CFD">
        <w:rPr>
          <w:rFonts w:ascii="Times New Roman" w:hAnsi="Times New Roman" w:cs="Times New Roman"/>
          <w:color w:val="000000" w:themeColor="text1"/>
        </w:rPr>
        <w:t>, which are</w:t>
      </w:r>
      <w:r w:rsidR="00DE49D8" w:rsidRPr="006E4CFD">
        <w:rPr>
          <w:rFonts w:ascii="Times New Roman" w:hAnsi="Times New Roman" w:cs="Times New Roman"/>
          <w:color w:val="000000" w:themeColor="text1"/>
        </w:rPr>
        <w:t xml:space="preserve"> </w:t>
      </w:r>
      <w:r w:rsidR="005B3C17" w:rsidRPr="006E4CFD">
        <w:rPr>
          <w:rFonts w:ascii="Times New Roman" w:hAnsi="Times New Roman" w:cs="Times New Roman"/>
          <w:color w:val="000000" w:themeColor="text1"/>
        </w:rPr>
        <w:t xml:space="preserve">encoded by </w:t>
      </w:r>
      <w:r w:rsidR="005B3C17" w:rsidRPr="006E4CFD">
        <w:rPr>
          <w:rFonts w:ascii="Times New Roman" w:hAnsi="Times New Roman" w:cs="Times New Roman"/>
          <w:i/>
          <w:iCs/>
          <w:color w:val="000000" w:themeColor="text1"/>
        </w:rPr>
        <w:t>NPHS1</w:t>
      </w:r>
      <w:r w:rsidR="005B3C17" w:rsidRPr="006E4CFD">
        <w:rPr>
          <w:rFonts w:ascii="Times New Roman" w:hAnsi="Times New Roman" w:cs="Times New Roman"/>
          <w:color w:val="000000" w:themeColor="text1"/>
        </w:rPr>
        <w:t xml:space="preserve"> </w:t>
      </w:r>
      <w:r w:rsidR="00DE49D8" w:rsidRPr="006E4CFD">
        <w:rPr>
          <w:rFonts w:ascii="Times New Roman" w:hAnsi="Times New Roman" w:cs="Times New Roman"/>
          <w:color w:val="000000" w:themeColor="text1"/>
        </w:rPr>
        <w:t>and</w:t>
      </w:r>
      <w:r w:rsidR="005B3C17" w:rsidRPr="006E4CFD">
        <w:rPr>
          <w:rFonts w:ascii="Times New Roman" w:hAnsi="Times New Roman" w:cs="Times New Roman"/>
          <w:color w:val="000000" w:themeColor="text1"/>
        </w:rPr>
        <w:t xml:space="preserve"> </w:t>
      </w:r>
      <w:r w:rsidR="005B3C17" w:rsidRPr="006E4CFD">
        <w:rPr>
          <w:rFonts w:ascii="Times New Roman" w:hAnsi="Times New Roman" w:cs="Times New Roman"/>
          <w:i/>
          <w:iCs/>
          <w:color w:val="000000" w:themeColor="text1"/>
        </w:rPr>
        <w:t>NPHS2</w:t>
      </w:r>
      <w:r w:rsidR="00DE49D8" w:rsidRPr="006E4CFD">
        <w:rPr>
          <w:rFonts w:ascii="Times New Roman" w:hAnsi="Times New Roman" w:cs="Times New Roman"/>
          <w:color w:val="000000" w:themeColor="text1"/>
        </w:rPr>
        <w:t xml:space="preserve">, respectively, </w:t>
      </w:r>
      <w:r w:rsidR="005B3C17" w:rsidRPr="006E4CFD">
        <w:rPr>
          <w:rFonts w:ascii="Times New Roman" w:hAnsi="Times New Roman" w:cs="Times New Roman"/>
          <w:color w:val="000000" w:themeColor="text1"/>
        </w:rPr>
        <w:t xml:space="preserve">have been identified as </w:t>
      </w:r>
      <w:r w:rsidR="00DE49D8" w:rsidRPr="006E4CFD">
        <w:rPr>
          <w:rFonts w:ascii="Times New Roman" w:hAnsi="Times New Roman" w:cs="Times New Roman"/>
          <w:color w:val="000000" w:themeColor="text1"/>
        </w:rPr>
        <w:t xml:space="preserve">the causes </w:t>
      </w:r>
      <w:r w:rsidRPr="006E4CFD">
        <w:rPr>
          <w:rFonts w:ascii="Times New Roman" w:hAnsi="Times New Roman" w:cs="Times New Roman"/>
          <w:color w:val="000000" w:themeColor="text1"/>
        </w:rPr>
        <w:t>o</w:t>
      </w:r>
      <w:r w:rsidR="00DE49D8" w:rsidRPr="006E4CFD">
        <w:rPr>
          <w:rFonts w:ascii="Times New Roman" w:hAnsi="Times New Roman" w:cs="Times New Roman"/>
          <w:color w:val="000000" w:themeColor="text1"/>
        </w:rPr>
        <w:t xml:space="preserve">f </w:t>
      </w:r>
      <w:r w:rsidR="005B3C17" w:rsidRPr="006E4CFD">
        <w:rPr>
          <w:rFonts w:ascii="Times New Roman" w:hAnsi="Times New Roman" w:cs="Times New Roman"/>
          <w:color w:val="000000" w:themeColor="text1"/>
        </w:rPr>
        <w:t xml:space="preserve">congenital nephrotic syndrome </w:t>
      </w:r>
      <w:r w:rsidR="005B3C17" w:rsidRPr="006E4CFD">
        <w:rPr>
          <w:rFonts w:ascii="Times New Roman" w:hAnsi="Times New Roman" w:cs="Times New Roman"/>
          <w:color w:val="000000" w:themeColor="text1"/>
        </w:rPr>
        <w:fldChar w:fldCharType="begin">
          <w:fldData xml:space="preserve">PEVuZE5vdGU+PENpdGU+PEF1dGhvcj5LZXN0aWzDpDwvQXV0aG9yPjxZZWFyPjE5OTg8L1llYXI+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PEVuZE5vdGU+PENpdGU+PEF1dGhvcj5LZXN0aWzDpDwvQXV0aG9yPjxZZWFyPjE5OTg8L1llYXI+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5B3C17" w:rsidRPr="006E4CFD">
        <w:rPr>
          <w:rFonts w:ascii="Times New Roman" w:hAnsi="Times New Roman" w:cs="Times New Roman"/>
          <w:color w:val="000000" w:themeColor="text1"/>
        </w:rPr>
      </w:r>
      <w:r w:rsidR="005B3C17"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(Boute</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2000; Kestilä</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1998; Roselli</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2004)</w:t>
      </w:r>
      <w:r w:rsidR="005B3C17"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In recent years, many </w:t>
      </w:r>
      <w:r w:rsidRPr="006E4CFD">
        <w:rPr>
          <w:rFonts w:ascii="Times New Roman" w:hAnsi="Times New Roman" w:cs="Times New Roman"/>
          <w:color w:val="000000"/>
        </w:rPr>
        <w:t xml:space="preserve">cases </w:t>
      </w:r>
      <w:r w:rsidRPr="006E4CFD">
        <w:rPr>
          <w:rFonts w:ascii="Times New Roman" w:hAnsi="Times New Roman" w:cs="Times New Roman"/>
          <w:color w:val="000000" w:themeColor="text1"/>
        </w:rPr>
        <w:t>of CKD with albuminuria have been attributed to disorders of glomerular podocytes (podocytopathy)</w:t>
      </w:r>
      <w:r w:rsidR="00000AB9" w:rsidRPr="006E4CFD">
        <w:rPr>
          <w:rFonts w:ascii="Times New Roman" w:hAnsi="Times New Roman" w:cs="Times New Roman"/>
          <w:color w:val="000000" w:themeColor="text1"/>
        </w:rPr>
        <w:t xml:space="preserve"> </w:t>
      </w:r>
      <w:r w:rsidR="00000AB9" w:rsidRPr="006E4CFD">
        <w:rPr>
          <w:rFonts w:ascii="Times New Roman" w:hAnsi="Times New Roman" w:cs="Times New Roman"/>
          <w:color w:val="000000" w:themeColor="text1"/>
        </w:rPr>
        <w:fldChar w:fldCharType="begin">
          <w:fldData xml:space="preserve">PEVuZE5vdGU+PENpdGU+PEF1dGhvcj5Lb3BwPC9BdXRob3I+PFllYXI+MjAyMDwvWWVhcj48UmVj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PEVuZE5vdGU+PENpdGU+PEF1dGhvcj5Lb3BwPC9BdXRob3I+PFllYXI+MjAyMDwvWWVhcj48UmVj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000AB9" w:rsidRPr="006E4CFD">
        <w:rPr>
          <w:rFonts w:ascii="Times New Roman" w:hAnsi="Times New Roman" w:cs="Times New Roman"/>
          <w:color w:val="000000" w:themeColor="text1"/>
        </w:rPr>
      </w:r>
      <w:r w:rsidR="00000AB9"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(Kopp</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2020)</w:t>
      </w:r>
      <w:r w:rsidR="00000AB9"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w:t>
      </w:r>
      <w:r w:rsidR="00483462" w:rsidRPr="006E4CFD">
        <w:rPr>
          <w:rFonts w:ascii="Times New Roman" w:hAnsi="Times New Roman" w:cs="Times New Roman"/>
          <w:color w:val="000000" w:themeColor="text1"/>
        </w:rPr>
        <w:t xml:space="preserve"> However, the </w:t>
      </w:r>
      <w:r w:rsidR="00895BBA" w:rsidRPr="006E4CFD">
        <w:rPr>
          <w:rFonts w:ascii="Times New Roman" w:hAnsi="Times New Roman" w:cs="Times New Roman"/>
          <w:color w:val="000000" w:themeColor="text1"/>
        </w:rPr>
        <w:t>molecular mechanism</w:t>
      </w:r>
      <w:r w:rsidRPr="006E4CFD">
        <w:rPr>
          <w:rFonts w:ascii="Times New Roman" w:hAnsi="Times New Roman" w:cs="Times New Roman"/>
          <w:color w:val="000000"/>
        </w:rPr>
        <w:t xml:space="preserve"> </w:t>
      </w:r>
      <w:r w:rsidR="00054A67" w:rsidRPr="006E4CFD">
        <w:rPr>
          <w:rFonts w:ascii="Times New Roman" w:hAnsi="Times New Roman" w:cs="Times New Roman"/>
          <w:color w:val="000000" w:themeColor="text1"/>
        </w:rPr>
        <w:t xml:space="preserve">underlying </w:t>
      </w:r>
      <w:r w:rsidRPr="006E4CFD">
        <w:rPr>
          <w:rFonts w:ascii="Times New Roman" w:hAnsi="Times New Roman" w:cs="Times New Roman"/>
          <w:color w:val="000000" w:themeColor="text1"/>
        </w:rPr>
        <w:t xml:space="preserve">the link between </w:t>
      </w:r>
      <w:r w:rsidR="00895BBA" w:rsidRPr="006E4CFD">
        <w:rPr>
          <w:rFonts w:ascii="Times New Roman" w:hAnsi="Times New Roman" w:cs="Times New Roman"/>
          <w:color w:val="000000" w:themeColor="text1"/>
        </w:rPr>
        <w:t xml:space="preserve">CKD and podocyte function </w:t>
      </w:r>
      <w:r w:rsidRPr="006E4CFD">
        <w:rPr>
          <w:rFonts w:ascii="Times New Roman" w:hAnsi="Times New Roman" w:cs="Times New Roman"/>
          <w:color w:val="000000" w:themeColor="text1"/>
        </w:rPr>
        <w:t>h</w:t>
      </w:r>
      <w:r w:rsidR="00895BBA" w:rsidRPr="006E4CFD">
        <w:rPr>
          <w:rFonts w:ascii="Times New Roman" w:hAnsi="Times New Roman" w:cs="Times New Roman"/>
          <w:color w:val="000000" w:themeColor="text1"/>
        </w:rPr>
        <w:t xml:space="preserve">as </w:t>
      </w:r>
      <w:r w:rsidRPr="006E4CFD">
        <w:rPr>
          <w:rFonts w:ascii="Times New Roman" w:hAnsi="Times New Roman" w:cs="Times New Roman"/>
          <w:color w:val="000000" w:themeColor="text1"/>
        </w:rPr>
        <w:t>been poorly characterized</w:t>
      </w:r>
      <w:r w:rsidR="00895BBA" w:rsidRPr="006E4CFD">
        <w:rPr>
          <w:rFonts w:ascii="Times New Roman" w:hAnsi="Times New Roman" w:cs="Times New Roman"/>
          <w:color w:val="000000" w:themeColor="text1"/>
        </w:rPr>
        <w:t>.</w:t>
      </w:r>
    </w:p>
    <w:p w14:paraId="38EC7E8E" w14:textId="105EC96E" w:rsidR="00E42905" w:rsidRPr="006E4CFD" w:rsidRDefault="00833659" w:rsidP="00C64C57">
      <w:pPr>
        <w:spacing w:line="360" w:lineRule="auto"/>
        <w:ind w:firstLine="840"/>
        <w:rPr>
          <w:rFonts w:ascii="Times New Roman" w:eastAsiaTheme="majorEastAsia" w:hAnsi="Times New Roman" w:cs="Times New Roman"/>
          <w:color w:val="000000" w:themeColor="text1"/>
        </w:rPr>
      </w:pPr>
      <w:r w:rsidRPr="006E4CFD">
        <w:rPr>
          <w:rFonts w:ascii="Times New Roman" w:hAnsi="Times New Roman" w:cs="Times New Roman"/>
          <w:color w:val="000000" w:themeColor="text1"/>
        </w:rPr>
        <w:t xml:space="preserve">Transfer RNAs (tRNAs) </w:t>
      </w:r>
      <w:r w:rsidR="00895BBA" w:rsidRPr="006E4CFD">
        <w:rPr>
          <w:rFonts w:ascii="Times New Roman" w:hAnsi="Times New Roman" w:cs="Times New Roman"/>
          <w:color w:val="000000" w:themeColor="text1"/>
        </w:rPr>
        <w:t>work</w:t>
      </w:r>
      <w:r w:rsidRPr="006E4CFD">
        <w:rPr>
          <w:rFonts w:ascii="Times New Roman" w:hAnsi="Times New Roman" w:cs="Times New Roman"/>
          <w:color w:val="000000" w:themeColor="text1"/>
        </w:rPr>
        <w:t xml:space="preserve"> as adapt</w:t>
      </w:r>
      <w:r w:rsidR="00787206" w:rsidRPr="006E4CFD">
        <w:rPr>
          <w:rFonts w:ascii="Times New Roman" w:hAnsi="Times New Roman" w:cs="Times New Roman"/>
          <w:color w:val="000000" w:themeColor="text1"/>
        </w:rPr>
        <w:t>e</w:t>
      </w:r>
      <w:r w:rsidRPr="006E4CFD">
        <w:rPr>
          <w:rFonts w:ascii="Times New Roman" w:hAnsi="Times New Roman" w:cs="Times New Roman"/>
          <w:color w:val="000000" w:themeColor="text1"/>
        </w:rPr>
        <w:t xml:space="preserve">rs </w:t>
      </w:r>
      <w:r w:rsidR="008119A5" w:rsidRPr="006E4CFD">
        <w:rPr>
          <w:rFonts w:ascii="Times New Roman" w:hAnsi="Times New Roman" w:cs="Times New Roman"/>
          <w:color w:val="000000" w:themeColor="text1"/>
        </w:rPr>
        <w:t>linking</w:t>
      </w:r>
      <w:r w:rsidRPr="006E4CFD">
        <w:rPr>
          <w:rFonts w:ascii="Times New Roman" w:hAnsi="Times New Roman" w:cs="Times New Roman"/>
          <w:color w:val="000000" w:themeColor="text1"/>
        </w:rPr>
        <w:t xml:space="preserve"> messenger RNAs (mRNAs) and amino acids</w:t>
      </w:r>
      <w:r w:rsidR="00FB7B6F"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tRNAs </w:t>
      </w:r>
      <w:r w:rsidR="00FB7B6F" w:rsidRPr="006E4CFD">
        <w:rPr>
          <w:rFonts w:ascii="Times New Roman" w:hAnsi="Times New Roman" w:cs="Times New Roman"/>
          <w:color w:val="000000" w:themeColor="text1"/>
        </w:rPr>
        <w:t xml:space="preserve">bear </w:t>
      </w:r>
      <w:r w:rsidRPr="006E4CFD">
        <w:rPr>
          <w:rFonts w:ascii="Times New Roman" w:hAnsi="Times New Roman" w:cs="Times New Roman"/>
          <w:color w:val="000000" w:themeColor="text1"/>
        </w:rPr>
        <w:t>various chemical modifications</w:t>
      </w:r>
      <w:r w:rsidR="008119A5" w:rsidRPr="006E4CFD">
        <w:rPr>
          <w:rFonts w:ascii="Times New Roman" w:hAnsi="Times New Roman" w:cs="Times New Roman"/>
          <w:color w:val="000000" w:themeColor="text1"/>
        </w:rPr>
        <w:t>, which</w:t>
      </w:r>
      <w:r w:rsidRPr="006E4CFD">
        <w:rPr>
          <w:rFonts w:ascii="Times New Roman" w:hAnsi="Times New Roman" w:cs="Times New Roman"/>
          <w:color w:val="000000" w:themeColor="text1"/>
        </w:rPr>
        <w:t xml:space="preserve"> contribute to the stability of </w:t>
      </w:r>
      <w:r w:rsidRPr="006E4CFD">
        <w:rPr>
          <w:rFonts w:ascii="Times New Roman" w:hAnsi="Times New Roman" w:cs="Times New Roman"/>
          <w:color w:val="000000"/>
        </w:rPr>
        <w:t xml:space="preserve">tRNA structure and the efficiency of </w:t>
      </w:r>
      <w:r w:rsidR="00FB7B6F" w:rsidRPr="006E4CFD">
        <w:rPr>
          <w:rFonts w:ascii="Times New Roman" w:hAnsi="Times New Roman" w:cs="Times New Roman"/>
          <w:color w:val="000000" w:themeColor="text1"/>
        </w:rPr>
        <w:t xml:space="preserve">mRNA </w:t>
      </w:r>
      <w:r w:rsidRPr="006E4CFD">
        <w:rPr>
          <w:rFonts w:ascii="Times New Roman" w:hAnsi="Times New Roman" w:cs="Times New Roman"/>
          <w:color w:val="000000" w:themeColor="text1"/>
        </w:rPr>
        <w:t>translation</w:t>
      </w:r>
      <w:r w:rsidR="00161A42" w:rsidRPr="006E4CFD">
        <w:rPr>
          <w:rFonts w:ascii="Times New Roman" w:hAnsi="Times New Roman" w:cs="Times New Roman"/>
          <w:color w:val="000000" w:themeColor="text1"/>
        </w:rPr>
        <w:t xml:space="preserve"> </w:t>
      </w:r>
      <w:r w:rsidR="00F510C5" w:rsidRPr="006E4CFD">
        <w:rPr>
          <w:rFonts w:ascii="Times New Roman" w:hAnsi="Times New Roman" w:cs="Times New Roman"/>
        </w:rPr>
        <w:fldChar w:fldCharType="begin">
          <w:fldData xml:space="preserve">PEVuZE5vdGU+PENpdGU+PEF1dGhvcj5EYXZ5dDwvQXV0aG9yPjxZZWFyPjIwMjM8L1llYXI+PFJl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</w:fldData>
        </w:fldChar>
      </w:r>
      <w:r w:rsidR="00291CBB" w:rsidRPr="006E4CFD">
        <w:rPr>
          <w:rFonts w:ascii="Times New Roman" w:hAnsi="Times New Roman" w:cs="Times New Roman"/>
        </w:rPr>
        <w:instrText xml:space="preserve"> ADDIN EN.CITE </w:instrText>
      </w:r>
      <w:r w:rsidR="00291CBB" w:rsidRPr="006E4CFD">
        <w:rPr>
          <w:rFonts w:ascii="Times New Roman" w:hAnsi="Times New Roman" w:cs="Times New Roman"/>
        </w:rPr>
        <w:fldChar w:fldCharType="begin">
          <w:fldData xml:space="preserve">PEVuZE5vdGU+PENpdGU+PEF1dGhvcj5EYXZ5dDwvQXV0aG9yPjxZZWFyPjIwMjM8L1llYXI+PFJl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</w:fldData>
        </w:fldChar>
      </w:r>
      <w:r w:rsidR="00291CBB" w:rsidRPr="006E4CFD">
        <w:rPr>
          <w:rFonts w:ascii="Times New Roman" w:hAnsi="Times New Roman" w:cs="Times New Roman"/>
        </w:rPr>
        <w:instrText xml:space="preserve"> ADDIN EN.CITE.DATA </w:instrText>
      </w:r>
      <w:r w:rsidR="00291CBB" w:rsidRPr="006E4CFD">
        <w:rPr>
          <w:rFonts w:ascii="Times New Roman" w:hAnsi="Times New Roman" w:cs="Times New Roman"/>
        </w:rPr>
      </w:r>
      <w:r w:rsidR="00291CBB" w:rsidRPr="006E4CFD">
        <w:rPr>
          <w:rFonts w:ascii="Times New Roman" w:hAnsi="Times New Roman" w:cs="Times New Roman"/>
        </w:rPr>
        <w:fldChar w:fldCharType="end"/>
      </w:r>
      <w:r w:rsidR="00F510C5" w:rsidRPr="006E4CFD">
        <w:rPr>
          <w:rFonts w:ascii="Times New Roman" w:hAnsi="Times New Roman" w:cs="Times New Roman"/>
        </w:rPr>
      </w:r>
      <w:r w:rsidR="00F510C5" w:rsidRPr="006E4CFD">
        <w:rPr>
          <w:rFonts w:ascii="Times New Roman" w:hAnsi="Times New Roman" w:cs="Times New Roman"/>
        </w:rPr>
        <w:fldChar w:fldCharType="separate"/>
      </w:r>
      <w:r w:rsidR="00291CBB" w:rsidRPr="006E4CFD">
        <w:rPr>
          <w:rFonts w:ascii="Times New Roman" w:hAnsi="Times New Roman" w:cs="Times New Roman"/>
          <w:noProof/>
        </w:rPr>
        <w:t>(Chujo &amp; Tomizawa, 2021; Davyt</w:t>
      </w:r>
      <w:r w:rsidR="00291CBB" w:rsidRPr="006E4CFD">
        <w:rPr>
          <w:rFonts w:ascii="Times New Roman" w:hAnsi="Times New Roman" w:cs="Times New Roman"/>
          <w:i/>
          <w:noProof/>
        </w:rPr>
        <w:t xml:space="preserve"> et al</w:t>
      </w:r>
      <w:r w:rsidR="00291CBB" w:rsidRPr="006E4CFD">
        <w:rPr>
          <w:rFonts w:ascii="Times New Roman" w:hAnsi="Times New Roman" w:cs="Times New Roman"/>
          <w:noProof/>
        </w:rPr>
        <w:t>, 2023; Kapur &amp; Ackerman, 2018; Suzuki, 2021)</w:t>
      </w:r>
      <w:r w:rsidR="00F510C5" w:rsidRPr="006E4CFD">
        <w:rPr>
          <w:rFonts w:ascii="Times New Roman" w:hAnsi="Times New Roman" w:cs="Times New Roman"/>
        </w:rPr>
        <w:fldChar w:fldCharType="end"/>
      </w:r>
      <w:r w:rsidR="00F510C5" w:rsidRPr="006E4CFD">
        <w:rPr>
          <w:rFonts w:ascii="Times New Roman" w:hAnsi="Times New Roman" w:cs="Times New Roman"/>
        </w:rPr>
        <w:t>.</w:t>
      </w:r>
      <w:r w:rsidR="006D42E4" w:rsidRPr="006E4CFD">
        <w:rPr>
          <w:rFonts w:ascii="Times New Roman" w:hAnsi="Times New Roman" w:cs="Times New Roman"/>
        </w:rPr>
        <w:t xml:space="preserve"> </w:t>
      </w:r>
      <w:r w:rsidR="008119A5" w:rsidRPr="006E4CFD">
        <w:rPr>
          <w:rFonts w:ascii="Times New Roman" w:hAnsi="Times New Roman" w:cs="Times New Roman"/>
          <w:color w:val="000000" w:themeColor="text1"/>
        </w:rPr>
        <w:t>T</w:t>
      </w:r>
      <w:r w:rsidR="00864FDF" w:rsidRPr="006E4CFD">
        <w:rPr>
          <w:rFonts w:ascii="Times New Roman" w:hAnsi="Times New Roman" w:cs="Times New Roman"/>
          <w:color w:val="000000" w:themeColor="text1"/>
        </w:rPr>
        <w:t xml:space="preserve">he most extensively </w:t>
      </w:r>
      <w:r w:rsidRPr="006E4CFD">
        <w:rPr>
          <w:rFonts w:ascii="Times New Roman" w:hAnsi="Times New Roman" w:cs="Times New Roman"/>
          <w:color w:val="000000" w:themeColor="text1"/>
        </w:rPr>
        <w:t>modified</w:t>
      </w:r>
      <w:r w:rsidR="00696A9D" w:rsidRPr="006E4CFD">
        <w:rPr>
          <w:rFonts w:ascii="Times New Roman" w:hAnsi="Times New Roman" w:cs="Times New Roman"/>
          <w:color w:val="000000" w:themeColor="text1"/>
        </w:rPr>
        <w:t xml:space="preserve"> nucleosides </w:t>
      </w:r>
      <w:r w:rsidR="008119A5" w:rsidRPr="006E4CFD">
        <w:rPr>
          <w:rFonts w:ascii="Times New Roman" w:hAnsi="Times New Roman" w:cs="Times New Roman"/>
          <w:color w:val="000000" w:themeColor="text1"/>
        </w:rPr>
        <w:t>ar</w:t>
      </w:r>
      <w:r w:rsidR="00696A9D" w:rsidRPr="006E4CFD">
        <w:rPr>
          <w:rFonts w:ascii="Times New Roman" w:hAnsi="Times New Roman" w:cs="Times New Roman"/>
          <w:color w:val="000000" w:themeColor="text1"/>
        </w:rPr>
        <w:t xml:space="preserve">e </w:t>
      </w:r>
      <w:r w:rsidRPr="006E4CFD">
        <w:rPr>
          <w:rFonts w:ascii="Times New Roman" w:hAnsi="Times New Roman" w:cs="Times New Roman"/>
          <w:color w:val="000000"/>
        </w:rPr>
        <w:t xml:space="preserve">at tRNA positions 34 and 37, which </w:t>
      </w:r>
      <w:r w:rsidR="008119A5" w:rsidRPr="006E4CFD">
        <w:rPr>
          <w:rFonts w:ascii="Times New Roman" w:hAnsi="Times New Roman" w:cs="Times New Roman"/>
          <w:color w:val="000000" w:themeColor="text1"/>
        </w:rPr>
        <w:t>are</w:t>
      </w:r>
      <w:r w:rsidR="00696A9D" w:rsidRPr="006E4CFD">
        <w:rPr>
          <w:rFonts w:ascii="Times New Roman" w:hAnsi="Times New Roman" w:cs="Times New Roman"/>
          <w:color w:val="000000" w:themeColor="text1"/>
        </w:rPr>
        <w:t xml:space="preserve"> the first nucleotide of </w:t>
      </w:r>
      <w:r w:rsidR="008119A5" w:rsidRPr="006E4CFD">
        <w:rPr>
          <w:rFonts w:ascii="Times New Roman" w:hAnsi="Times New Roman" w:cs="Times New Roman"/>
          <w:color w:val="000000" w:themeColor="text1"/>
        </w:rPr>
        <w:t xml:space="preserve">an </w:t>
      </w:r>
      <w:r w:rsidR="00696A9D" w:rsidRPr="006E4CFD">
        <w:rPr>
          <w:rFonts w:ascii="Times New Roman" w:hAnsi="Times New Roman" w:cs="Times New Roman"/>
          <w:color w:val="000000" w:themeColor="text1"/>
        </w:rPr>
        <w:t>anticodon and the nucleotide</w:t>
      </w:r>
      <w:r w:rsidRPr="006E4CFD">
        <w:rPr>
          <w:rFonts w:ascii="Times New Roman" w:hAnsi="Times New Roman" w:cs="Times New Roman"/>
          <w:color w:val="000000"/>
        </w:rPr>
        <w:t xml:space="preserve"> </w:t>
      </w:r>
      <w:r w:rsidR="00696A9D" w:rsidRPr="006E4CFD">
        <w:rPr>
          <w:rFonts w:ascii="Times New Roman" w:hAnsi="Times New Roman" w:cs="Times New Roman"/>
          <w:color w:val="000000" w:themeColor="text1"/>
        </w:rPr>
        <w:t xml:space="preserve">adjacent to </w:t>
      </w:r>
      <w:r w:rsidR="008119A5" w:rsidRPr="006E4CFD">
        <w:rPr>
          <w:rFonts w:ascii="Times New Roman" w:hAnsi="Times New Roman" w:cs="Times New Roman"/>
          <w:color w:val="000000" w:themeColor="text1"/>
        </w:rPr>
        <w:t xml:space="preserve">the </w:t>
      </w:r>
      <w:r w:rsidR="00696A9D" w:rsidRPr="006E4CFD">
        <w:rPr>
          <w:rFonts w:ascii="Times New Roman" w:hAnsi="Times New Roman" w:cs="Times New Roman"/>
          <w:color w:val="000000" w:themeColor="text1"/>
        </w:rPr>
        <w:lastRenderedPageBreak/>
        <w:t>anticodon, respectively</w:t>
      </w:r>
      <w:r w:rsidRPr="006E4CFD">
        <w:rPr>
          <w:rFonts w:ascii="Times New Roman" w:hAnsi="Times New Roman" w:cs="Times New Roman"/>
          <w:color w:val="000000" w:themeColor="text1"/>
        </w:rPr>
        <w:t xml:space="preserve">. Modifications at these positions contribute to </w:t>
      </w:r>
      <w:r w:rsidR="00864FDF" w:rsidRPr="006E4CFD">
        <w:rPr>
          <w:rFonts w:ascii="Times New Roman" w:hAnsi="Times New Roman" w:cs="Times New Roman"/>
          <w:color w:val="000000" w:themeColor="text1"/>
        </w:rPr>
        <w:t>accurate and efficient decoding</w:t>
      </w:r>
      <w:r w:rsidR="00323375" w:rsidRPr="006E4CFD">
        <w:rPr>
          <w:rFonts w:ascii="Times New Roman" w:hAnsi="Times New Roman" w:cs="Times New Roman"/>
        </w:rPr>
        <w:t xml:space="preserve"> </w:t>
      </w:r>
      <w:r w:rsidR="00323375" w:rsidRPr="006E4CFD">
        <w:rPr>
          <w:rFonts w:ascii="Times New Roman" w:hAnsi="Times New Roman" w:cs="Times New Roman"/>
          <w:color w:val="000000" w:themeColor="text1"/>
        </w:rPr>
        <w:fldChar w:fldCharType="begin">
          <w:fldData xml:space="preserve">PEVuZE5vdGU+PENpdGU+PEF1dGhvcj5TdXp1a2k8L0F1dGhvcj48WWVhcj4yMDIxPC9ZZWFyPjxS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PEVuZE5vdGU+PENpdGU+PEF1dGhvcj5TdXp1a2k8L0F1dGhvcj48WWVhcj4yMDIxPC9ZZWFyPjxS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323375" w:rsidRPr="006E4CFD">
        <w:rPr>
          <w:rFonts w:ascii="Times New Roman" w:hAnsi="Times New Roman" w:cs="Times New Roman"/>
          <w:color w:val="000000" w:themeColor="text1"/>
        </w:rPr>
      </w:r>
      <w:r w:rsidR="00323375"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(Helm &amp; Alfonzo, 2014; Kapur &amp; Ackerman, 2018; Suzuki, 2021)</w:t>
      </w:r>
      <w:r w:rsidR="00323375"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w:t>
      </w:r>
      <w:r w:rsidRPr="006E4CFD">
        <w:rPr>
          <w:rStyle w:val="y2iqfc"/>
          <w:rFonts w:ascii="Times New Roman" w:hAnsi="Times New Roman" w:cs="Times New Roman"/>
          <w:color w:val="000000" w:themeColor="text1"/>
        </w:rPr>
        <w:t xml:space="preserve"> In clinical </w:t>
      </w:r>
      <w:r w:rsidR="008119A5" w:rsidRPr="006E4CFD">
        <w:rPr>
          <w:rStyle w:val="y2iqfc"/>
          <w:rFonts w:ascii="Times New Roman" w:hAnsi="Times New Roman" w:cs="Times New Roman"/>
          <w:color w:val="000000" w:themeColor="text1"/>
        </w:rPr>
        <w:t>research</w:t>
      </w:r>
      <w:r w:rsidRPr="006E4CFD">
        <w:rPr>
          <w:rStyle w:val="y2iqfc"/>
          <w:rFonts w:ascii="Times New Roman" w:hAnsi="Times New Roman" w:cs="Times New Roman"/>
          <w:color w:val="000000" w:themeColor="text1"/>
        </w:rPr>
        <w:t xml:space="preserve">, </w:t>
      </w:r>
      <w:r w:rsidR="008119A5" w:rsidRPr="006E4CFD">
        <w:rPr>
          <w:rStyle w:val="y2iqfc"/>
          <w:rFonts w:ascii="Times New Roman" w:hAnsi="Times New Roman" w:cs="Times New Roman"/>
          <w:color w:val="000000" w:themeColor="text1"/>
        </w:rPr>
        <w:t xml:space="preserve">the </w:t>
      </w:r>
      <w:r w:rsidR="00233FFE" w:rsidRPr="006E4CFD">
        <w:rPr>
          <w:rStyle w:val="y2iqfc"/>
          <w:rFonts w:ascii="Times New Roman" w:hAnsi="Times New Roman" w:cs="Times New Roman"/>
          <w:color w:val="000000" w:themeColor="text1"/>
        </w:rPr>
        <w:t>use of</w:t>
      </w:r>
      <w:r w:rsidRPr="006E4CFD">
        <w:rPr>
          <w:rStyle w:val="y2iqfc"/>
          <w:rFonts w:ascii="Times New Roman" w:hAnsi="Times New Roman" w:cs="Times New Roman"/>
          <w:color w:val="000000" w:themeColor="text1"/>
        </w:rPr>
        <w:t xml:space="preserve"> </w:t>
      </w:r>
      <w:r w:rsidRPr="006E4CFD">
        <w:rPr>
          <w:rFonts w:ascii="Times New Roman" w:hAnsi="Times New Roman" w:cs="Times New Roman"/>
          <w:i/>
          <w:iCs/>
          <w:color w:val="000000" w:themeColor="text1"/>
        </w:rPr>
        <w:t>N</w:t>
      </w:r>
      <w:r w:rsidRPr="006E4CFD">
        <w:rPr>
          <w:rFonts w:ascii="Times New Roman" w:hAnsi="Times New Roman" w:cs="Times New Roman"/>
          <w:color w:val="000000" w:themeColor="text1"/>
          <w:vertAlign w:val="superscript"/>
        </w:rPr>
        <w:t>1</w:t>
      </w:r>
      <w:r w:rsidRPr="006E4CFD">
        <w:rPr>
          <w:rFonts w:ascii="Times New Roman" w:hAnsi="Times New Roman" w:cs="Times New Roman"/>
          <w:color w:val="000000" w:themeColor="text1"/>
        </w:rPr>
        <w:t>-</w:t>
      </w:r>
      <w:r w:rsidR="00233FFE" w:rsidRPr="006E4CFD">
        <w:rPr>
          <w:rFonts w:ascii="Times New Roman" w:hAnsi="Times New Roman" w:cs="Times New Roman"/>
          <w:color w:val="000000" w:themeColor="text1"/>
        </w:rPr>
        <w:t>methylpseudouridine modification</w:t>
      </w:r>
      <w:r w:rsidR="00233FFE" w:rsidRPr="006E4CFD">
        <w:rPr>
          <w:rStyle w:val="y2iqfc"/>
          <w:rFonts w:ascii="Times New Roman" w:hAnsi="Times New Roman" w:cs="Times New Roman"/>
          <w:color w:val="000000" w:themeColor="text1"/>
        </w:rPr>
        <w:t xml:space="preserve"> </w:t>
      </w:r>
      <w:r w:rsidRPr="006E4CFD">
        <w:rPr>
          <w:rStyle w:val="y2iqfc"/>
          <w:rFonts w:ascii="Times New Roman" w:hAnsi="Times New Roman" w:cs="Times New Roman"/>
          <w:color w:val="000000" w:themeColor="text1"/>
        </w:rPr>
        <w:t xml:space="preserve">has </w:t>
      </w:r>
      <w:r w:rsidR="00233FFE" w:rsidRPr="006E4CFD">
        <w:rPr>
          <w:rStyle w:val="y2iqfc"/>
          <w:rFonts w:ascii="Times New Roman" w:hAnsi="Times New Roman" w:cs="Times New Roman"/>
          <w:color w:val="000000" w:themeColor="text1"/>
        </w:rPr>
        <w:t xml:space="preserve">made </w:t>
      </w:r>
      <w:r w:rsidRPr="006E4CFD">
        <w:rPr>
          <w:rStyle w:val="y2iqfc"/>
          <w:rFonts w:ascii="Times New Roman" w:hAnsi="Times New Roman" w:cs="Times New Roman"/>
          <w:color w:val="000000" w:themeColor="text1"/>
        </w:rPr>
        <w:t xml:space="preserve">significant contributions to the </w:t>
      </w:r>
      <w:r w:rsidR="00233FFE" w:rsidRPr="006E4CFD">
        <w:rPr>
          <w:rStyle w:val="y2iqfc"/>
          <w:rFonts w:ascii="Times New Roman" w:hAnsi="Times New Roman" w:cs="Times New Roman"/>
          <w:color w:val="000000" w:themeColor="text1"/>
        </w:rPr>
        <w:t xml:space="preserve">development </w:t>
      </w:r>
      <w:r w:rsidR="00895BBA" w:rsidRPr="006E4CFD">
        <w:rPr>
          <w:rStyle w:val="y2iqfc"/>
          <w:rFonts w:ascii="Times New Roman" w:hAnsi="Times New Roman" w:cs="Times New Roman"/>
          <w:color w:val="000000" w:themeColor="text1"/>
        </w:rPr>
        <w:t xml:space="preserve">of </w:t>
      </w:r>
      <w:r w:rsidR="00233FFE" w:rsidRPr="006E4CFD">
        <w:rPr>
          <w:rStyle w:val="y2iqfc"/>
          <w:rFonts w:ascii="Times New Roman" w:hAnsi="Times New Roman" w:cs="Times New Roman"/>
          <w:color w:val="000000" w:themeColor="text1"/>
        </w:rPr>
        <w:t xml:space="preserve">mRNA </w:t>
      </w:r>
      <w:r w:rsidRPr="006E4CFD">
        <w:rPr>
          <w:rStyle w:val="y2iqfc"/>
          <w:rFonts w:ascii="Times New Roman" w:hAnsi="Times New Roman" w:cs="Times New Roman"/>
          <w:color w:val="000000" w:themeColor="text1"/>
        </w:rPr>
        <w:t>vaccin</w:t>
      </w:r>
      <w:r w:rsidR="00895BBA" w:rsidRPr="006E4CFD">
        <w:rPr>
          <w:rStyle w:val="y2iqfc"/>
          <w:rFonts w:ascii="Times New Roman" w:hAnsi="Times New Roman" w:cs="Times New Roman"/>
          <w:color w:val="000000" w:themeColor="text1"/>
        </w:rPr>
        <w:t>e</w:t>
      </w:r>
      <w:r w:rsidR="00233FFE" w:rsidRPr="006E4CFD">
        <w:rPr>
          <w:rStyle w:val="y2iqfc"/>
          <w:rFonts w:ascii="Times New Roman" w:hAnsi="Times New Roman" w:cs="Times New Roman"/>
          <w:color w:val="000000" w:themeColor="text1"/>
        </w:rPr>
        <w:t>s</w:t>
      </w:r>
      <w:r w:rsidRPr="006E4CFD">
        <w:rPr>
          <w:rStyle w:val="y2iqfc"/>
          <w:rFonts w:ascii="Times New Roman" w:hAnsi="Times New Roman" w:cs="Times New Roman"/>
          <w:color w:val="000000" w:themeColor="text1"/>
        </w:rPr>
        <w:t xml:space="preserve"> against SARS-CoV</w:t>
      </w:r>
      <w:r w:rsidR="00925390" w:rsidRPr="006E4CFD">
        <w:rPr>
          <w:rStyle w:val="y2iqfc"/>
          <w:rFonts w:ascii="Times New Roman" w:hAnsi="Times New Roman" w:cs="Times New Roman"/>
          <w:color w:val="000000" w:themeColor="text1"/>
        </w:rPr>
        <w:t>-</w:t>
      </w:r>
      <w:r w:rsidRPr="006E4CFD">
        <w:rPr>
          <w:rStyle w:val="y2iqfc"/>
          <w:rFonts w:ascii="Times New Roman" w:hAnsi="Times New Roman" w:cs="Times New Roman"/>
          <w:color w:val="000000" w:themeColor="text1"/>
        </w:rPr>
        <w:t xml:space="preserve">2 by improving mRNA stability and </w:t>
      </w:r>
      <w:r w:rsidR="008119A5" w:rsidRPr="006E4CFD">
        <w:rPr>
          <w:rStyle w:val="y2iqfc"/>
          <w:rFonts w:ascii="Times New Roman" w:hAnsi="Times New Roman" w:cs="Times New Roman"/>
          <w:color w:val="000000" w:themeColor="text1"/>
        </w:rPr>
        <w:t>reduc</w:t>
      </w:r>
      <w:r w:rsidR="00233FFE" w:rsidRPr="006E4CFD">
        <w:rPr>
          <w:rStyle w:val="y2iqfc"/>
          <w:rFonts w:ascii="Times New Roman" w:hAnsi="Times New Roman" w:cs="Times New Roman"/>
          <w:color w:val="000000" w:themeColor="text1"/>
        </w:rPr>
        <w:t>ing</w:t>
      </w:r>
      <w:r w:rsidR="008119A5" w:rsidRPr="006E4CFD">
        <w:rPr>
          <w:rStyle w:val="y2iqfc"/>
          <w:rFonts w:ascii="Times New Roman" w:hAnsi="Times New Roman" w:cs="Times New Roman"/>
          <w:color w:val="000000" w:themeColor="text1"/>
        </w:rPr>
        <w:t xml:space="preserve"> the</w:t>
      </w:r>
      <w:r w:rsidR="00233FFE" w:rsidRPr="006E4CFD">
        <w:rPr>
          <w:rStyle w:val="y2iqfc"/>
          <w:rFonts w:ascii="Times New Roman" w:hAnsi="Times New Roman" w:cs="Times New Roman"/>
          <w:color w:val="000000" w:themeColor="text1"/>
        </w:rPr>
        <w:t xml:space="preserve"> </w:t>
      </w:r>
      <w:r w:rsidRPr="006E4CFD">
        <w:rPr>
          <w:rStyle w:val="y2iqfc"/>
          <w:rFonts w:ascii="Times New Roman" w:hAnsi="Times New Roman" w:cs="Times New Roman"/>
          <w:color w:val="000000" w:themeColor="text1"/>
        </w:rPr>
        <w:t>immunogenicity</w:t>
      </w:r>
      <w:r w:rsidR="006F157B" w:rsidRPr="006E4CFD">
        <w:rPr>
          <w:rStyle w:val="y2iqfc"/>
          <w:rFonts w:ascii="Times New Roman" w:hAnsi="Times New Roman" w:cs="Times New Roman"/>
          <w:color w:val="000000" w:themeColor="text1"/>
        </w:rPr>
        <w:t xml:space="preserve"> of the </w:t>
      </w:r>
      <w:r w:rsidR="006F157B" w:rsidRPr="006E4CFD">
        <w:rPr>
          <w:rStyle w:val="y2iqfc"/>
          <w:rFonts w:ascii="Times New Roman" w:hAnsi="Times New Roman" w:cs="Times New Roman"/>
          <w:i/>
          <w:iCs/>
          <w:color w:val="000000" w:themeColor="text1"/>
        </w:rPr>
        <w:t>in vitro</w:t>
      </w:r>
      <w:r w:rsidR="006F157B" w:rsidRPr="006E4CFD">
        <w:rPr>
          <w:rStyle w:val="y2iqfc"/>
          <w:rFonts w:ascii="Times New Roman" w:hAnsi="Times New Roman" w:cs="Times New Roman"/>
          <w:color w:val="000000" w:themeColor="text1"/>
        </w:rPr>
        <w:t>-synthesized mRNAs</w:t>
      </w:r>
      <w:r w:rsidRPr="006E4CFD">
        <w:rPr>
          <w:rFonts w:ascii="Times New Roman" w:hAnsi="Times New Roman" w:cs="Times New Roman"/>
          <w:color w:val="000000" w:themeColor="text1"/>
        </w:rPr>
        <w:t xml:space="preserve"> </w:t>
      </w:r>
      <w:r w:rsidRPr="006E4CFD">
        <w:rPr>
          <w:rStyle w:val="y2iqfc"/>
          <w:rFonts w:ascii="Times New Roman" w:hAnsi="Times New Roman" w:cs="Times New Roman"/>
          <w:color w:val="000000" w:themeColor="text1"/>
        </w:rPr>
        <w:fldChar w:fldCharType="begin">
          <w:fldData xml:space="preserve">PEVuZE5vdGU+PENpdGU+PEF1dGhvcj5LYXJpa8OzPC9BdXRob3I+PFllYXI+MjAwNTwvWWVhcj48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</w:fldData>
        </w:fldChar>
      </w:r>
      <w:r w:rsidR="00291CBB" w:rsidRPr="006E4CFD">
        <w:rPr>
          <w:rStyle w:val="y2iqfc"/>
          <w:rFonts w:ascii="Times New Roman" w:hAnsi="Times New Roman" w:cs="Times New Roman"/>
          <w:color w:val="000000" w:themeColor="text1"/>
        </w:rPr>
        <w:instrText xml:space="preserve"> ADDIN EN.CITE </w:instrText>
      </w:r>
      <w:r w:rsidR="00291CBB" w:rsidRPr="006E4CFD">
        <w:rPr>
          <w:rStyle w:val="y2iqfc"/>
          <w:rFonts w:ascii="Times New Roman" w:hAnsi="Times New Roman" w:cs="Times New Roman"/>
          <w:color w:val="000000" w:themeColor="text1"/>
        </w:rPr>
        <w:fldChar w:fldCharType="begin">
          <w:fldData xml:space="preserve">PEVuZE5vdGU+PENpdGU+PEF1dGhvcj5LYXJpa8OzPC9BdXRob3I+PFllYXI+MjAwNTwvWWVhcj48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</w:fldData>
        </w:fldChar>
      </w:r>
      <w:r w:rsidR="00291CBB" w:rsidRPr="006E4CFD">
        <w:rPr>
          <w:rStyle w:val="y2iqfc"/>
          <w:rFonts w:ascii="Times New Roman" w:hAnsi="Times New Roman" w:cs="Times New Roman"/>
          <w:color w:val="000000" w:themeColor="text1"/>
        </w:rPr>
        <w:instrText xml:space="preserve"> ADDIN EN.CITE.DATA </w:instrText>
      </w:r>
      <w:r w:rsidR="00291CBB" w:rsidRPr="006E4CFD">
        <w:rPr>
          <w:rStyle w:val="y2iqfc"/>
          <w:rFonts w:ascii="Times New Roman" w:hAnsi="Times New Roman" w:cs="Times New Roman"/>
          <w:color w:val="000000" w:themeColor="text1"/>
        </w:rPr>
      </w:r>
      <w:r w:rsidR="00291CBB" w:rsidRPr="006E4CFD">
        <w:rPr>
          <w:rStyle w:val="y2iqfc"/>
          <w:rFonts w:ascii="Times New Roman" w:hAnsi="Times New Roman" w:cs="Times New Roman"/>
          <w:color w:val="000000" w:themeColor="text1"/>
        </w:rPr>
        <w:fldChar w:fldCharType="end"/>
      </w:r>
      <w:r w:rsidRPr="006E4CFD">
        <w:rPr>
          <w:rStyle w:val="y2iqfc"/>
          <w:rFonts w:ascii="Times New Roman" w:hAnsi="Times New Roman" w:cs="Times New Roman"/>
          <w:color w:val="000000" w:themeColor="text1"/>
        </w:rPr>
      </w:r>
      <w:r w:rsidRPr="006E4CFD">
        <w:rPr>
          <w:rStyle w:val="y2iqfc"/>
          <w:rFonts w:ascii="Times New Roman" w:hAnsi="Times New Roman" w:cs="Times New Roman"/>
          <w:color w:val="000000" w:themeColor="text1"/>
        </w:rPr>
        <w:fldChar w:fldCharType="separate"/>
      </w:r>
      <w:r w:rsidR="00291CBB" w:rsidRPr="006E4CFD">
        <w:rPr>
          <w:rStyle w:val="y2iqfc"/>
          <w:rFonts w:ascii="Times New Roman" w:hAnsi="Times New Roman" w:cs="Times New Roman"/>
          <w:noProof/>
          <w:color w:val="000000" w:themeColor="text1"/>
        </w:rPr>
        <w:t>(Karikó</w:t>
      </w:r>
      <w:r w:rsidR="00291CBB" w:rsidRPr="006E4CFD">
        <w:rPr>
          <w:rStyle w:val="y2iqfc"/>
          <w:rFonts w:ascii="Times New Roman" w:hAnsi="Times New Roman" w:cs="Times New Roman"/>
          <w:i/>
          <w:noProof/>
          <w:color w:val="000000" w:themeColor="text1"/>
        </w:rPr>
        <w:t xml:space="preserve"> et al</w:t>
      </w:r>
      <w:r w:rsidR="00291CBB" w:rsidRPr="006E4CFD">
        <w:rPr>
          <w:rStyle w:val="y2iqfc"/>
          <w:rFonts w:ascii="Times New Roman" w:hAnsi="Times New Roman" w:cs="Times New Roman"/>
          <w:noProof/>
          <w:color w:val="000000" w:themeColor="text1"/>
        </w:rPr>
        <w:t>, 2005; Karikó</w:t>
      </w:r>
      <w:r w:rsidR="00291CBB" w:rsidRPr="006E4CFD">
        <w:rPr>
          <w:rStyle w:val="y2iqfc"/>
          <w:rFonts w:ascii="Times New Roman" w:hAnsi="Times New Roman" w:cs="Times New Roman"/>
          <w:i/>
          <w:noProof/>
          <w:color w:val="000000" w:themeColor="text1"/>
        </w:rPr>
        <w:t xml:space="preserve"> et al</w:t>
      </w:r>
      <w:r w:rsidR="00291CBB" w:rsidRPr="006E4CFD">
        <w:rPr>
          <w:rStyle w:val="y2iqfc"/>
          <w:rFonts w:ascii="Times New Roman" w:hAnsi="Times New Roman" w:cs="Times New Roman"/>
          <w:noProof/>
          <w:color w:val="000000" w:themeColor="text1"/>
        </w:rPr>
        <w:t>, 2008)</w:t>
      </w:r>
      <w:r w:rsidRPr="006E4CFD">
        <w:rPr>
          <w:rStyle w:val="y2iqfc"/>
          <w:rFonts w:ascii="Times New Roman" w:hAnsi="Times New Roman" w:cs="Times New Roman"/>
          <w:color w:val="000000" w:themeColor="text1"/>
        </w:rPr>
        <w:fldChar w:fldCharType="end"/>
      </w:r>
      <w:r w:rsidRPr="006E4CFD">
        <w:rPr>
          <w:rStyle w:val="y2iqfc"/>
          <w:rFonts w:ascii="Times New Roman" w:hAnsi="Times New Roman" w:cs="Times New Roman"/>
          <w:color w:val="000000" w:themeColor="text1"/>
        </w:rPr>
        <w:t>.</w:t>
      </w:r>
      <w:r w:rsidR="00022C9B" w:rsidRPr="006E4CFD">
        <w:rPr>
          <w:rStyle w:val="Heading3Char"/>
          <w:rFonts w:ascii="Times New Roman" w:hAnsi="Times New Roman" w:cs="Times New Roman"/>
          <w:color w:val="000000" w:themeColor="text1"/>
        </w:rPr>
        <w:t xml:space="preserve"> </w:t>
      </w:r>
      <w:r w:rsidRPr="006E4CFD">
        <w:rPr>
          <w:rFonts w:ascii="Times New Roman" w:hAnsi="Times New Roman" w:cs="Times New Roman"/>
          <w:color w:val="000000" w:themeColor="text1"/>
        </w:rPr>
        <w:t>RNAs are modified by specific enzymes</w:t>
      </w:r>
      <w:r w:rsidR="008119A5" w:rsidRPr="006E4CFD">
        <w:rPr>
          <w:rFonts w:ascii="Times New Roman" w:hAnsi="Times New Roman" w:cs="Times New Roman"/>
          <w:color w:val="000000" w:themeColor="text1"/>
        </w:rPr>
        <w:t>, and</w:t>
      </w:r>
      <w:r w:rsidRPr="006E4CFD">
        <w:rPr>
          <w:rFonts w:ascii="Times New Roman" w:hAnsi="Times New Roman" w:cs="Times New Roman"/>
          <w:color w:val="000000" w:themeColor="text1"/>
        </w:rPr>
        <w:t xml:space="preserve"> </w:t>
      </w:r>
      <w:r w:rsidR="008119A5" w:rsidRPr="006E4CFD">
        <w:rPr>
          <w:rFonts w:ascii="Times New Roman" w:hAnsi="Times New Roman" w:cs="Times New Roman"/>
          <w:color w:val="000000" w:themeColor="text1"/>
        </w:rPr>
        <w:t>owing</w:t>
      </w:r>
      <w:r w:rsidR="00A20463" w:rsidRPr="006E4CFD">
        <w:rPr>
          <w:rFonts w:ascii="Times New Roman" w:hAnsi="Times New Roman" w:cs="Times New Roman"/>
          <w:color w:val="000000" w:themeColor="text1"/>
        </w:rPr>
        <w:t xml:space="preserve"> </w:t>
      </w:r>
      <w:r w:rsidR="004776E0" w:rsidRPr="006E4CFD">
        <w:rPr>
          <w:rFonts w:ascii="Times New Roman" w:hAnsi="Times New Roman" w:cs="Times New Roman"/>
          <w:color w:val="000000" w:themeColor="text1"/>
        </w:rPr>
        <w:t>to the physiologic</w:t>
      </w:r>
      <w:r w:rsidRPr="006E4CFD">
        <w:rPr>
          <w:rFonts w:ascii="Times New Roman" w:hAnsi="Times New Roman" w:cs="Times New Roman"/>
          <w:color w:val="000000"/>
        </w:rPr>
        <w:t xml:space="preserve"> </w:t>
      </w:r>
      <w:r w:rsidR="00421EEA" w:rsidRPr="006E4CFD">
        <w:rPr>
          <w:rFonts w:ascii="Times New Roman" w:hAnsi="Times New Roman" w:cs="Times New Roman"/>
          <w:color w:val="000000" w:themeColor="text1"/>
        </w:rPr>
        <w:t xml:space="preserve">importance </w:t>
      </w:r>
      <w:r w:rsidR="004776E0" w:rsidRPr="006E4CFD">
        <w:rPr>
          <w:rFonts w:ascii="Times New Roman" w:hAnsi="Times New Roman" w:cs="Times New Roman"/>
          <w:color w:val="000000" w:themeColor="text1"/>
        </w:rPr>
        <w:t xml:space="preserve">of RNA modifications, pathogenic mutations </w:t>
      </w:r>
      <w:r w:rsidR="008119A5" w:rsidRPr="006E4CFD">
        <w:rPr>
          <w:rFonts w:ascii="Times New Roman" w:hAnsi="Times New Roman" w:cs="Times New Roman"/>
          <w:color w:val="000000" w:themeColor="text1"/>
        </w:rPr>
        <w:t>have been identified</w:t>
      </w:r>
      <w:r w:rsidR="004776E0" w:rsidRPr="006E4CFD">
        <w:rPr>
          <w:rFonts w:ascii="Times New Roman" w:hAnsi="Times New Roman" w:cs="Times New Roman"/>
          <w:color w:val="000000" w:themeColor="text1"/>
        </w:rPr>
        <w:t xml:space="preserve"> in a</w:t>
      </w:r>
      <w:r w:rsidR="008119A5" w:rsidRPr="006E4CFD">
        <w:rPr>
          <w:rFonts w:ascii="Times New Roman" w:hAnsi="Times New Roman" w:cs="Times New Roman"/>
          <w:color w:val="000000" w:themeColor="text1"/>
        </w:rPr>
        <w:t>pproximately</w:t>
      </w:r>
      <w:r w:rsidR="004776E0" w:rsidRPr="006E4CFD">
        <w:rPr>
          <w:rFonts w:ascii="Times New Roman" w:hAnsi="Times New Roman" w:cs="Times New Roman"/>
          <w:color w:val="000000" w:themeColor="text1"/>
        </w:rPr>
        <w:t xml:space="preserve"> </w:t>
      </w:r>
      <w:r w:rsidR="00A72CD4" w:rsidRPr="006E4CFD">
        <w:rPr>
          <w:rFonts w:ascii="Times New Roman" w:hAnsi="Times New Roman" w:cs="Times New Roman"/>
          <w:color w:val="000000" w:themeColor="text1"/>
        </w:rPr>
        <w:t xml:space="preserve">40 </w:t>
      </w:r>
      <w:r w:rsidRPr="006E4CFD">
        <w:rPr>
          <w:rFonts w:ascii="Times New Roman" w:hAnsi="Times New Roman" w:cs="Times New Roman"/>
          <w:color w:val="000000" w:themeColor="text1"/>
        </w:rPr>
        <w:t>tRNA modification</w:t>
      </w:r>
      <w:r w:rsidR="004776E0" w:rsidRPr="006E4CFD">
        <w:rPr>
          <w:rFonts w:ascii="Times New Roman" w:hAnsi="Times New Roman" w:cs="Times New Roman"/>
          <w:color w:val="000000" w:themeColor="text1"/>
        </w:rPr>
        <w:t xml:space="preserve"> enzyme</w:t>
      </w:r>
      <w:r w:rsidRPr="006E4CFD">
        <w:rPr>
          <w:rFonts w:ascii="Times New Roman" w:hAnsi="Times New Roman" w:cs="Times New Roman"/>
          <w:color w:val="000000" w:themeColor="text1"/>
        </w:rPr>
        <w:t>s</w:t>
      </w:r>
      <w:r w:rsidR="008119A5" w:rsidRPr="006E4CFD">
        <w:rPr>
          <w:rFonts w:ascii="Times New Roman" w:hAnsi="Times New Roman" w:cs="Times New Roman"/>
          <w:color w:val="000000" w:themeColor="text1"/>
        </w:rPr>
        <w:t>.</w:t>
      </w:r>
      <w:r w:rsidR="001F2209" w:rsidRPr="006E4CFD">
        <w:rPr>
          <w:rFonts w:ascii="Times New Roman" w:hAnsi="Times New Roman" w:cs="Times New Roman"/>
          <w:color w:val="000000" w:themeColor="text1"/>
        </w:rPr>
        <w:t xml:space="preserve"> </w:t>
      </w:r>
      <w:r w:rsidR="008119A5" w:rsidRPr="006E4CFD">
        <w:rPr>
          <w:rFonts w:ascii="Times New Roman" w:hAnsi="Times New Roman" w:cs="Times New Roman"/>
          <w:color w:val="000000" w:themeColor="text1"/>
        </w:rPr>
        <w:t>T</w:t>
      </w:r>
      <w:r w:rsidR="00A25CC0" w:rsidRPr="006E4CFD">
        <w:rPr>
          <w:rFonts w:ascii="Times New Roman" w:hAnsi="Times New Roman" w:cs="Times New Roman"/>
          <w:color w:val="000000" w:themeColor="text1"/>
        </w:rPr>
        <w:t xml:space="preserve">he diseases caused by </w:t>
      </w:r>
      <w:r w:rsidR="008119A5" w:rsidRPr="006E4CFD">
        <w:rPr>
          <w:rFonts w:ascii="Times New Roman" w:hAnsi="Times New Roman" w:cs="Times New Roman"/>
          <w:color w:val="000000" w:themeColor="text1"/>
        </w:rPr>
        <w:t xml:space="preserve">the </w:t>
      </w:r>
      <w:r w:rsidR="00A25CC0" w:rsidRPr="006E4CFD">
        <w:rPr>
          <w:rFonts w:ascii="Times New Roman" w:hAnsi="Times New Roman" w:cs="Times New Roman"/>
          <w:color w:val="000000" w:themeColor="text1"/>
        </w:rPr>
        <w:t xml:space="preserve">loss of tRNA modifications </w:t>
      </w:r>
      <w:r w:rsidR="001F2209" w:rsidRPr="006E4CFD">
        <w:rPr>
          <w:rFonts w:ascii="Times New Roman" w:hAnsi="Times New Roman" w:cs="Times New Roman"/>
          <w:color w:val="000000" w:themeColor="text1"/>
        </w:rPr>
        <w:t xml:space="preserve">are collectively </w:t>
      </w:r>
      <w:r w:rsidR="008119A5" w:rsidRPr="006E4CFD">
        <w:rPr>
          <w:rFonts w:ascii="Times New Roman" w:hAnsi="Times New Roman" w:cs="Times New Roman"/>
          <w:color w:val="000000" w:themeColor="text1"/>
        </w:rPr>
        <w:t>referr</w:t>
      </w:r>
      <w:r w:rsidR="001F2209" w:rsidRPr="006E4CFD">
        <w:rPr>
          <w:rFonts w:ascii="Times New Roman" w:hAnsi="Times New Roman" w:cs="Times New Roman"/>
          <w:color w:val="000000" w:themeColor="text1"/>
        </w:rPr>
        <w:t>ed</w:t>
      </w:r>
      <w:r w:rsidR="008119A5" w:rsidRPr="006E4CFD">
        <w:rPr>
          <w:rFonts w:ascii="Times New Roman" w:hAnsi="Times New Roman" w:cs="Times New Roman"/>
          <w:color w:val="000000" w:themeColor="text1"/>
        </w:rPr>
        <w:t xml:space="preserve"> to as</w:t>
      </w:r>
      <w:r w:rsidR="001F2209" w:rsidRPr="006E4CFD">
        <w:rPr>
          <w:rFonts w:ascii="Times New Roman" w:hAnsi="Times New Roman" w:cs="Times New Roman"/>
          <w:color w:val="000000" w:themeColor="text1"/>
        </w:rPr>
        <w:t xml:space="preserve"> </w:t>
      </w:r>
      <w:r w:rsidR="008119A5" w:rsidRPr="006E4CFD">
        <w:rPr>
          <w:rFonts w:ascii="Times New Roman" w:hAnsi="Times New Roman" w:cs="Times New Roman"/>
          <w:color w:val="000000" w:themeColor="text1"/>
        </w:rPr>
        <w:t>“</w:t>
      </w:r>
      <w:r w:rsidR="001F2209" w:rsidRPr="006E4CFD">
        <w:rPr>
          <w:rFonts w:ascii="Times New Roman" w:hAnsi="Times New Roman" w:cs="Times New Roman"/>
          <w:color w:val="000000" w:themeColor="text1"/>
        </w:rPr>
        <w:t>tRNA modopathies</w:t>
      </w:r>
      <w:r w:rsidR="008119A5"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We </w:t>
      </w:r>
      <w:r w:rsidR="0092654A" w:rsidRPr="006E4CFD">
        <w:rPr>
          <w:rFonts w:ascii="Times New Roman" w:hAnsi="Times New Roman" w:cs="Times New Roman"/>
          <w:color w:val="000000" w:themeColor="text1"/>
        </w:rPr>
        <w:t xml:space="preserve">previously </w:t>
      </w:r>
      <w:r w:rsidRPr="006E4CFD">
        <w:rPr>
          <w:rFonts w:ascii="Times New Roman" w:hAnsi="Times New Roman" w:cs="Times New Roman"/>
          <w:color w:val="000000" w:themeColor="text1"/>
        </w:rPr>
        <w:t>reported th</w:t>
      </w:r>
      <w:r w:rsidR="0059522E" w:rsidRPr="006E4CFD">
        <w:rPr>
          <w:rFonts w:ascii="Times New Roman" w:hAnsi="Times New Roman" w:cs="Times New Roman"/>
          <w:color w:val="000000" w:themeColor="text1"/>
        </w:rPr>
        <w:t xml:space="preserve">e pathogenic mechanisms </w:t>
      </w:r>
      <w:r w:rsidR="008119A5" w:rsidRPr="006E4CFD">
        <w:rPr>
          <w:rFonts w:ascii="Times New Roman" w:hAnsi="Times New Roman" w:cs="Times New Roman"/>
          <w:color w:val="000000" w:themeColor="text1"/>
        </w:rPr>
        <w:t>whereby the</w:t>
      </w:r>
      <w:r w:rsidR="0059522E" w:rsidRPr="006E4CFD">
        <w:rPr>
          <w:rFonts w:ascii="Times New Roman" w:hAnsi="Times New Roman" w:cs="Times New Roman"/>
          <w:color w:val="000000" w:themeColor="text1"/>
        </w:rPr>
        <w:t xml:space="preserve"> loss of</w:t>
      </w:r>
      <w:r w:rsidRPr="006E4CFD">
        <w:rPr>
          <w:rFonts w:ascii="Times New Roman" w:hAnsi="Times New Roman" w:cs="Times New Roman"/>
          <w:color w:val="000000" w:themeColor="text1"/>
        </w:rPr>
        <w:t xml:space="preserve"> </w:t>
      </w:r>
      <w:r w:rsidR="008119A5" w:rsidRPr="006E4CFD">
        <w:rPr>
          <w:rFonts w:ascii="Times New Roman" w:hAnsi="Times New Roman" w:cs="Times New Roman"/>
          <w:color w:val="000000" w:themeColor="text1"/>
        </w:rPr>
        <w:t>specific</w:t>
      </w:r>
      <w:r w:rsidR="0059522E"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tRNA modifications cause</w:t>
      </w:r>
      <w:r w:rsidRPr="006E4CFD">
        <w:rPr>
          <w:rFonts w:ascii="Times New Roman" w:hAnsi="Times New Roman" w:cs="Times New Roman"/>
          <w:color w:val="000000"/>
        </w:rPr>
        <w:t xml:space="preserve"> </w:t>
      </w:r>
      <w:r w:rsidR="008119A5" w:rsidRPr="006E4CFD">
        <w:rPr>
          <w:rFonts w:ascii="Times New Roman" w:hAnsi="Times New Roman" w:cs="Times New Roman"/>
          <w:color w:val="000000" w:themeColor="text1"/>
        </w:rPr>
        <w:t>various</w:t>
      </w:r>
      <w:r w:rsidR="00762251" w:rsidRPr="006E4CFD">
        <w:rPr>
          <w:rFonts w:ascii="Times New Roman" w:hAnsi="Times New Roman" w:cs="Times New Roman"/>
          <w:color w:val="000000" w:themeColor="text1"/>
        </w:rPr>
        <w:t xml:space="preserve"> tRNA mod</w:t>
      </w:r>
      <w:r w:rsidRPr="006E4CFD">
        <w:rPr>
          <w:rFonts w:ascii="Times New Roman" w:hAnsi="Times New Roman" w:cs="Times New Roman"/>
          <w:color w:val="000000"/>
        </w:rPr>
        <w:t>opathies</w:t>
      </w:r>
      <w:r w:rsidR="008119A5" w:rsidRPr="006E4CFD">
        <w:rPr>
          <w:rFonts w:ascii="Times New Roman" w:hAnsi="Times New Roman" w:cs="Times New Roman"/>
          <w:color w:val="000000" w:themeColor="text1"/>
        </w:rPr>
        <w:t>,</w:t>
      </w:r>
      <w:r w:rsidR="00762251" w:rsidRPr="006E4CFD">
        <w:rPr>
          <w:rFonts w:ascii="Times New Roman" w:hAnsi="Times New Roman" w:cs="Times New Roman"/>
          <w:color w:val="000000" w:themeColor="text1"/>
        </w:rPr>
        <w:t xml:space="preserve"> such as </w:t>
      </w:r>
      <w:r w:rsidR="008119A5" w:rsidRPr="006E4CFD">
        <w:rPr>
          <w:rFonts w:ascii="Times New Roman" w:hAnsi="Times New Roman" w:cs="Times New Roman"/>
          <w:color w:val="000000" w:themeColor="text1"/>
        </w:rPr>
        <w:t xml:space="preserve">in </w:t>
      </w:r>
      <w:r w:rsidRPr="006E4CFD">
        <w:rPr>
          <w:rFonts w:ascii="Times New Roman" w:hAnsi="Times New Roman" w:cs="Times New Roman"/>
          <w:color w:val="000000" w:themeColor="text1"/>
        </w:rPr>
        <w:t>type 2 diabetes mellitus</w:t>
      </w:r>
      <w:r w:rsidR="00925390"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fldChar w:fldCharType="begin">
          <w:fldData xml:space="preserve">PEVuZE5vdGU+PENpdGU+PEF1dGhvcj5XZWk8L0F1dGhvcj48WWVhcj4yMDExPC9ZZWFyPjxSZWNO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PEVuZE5vdGU+PENpdGU+PEF1dGhvcj5XZWk8L0F1dGhvcj48WWVhcj4yMDExPC9ZZWFyPjxSZWNO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(Wei</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2011; Zhou</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2014)</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X chromosome-linked </w:t>
      </w:r>
      <w:r w:rsidR="00895BBA" w:rsidRPr="006E4CFD">
        <w:rPr>
          <w:rFonts w:ascii="Times New Roman" w:hAnsi="Times New Roman" w:cs="Times New Roman"/>
          <w:color w:val="000000" w:themeColor="text1"/>
        </w:rPr>
        <w:t>intellectual</w:t>
      </w:r>
      <w:r w:rsidRPr="006E4CFD">
        <w:rPr>
          <w:rFonts w:ascii="Times New Roman" w:hAnsi="Times New Roman" w:cs="Times New Roman"/>
          <w:color w:val="000000" w:themeColor="text1"/>
        </w:rPr>
        <w:t xml:space="preserve"> disability </w:t>
      </w:r>
      <w:r w:rsidRPr="006E4CFD">
        <w:rPr>
          <w:rFonts w:ascii="Times New Roman" w:hAnsi="Times New Roman" w:cs="Times New Roman"/>
          <w:color w:val="000000" w:themeColor="text1"/>
        </w:rPr>
        <w:fldChar w:fldCharType="begin">
          <w:fldData xml:space="preserve">PEVuZE5vdGU+PENpdGU+PEF1dGhvcj5OYWdheW9zaGk8L0F1dGhvcj48WWVhcj4yMDIxPC9ZZWFy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PEVuZE5vdGU+PENpdGU+PEF1dGhvcj5OYWdheW9zaGk8L0F1dGhvcj48WWVhcj4yMDIxPC9ZZWFy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(Nagayoshi</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2021)</w:t>
      </w:r>
      <w:r w:rsidRPr="006E4CFD">
        <w:rPr>
          <w:rFonts w:ascii="Times New Roman" w:hAnsi="Times New Roman" w:cs="Times New Roman"/>
          <w:color w:val="000000" w:themeColor="text1"/>
        </w:rPr>
        <w:fldChar w:fldCharType="end"/>
      </w:r>
      <w:r w:rsidR="0059522E"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w:t>
      </w:r>
      <w:r w:rsidR="00762251" w:rsidRPr="006E4CFD">
        <w:rPr>
          <w:rFonts w:ascii="Times New Roman" w:hAnsi="Times New Roman" w:cs="Times New Roman"/>
          <w:color w:val="000000" w:themeColor="text1"/>
        </w:rPr>
        <w:t>and</w:t>
      </w:r>
      <w:r w:rsidR="0059522E"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 xml:space="preserve">mitochondrial disease </w:t>
      </w:r>
      <w:r w:rsidRPr="006E4CFD">
        <w:rPr>
          <w:rFonts w:ascii="Times New Roman" w:hAnsi="Times New Roman" w:cs="Times New Roman"/>
          <w:color w:val="000000" w:themeColor="text1"/>
        </w:rPr>
        <w:fldChar w:fldCharType="begin">
          <w:fldData xml:space="preserve">PEVuZE5vdGU+PENpdGU+PEF1dGhvcj5NdXJha2FtaTwvQXV0aG9yPjxZZWFyPjIwMjM8L1llYXI+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PEVuZE5vdGU+PENpdGU+PEF1dGhvcj5NdXJha2FtaTwvQXV0aG9yPjxZZWFyPjIwMjM8L1llYXI+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(Ahmad</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2024; Murakami</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2023)</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w:t>
      </w:r>
      <w:r w:rsidR="008119A5" w:rsidRPr="006E4CFD">
        <w:rPr>
          <w:rFonts w:ascii="Times New Roman" w:hAnsi="Times New Roman" w:cs="Times New Roman"/>
          <w:color w:val="000000" w:themeColor="text1"/>
        </w:rPr>
        <w:t>With respect to</w:t>
      </w:r>
      <w:r w:rsidRPr="006E4CFD">
        <w:rPr>
          <w:rFonts w:ascii="Times New Roman" w:hAnsi="Times New Roman" w:cs="Times New Roman"/>
          <w:color w:val="000000" w:themeColor="text1"/>
        </w:rPr>
        <w:t xml:space="preserve"> nephrology, Galloway</w:t>
      </w:r>
      <w:r w:rsidR="008119A5"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Mowat syndrome is a genetic </w:t>
      </w:r>
      <w:r w:rsidR="00895BBA" w:rsidRPr="006E4CFD">
        <w:rPr>
          <w:rFonts w:ascii="Times New Roman" w:hAnsi="Times New Roman" w:cs="Times New Roman"/>
          <w:color w:val="000000" w:themeColor="text1"/>
        </w:rPr>
        <w:t>disease</w:t>
      </w:r>
      <w:r w:rsidRPr="006E4CFD">
        <w:rPr>
          <w:rFonts w:ascii="Times New Roman" w:hAnsi="Times New Roman" w:cs="Times New Roman"/>
          <w:color w:val="000000" w:themeColor="text1"/>
        </w:rPr>
        <w:t xml:space="preserve"> that causes microcephaly and massive albuminuria in early childhood</w:t>
      </w:r>
      <w:r w:rsidR="008119A5"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w:t>
      </w:r>
      <w:r w:rsidR="00895BBA" w:rsidRPr="006E4CFD">
        <w:rPr>
          <w:rFonts w:ascii="Times New Roman" w:hAnsi="Times New Roman" w:cs="Times New Roman"/>
          <w:color w:val="000000" w:themeColor="text1"/>
        </w:rPr>
        <w:t xml:space="preserve">and </w:t>
      </w:r>
      <w:r w:rsidR="00E35CEA" w:rsidRPr="006E4CFD">
        <w:rPr>
          <w:rFonts w:ascii="Times New Roman" w:hAnsi="Times New Roman" w:cs="Times New Roman"/>
          <w:color w:val="000000" w:themeColor="text1"/>
        </w:rPr>
        <w:t xml:space="preserve">also </w:t>
      </w:r>
      <w:r w:rsidRPr="006E4CFD">
        <w:rPr>
          <w:rFonts w:ascii="Times New Roman" w:hAnsi="Times New Roman" w:cs="Times New Roman"/>
          <w:color w:val="000000" w:themeColor="text1"/>
        </w:rPr>
        <w:t>lead</w:t>
      </w:r>
      <w:r w:rsidR="00895BBA" w:rsidRPr="006E4CFD">
        <w:rPr>
          <w:rFonts w:ascii="Times New Roman" w:hAnsi="Times New Roman" w:cs="Times New Roman"/>
          <w:color w:val="000000" w:themeColor="text1"/>
        </w:rPr>
        <w:t>s</w:t>
      </w:r>
      <w:r w:rsidRPr="006E4CFD">
        <w:rPr>
          <w:rFonts w:ascii="Times New Roman" w:hAnsi="Times New Roman" w:cs="Times New Roman"/>
          <w:color w:val="000000" w:themeColor="text1"/>
        </w:rPr>
        <w:t xml:space="preserve"> to ESKD. This syndrome </w:t>
      </w:r>
      <w:r w:rsidR="00B83D76" w:rsidRPr="006E4CFD">
        <w:rPr>
          <w:rFonts w:ascii="Times New Roman" w:hAnsi="Times New Roman" w:cs="Times New Roman"/>
          <w:color w:val="000000" w:themeColor="text1"/>
        </w:rPr>
        <w:t xml:space="preserve">is caused by </w:t>
      </w:r>
      <w:r w:rsidRPr="006E4CFD">
        <w:rPr>
          <w:rFonts w:ascii="Times New Roman" w:hAnsi="Times New Roman" w:cs="Times New Roman"/>
          <w:color w:val="000000" w:themeColor="text1"/>
        </w:rPr>
        <w:t xml:space="preserve">mutations in the </w:t>
      </w:r>
      <w:r w:rsidRPr="006E4CFD">
        <w:rPr>
          <w:rFonts w:ascii="Times New Roman" w:hAnsi="Times New Roman" w:cs="Times New Roman"/>
          <w:i/>
          <w:iCs/>
          <w:color w:val="000000" w:themeColor="text1"/>
        </w:rPr>
        <w:t xml:space="preserve">WDR4 </w:t>
      </w:r>
      <w:r w:rsidRPr="006E4CFD">
        <w:rPr>
          <w:rFonts w:ascii="Times New Roman" w:hAnsi="Times New Roman" w:cs="Times New Roman"/>
          <w:color w:val="000000" w:themeColor="text1"/>
        </w:rPr>
        <w:t>(</w:t>
      </w:r>
      <w:r w:rsidRPr="006E4CFD">
        <w:rPr>
          <w:rFonts w:ascii="Times New Roman" w:hAnsi="Times New Roman" w:cs="Times New Roman"/>
          <w:i/>
          <w:color w:val="000000" w:themeColor="text1"/>
        </w:rPr>
        <w:t>WD repeat domain 4</w:t>
      </w:r>
      <w:r w:rsidRPr="006E4CFD">
        <w:rPr>
          <w:rFonts w:ascii="Times New Roman" w:hAnsi="Times New Roman" w:cs="Times New Roman"/>
          <w:color w:val="000000" w:themeColor="text1"/>
        </w:rPr>
        <w:t>) gene</w:t>
      </w:r>
      <w:r w:rsidR="008119A5" w:rsidRPr="006E4CFD">
        <w:rPr>
          <w:rFonts w:ascii="Times New Roman" w:hAnsi="Times New Roman" w:cs="Times New Roman"/>
          <w:color w:val="000000" w:themeColor="text1"/>
        </w:rPr>
        <w:t>, which</w:t>
      </w:r>
      <w:r w:rsidRPr="006E4CFD">
        <w:rPr>
          <w:rFonts w:ascii="Times New Roman" w:hAnsi="Times New Roman" w:cs="Times New Roman"/>
          <w:color w:val="000000" w:themeColor="text1"/>
        </w:rPr>
        <w:t xml:space="preserve"> encod</w:t>
      </w:r>
      <w:r w:rsidR="008119A5" w:rsidRPr="006E4CFD">
        <w:rPr>
          <w:rFonts w:ascii="Times New Roman" w:hAnsi="Times New Roman" w:cs="Times New Roman"/>
          <w:color w:val="000000" w:themeColor="text1"/>
        </w:rPr>
        <w:t>es</w:t>
      </w:r>
      <w:r w:rsidRPr="006E4CFD">
        <w:rPr>
          <w:rFonts w:ascii="Times New Roman" w:hAnsi="Times New Roman" w:cs="Times New Roman"/>
          <w:color w:val="000000" w:themeColor="text1"/>
        </w:rPr>
        <w:t xml:space="preserve"> </w:t>
      </w:r>
      <w:r w:rsidR="00B36E52" w:rsidRPr="006E4CFD">
        <w:rPr>
          <w:rFonts w:ascii="Times New Roman" w:hAnsi="Times New Roman" w:cs="Times New Roman"/>
          <w:color w:val="000000" w:themeColor="text1"/>
        </w:rPr>
        <w:t xml:space="preserve">a subunit of </w:t>
      </w:r>
      <w:r w:rsidRPr="006E4CFD">
        <w:rPr>
          <w:rFonts w:ascii="Times New Roman" w:hAnsi="Times New Roman" w:cs="Times New Roman"/>
          <w:color w:val="000000" w:themeColor="text1"/>
        </w:rPr>
        <w:t>the tRNA guanine-</w:t>
      </w:r>
      <w:r w:rsidRPr="006E4CFD">
        <w:rPr>
          <w:rFonts w:ascii="Times New Roman" w:hAnsi="Times New Roman" w:cs="Times New Roman"/>
          <w:i/>
          <w:iCs/>
          <w:color w:val="000000" w:themeColor="text1"/>
        </w:rPr>
        <w:t>N</w:t>
      </w:r>
      <w:r w:rsidRPr="006E4CFD">
        <w:rPr>
          <w:rFonts w:ascii="Times New Roman" w:hAnsi="Times New Roman" w:cs="Times New Roman"/>
          <w:color w:val="000000" w:themeColor="text1"/>
          <w:vertAlign w:val="superscript"/>
        </w:rPr>
        <w:t>7</w:t>
      </w:r>
      <w:r w:rsidRPr="006E4CFD">
        <w:rPr>
          <w:rFonts w:ascii="Times New Roman" w:hAnsi="Times New Roman" w:cs="Times New Roman"/>
          <w:color w:val="000000" w:themeColor="text1"/>
        </w:rPr>
        <w:t xml:space="preserve">-methyltransferase </w:t>
      </w:r>
      <w:r w:rsidRPr="006E4CFD">
        <w:rPr>
          <w:rFonts w:ascii="Times New Roman" w:hAnsi="Times New Roman" w:cs="Times New Roman"/>
          <w:color w:val="000000" w:themeColor="text1"/>
        </w:rPr>
        <w:fldChar w:fldCharType="begin">
          <w:fldData xml:space="preserve">PEVuZE5vdGU+PENpdGU+PEF1dGhvcj5CcmF1bjwvQXV0aG9yPjxZZWFyPjIwMTg8L1llYXI+PFJl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==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PEVuZE5vdGU+PENpdGU+PEF1dGhvcj5CcmF1bjwvQXV0aG9yPjxZZWFyPjIwMTg8L1llYXI+PFJl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==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(Braun</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2018)</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or </w:t>
      </w:r>
      <w:r w:rsidR="00615EDA" w:rsidRPr="006E4CFD">
        <w:rPr>
          <w:rFonts w:ascii="Times New Roman" w:hAnsi="Times New Roman" w:cs="Times New Roman"/>
          <w:color w:val="000000" w:themeColor="text1"/>
        </w:rPr>
        <w:t xml:space="preserve">mutations in </w:t>
      </w:r>
      <w:r w:rsidR="00762251" w:rsidRPr="006E4CFD">
        <w:rPr>
          <w:rFonts w:ascii="Times New Roman" w:hAnsi="Times New Roman" w:cs="Times New Roman"/>
          <w:color w:val="000000" w:themeColor="text1"/>
        </w:rPr>
        <w:t>the</w:t>
      </w:r>
      <w:r w:rsidR="00B83D76" w:rsidRPr="006E4CFD">
        <w:rPr>
          <w:rFonts w:ascii="Times New Roman" w:hAnsi="Times New Roman" w:cs="Times New Roman"/>
          <w:color w:val="000000" w:themeColor="text1"/>
        </w:rPr>
        <w:t xml:space="preserve"> </w:t>
      </w:r>
      <w:r w:rsidR="008538CC" w:rsidRPr="006E4CFD">
        <w:rPr>
          <w:rFonts w:ascii="Times New Roman" w:hAnsi="Times New Roman" w:cs="Times New Roman"/>
          <w:color w:val="000000" w:themeColor="text1"/>
        </w:rPr>
        <w:t>gene</w:t>
      </w:r>
      <w:r w:rsidR="00B83D76" w:rsidRPr="006E4CFD">
        <w:rPr>
          <w:rFonts w:ascii="Times New Roman" w:hAnsi="Times New Roman" w:cs="Times New Roman"/>
          <w:color w:val="000000" w:themeColor="text1"/>
        </w:rPr>
        <w:t>s encoding components of</w:t>
      </w:r>
      <w:r w:rsidR="00B83D76" w:rsidRPr="006E4CFD">
        <w:rPr>
          <w:rFonts w:ascii="Times New Roman" w:hAnsi="Times New Roman" w:cs="Times New Roman"/>
          <w:i/>
          <w:iCs/>
          <w:color w:val="FF0000"/>
        </w:rPr>
        <w:t xml:space="preserve"> </w:t>
      </w:r>
      <w:r w:rsidR="008119A5" w:rsidRPr="006E4CFD">
        <w:rPr>
          <w:rFonts w:ascii="Times New Roman" w:hAnsi="Times New Roman" w:cs="Times New Roman"/>
        </w:rPr>
        <w:t>the Kinase, Endopeptidase, and Other Proteins of Small size (</w:t>
      </w:r>
      <w:r w:rsidR="00B83D76" w:rsidRPr="006E4CFD">
        <w:rPr>
          <w:rFonts w:ascii="Times New Roman" w:hAnsi="Times New Roman" w:cs="Times New Roman"/>
          <w:color w:val="000000" w:themeColor="text1"/>
        </w:rPr>
        <w:t>KEOPS</w:t>
      </w:r>
      <w:r w:rsidR="008119A5" w:rsidRPr="006E4CFD">
        <w:rPr>
          <w:rFonts w:ascii="Times New Roman" w:hAnsi="Times New Roman" w:cs="Times New Roman"/>
          <w:color w:val="000000" w:themeColor="text1"/>
        </w:rPr>
        <w:t>)</w:t>
      </w:r>
      <w:r w:rsidR="00B83D76" w:rsidRPr="006E4CFD">
        <w:rPr>
          <w:rFonts w:ascii="Times New Roman" w:hAnsi="Times New Roman" w:cs="Times New Roman"/>
          <w:color w:val="000000" w:themeColor="text1"/>
        </w:rPr>
        <w:t xml:space="preserve"> complex (</w:t>
      </w:r>
      <w:r w:rsidR="008119A5" w:rsidRPr="006E4CFD">
        <w:rPr>
          <w:rFonts w:ascii="Times New Roman" w:hAnsi="Times New Roman" w:cs="Times New Roman"/>
          <w:color w:val="000000" w:themeColor="text1"/>
        </w:rPr>
        <w:t xml:space="preserve">encoded by </w:t>
      </w:r>
      <w:r w:rsidR="00B83D76" w:rsidRPr="006E4CFD">
        <w:rPr>
          <w:rFonts w:ascii="Times New Roman" w:hAnsi="Times New Roman" w:cs="Times New Roman"/>
          <w:i/>
          <w:color w:val="000000" w:themeColor="text1"/>
        </w:rPr>
        <w:t>YRDC</w:t>
      </w:r>
      <w:r w:rsidR="00B83D76" w:rsidRPr="006E4CFD">
        <w:rPr>
          <w:rFonts w:ascii="Times New Roman" w:hAnsi="Times New Roman" w:cs="Times New Roman"/>
          <w:color w:val="000000" w:themeColor="text1"/>
        </w:rPr>
        <w:t xml:space="preserve">, </w:t>
      </w:r>
      <w:r w:rsidR="00B83D76" w:rsidRPr="006E4CFD">
        <w:rPr>
          <w:rFonts w:ascii="Times New Roman" w:hAnsi="Times New Roman" w:cs="Times New Roman"/>
          <w:i/>
          <w:color w:val="000000" w:themeColor="text1"/>
        </w:rPr>
        <w:t>OSGEP</w:t>
      </w:r>
      <w:r w:rsidR="00B83D76" w:rsidRPr="006E4CFD">
        <w:rPr>
          <w:rFonts w:ascii="Times New Roman" w:hAnsi="Times New Roman" w:cs="Times New Roman"/>
          <w:color w:val="000000" w:themeColor="text1"/>
        </w:rPr>
        <w:t xml:space="preserve">, </w:t>
      </w:r>
      <w:r w:rsidR="00B83D76" w:rsidRPr="006E4CFD">
        <w:rPr>
          <w:rFonts w:ascii="Times New Roman" w:hAnsi="Times New Roman" w:cs="Times New Roman"/>
          <w:i/>
          <w:color w:val="000000" w:themeColor="text1"/>
        </w:rPr>
        <w:t>TPRKB</w:t>
      </w:r>
      <w:r w:rsidR="00B83D76" w:rsidRPr="006E4CFD">
        <w:rPr>
          <w:rFonts w:ascii="Times New Roman" w:hAnsi="Times New Roman" w:cs="Times New Roman"/>
          <w:color w:val="000000" w:themeColor="text1"/>
        </w:rPr>
        <w:t xml:space="preserve">, </w:t>
      </w:r>
      <w:r w:rsidR="00B83D76" w:rsidRPr="006E4CFD">
        <w:rPr>
          <w:rFonts w:ascii="Times New Roman" w:hAnsi="Times New Roman" w:cs="Times New Roman"/>
          <w:i/>
          <w:color w:val="000000" w:themeColor="text1"/>
        </w:rPr>
        <w:t>TP53RK</w:t>
      </w:r>
      <w:r w:rsidR="00B83D76" w:rsidRPr="006E4CFD">
        <w:rPr>
          <w:rFonts w:ascii="Times New Roman" w:hAnsi="Times New Roman" w:cs="Times New Roman"/>
          <w:color w:val="000000" w:themeColor="text1"/>
        </w:rPr>
        <w:t xml:space="preserve">, </w:t>
      </w:r>
      <w:r w:rsidR="00B83D76" w:rsidRPr="006E4CFD">
        <w:rPr>
          <w:rFonts w:ascii="Times New Roman" w:hAnsi="Times New Roman" w:cs="Times New Roman"/>
          <w:i/>
          <w:color w:val="000000" w:themeColor="text1"/>
        </w:rPr>
        <w:t>LAGE3</w:t>
      </w:r>
      <w:r w:rsidR="00B83D76" w:rsidRPr="006E4CFD">
        <w:rPr>
          <w:rFonts w:ascii="Times New Roman" w:hAnsi="Times New Roman" w:cs="Times New Roman"/>
          <w:color w:val="000000" w:themeColor="text1"/>
        </w:rPr>
        <w:t xml:space="preserve">, and </w:t>
      </w:r>
      <w:r w:rsidR="00B83D76" w:rsidRPr="006E4CFD">
        <w:rPr>
          <w:rFonts w:ascii="Times New Roman" w:hAnsi="Times New Roman" w:cs="Times New Roman"/>
          <w:i/>
          <w:color w:val="000000" w:themeColor="text1"/>
        </w:rPr>
        <w:t>GON7</w:t>
      </w:r>
      <w:r w:rsidR="00B83D76" w:rsidRPr="006E4CFD">
        <w:rPr>
          <w:rFonts w:ascii="Times New Roman" w:hAnsi="Times New Roman" w:cs="Times New Roman"/>
          <w:color w:val="000000" w:themeColor="text1"/>
        </w:rPr>
        <w:t>)</w:t>
      </w:r>
      <w:r w:rsidR="008119A5" w:rsidRPr="006E4CFD">
        <w:rPr>
          <w:rFonts w:ascii="Times New Roman" w:hAnsi="Times New Roman" w:cs="Times New Roman"/>
          <w:color w:val="000000" w:themeColor="text1"/>
        </w:rPr>
        <w:t>,</w:t>
      </w:r>
      <w:r w:rsidR="00B83D76"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which modif</w:t>
      </w:r>
      <w:r w:rsidR="008538CC" w:rsidRPr="006E4CFD">
        <w:rPr>
          <w:rFonts w:ascii="Times New Roman" w:hAnsi="Times New Roman" w:cs="Times New Roman"/>
          <w:color w:val="000000" w:themeColor="text1"/>
        </w:rPr>
        <w:t>ies</w:t>
      </w:r>
      <w:r w:rsidRPr="006E4CFD">
        <w:rPr>
          <w:rFonts w:ascii="Times New Roman" w:hAnsi="Times New Roman" w:cs="Times New Roman"/>
          <w:color w:val="000000" w:themeColor="text1"/>
        </w:rPr>
        <w:t xml:space="preserve"> adenosine at position 37 </w:t>
      </w:r>
      <w:r w:rsidR="00B83D76" w:rsidRPr="006E4CFD">
        <w:rPr>
          <w:rFonts w:ascii="Times New Roman" w:hAnsi="Times New Roman" w:cs="Times New Roman"/>
          <w:color w:val="000000" w:themeColor="text1"/>
        </w:rPr>
        <w:t xml:space="preserve">of tRNA </w:t>
      </w:r>
      <w:r w:rsidRPr="006E4CFD">
        <w:rPr>
          <w:rFonts w:ascii="Times New Roman" w:hAnsi="Times New Roman" w:cs="Times New Roman"/>
          <w:color w:val="000000" w:themeColor="text1"/>
        </w:rPr>
        <w:t xml:space="preserve">to </w:t>
      </w:r>
      <w:r w:rsidRPr="006E4CFD">
        <w:rPr>
          <w:rFonts w:ascii="Times New Roman" w:hAnsi="Times New Roman" w:cs="Times New Roman"/>
          <w:i/>
          <w:iCs/>
          <w:color w:val="000000" w:themeColor="text1"/>
        </w:rPr>
        <w:t>N</w:t>
      </w:r>
      <w:r w:rsidRPr="006E4CFD">
        <w:rPr>
          <w:rFonts w:ascii="Times New Roman" w:hAnsi="Times New Roman" w:cs="Times New Roman"/>
          <w:color w:val="000000" w:themeColor="text1"/>
          <w:vertAlign w:val="superscript"/>
        </w:rPr>
        <w:t>6</w:t>
      </w:r>
      <w:r w:rsidRPr="006E4CFD">
        <w:rPr>
          <w:rFonts w:ascii="Times New Roman" w:hAnsi="Times New Roman" w:cs="Times New Roman"/>
          <w:color w:val="000000" w:themeColor="text1"/>
        </w:rPr>
        <w:t>-threonylcarbamoyladenosine (</w:t>
      </w:r>
      <w:r w:rsidRPr="0027147D">
        <w:rPr>
          <w:rFonts w:ascii="Times New Roman" w:hAnsi="Times New Roman" w:cs="Times New Roman"/>
          <w:color w:val="000000" w:themeColor="text1"/>
        </w:rPr>
        <w:t>t</w:t>
      </w:r>
      <w:r w:rsidRPr="0027147D">
        <w:rPr>
          <w:rFonts w:ascii="Times New Roman" w:hAnsi="Times New Roman" w:cs="Times New Roman"/>
          <w:color w:val="000000" w:themeColor="text1"/>
          <w:vertAlign w:val="superscript"/>
        </w:rPr>
        <w:t>6</w:t>
      </w:r>
      <w:r w:rsidRPr="0027147D">
        <w:rPr>
          <w:rFonts w:ascii="Times New Roman" w:hAnsi="Times New Roman" w:cs="Times New Roman"/>
          <w:color w:val="000000" w:themeColor="text1"/>
        </w:rPr>
        <w:t>A</w:t>
      </w:r>
      <w:r w:rsidR="008119A5" w:rsidRPr="0027147D">
        <w:rPr>
          <w:rFonts w:ascii="Times New Roman" w:hAnsi="Times New Roman" w:cs="Times New Roman"/>
          <w:color w:val="000000" w:themeColor="text1"/>
        </w:rPr>
        <w:t>;</w:t>
      </w:r>
      <w:r w:rsidR="00762251" w:rsidRPr="0027147D">
        <w:rPr>
          <w:rFonts w:ascii="Times New Roman" w:hAnsi="Times New Roman" w:cs="Times New Roman"/>
          <w:color w:val="000000" w:themeColor="text1"/>
        </w:rPr>
        <w:t xml:space="preserve"> </w:t>
      </w:r>
      <w:r w:rsidR="00CB0F0E" w:rsidRPr="0027147D">
        <w:rPr>
          <w:rFonts w:ascii="Times New Roman" w:hAnsi="Times New Roman" w:cs="Times New Roman"/>
          <w:color w:val="000000" w:themeColor="text1"/>
        </w:rPr>
        <w:t xml:space="preserve">Fig. </w:t>
      </w:r>
      <w:r w:rsidR="00D84361" w:rsidRPr="0027147D">
        <w:rPr>
          <w:rFonts w:ascii="Times New Roman" w:hAnsi="Times New Roman" w:cs="Times New Roman"/>
          <w:color w:val="000000" w:themeColor="text1"/>
        </w:rPr>
        <w:t>EV1A</w:t>
      </w:r>
      <w:r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fldChar w:fldCharType="begin">
          <w:fldData xml:space="preserve">PEVuZE5vdGU+PENpdGU+PEF1dGhvcj5CcmF1bjwvQXV0aG9yPjxZZWFyPjIwMTc8L1llYXI+PFJl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PEVuZE5vdGU+PENpdGU+PEF1dGhvcj5CcmF1bjwvQXV0aG9yPjxZZWFyPjIwMTc8L1llYXI+PFJl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(Arrondel</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2019; Beenstock</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2020; Braun</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2017)</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However, </w:t>
      </w:r>
      <w:r w:rsidR="00B14725" w:rsidRPr="006E4CFD">
        <w:rPr>
          <w:rFonts w:ascii="Times New Roman" w:hAnsi="Times New Roman" w:cs="Times New Roman"/>
          <w:color w:val="000000" w:themeColor="text1"/>
        </w:rPr>
        <w:t>because Galloway</w:t>
      </w:r>
      <w:r w:rsidR="008119A5" w:rsidRPr="006E4CFD">
        <w:rPr>
          <w:rFonts w:ascii="Times New Roman" w:hAnsi="Times New Roman" w:cs="Times New Roman"/>
          <w:color w:val="000000" w:themeColor="text1"/>
        </w:rPr>
        <w:t>–</w:t>
      </w:r>
      <w:r w:rsidR="00B14725" w:rsidRPr="006E4CFD">
        <w:rPr>
          <w:rFonts w:ascii="Times New Roman" w:hAnsi="Times New Roman" w:cs="Times New Roman"/>
          <w:color w:val="000000" w:themeColor="text1"/>
        </w:rPr>
        <w:t xml:space="preserve">Mowat syndrome also </w:t>
      </w:r>
      <w:r w:rsidR="008119A5" w:rsidRPr="006E4CFD">
        <w:rPr>
          <w:rFonts w:ascii="Times New Roman" w:hAnsi="Times New Roman" w:cs="Times New Roman"/>
          <w:color w:val="000000" w:themeColor="text1"/>
        </w:rPr>
        <w:t>involve</w:t>
      </w:r>
      <w:r w:rsidR="00B14725" w:rsidRPr="006E4CFD">
        <w:rPr>
          <w:rFonts w:ascii="Times New Roman" w:hAnsi="Times New Roman" w:cs="Times New Roman"/>
          <w:color w:val="000000" w:themeColor="text1"/>
        </w:rPr>
        <w:t xml:space="preserve">s brain </w:t>
      </w:r>
      <w:r w:rsidR="008119A5" w:rsidRPr="006E4CFD">
        <w:rPr>
          <w:rFonts w:ascii="Times New Roman" w:hAnsi="Times New Roman" w:cs="Times New Roman"/>
          <w:color w:val="000000" w:themeColor="text1"/>
        </w:rPr>
        <w:t>abnormalitie</w:t>
      </w:r>
      <w:r w:rsidR="00B14725" w:rsidRPr="006E4CFD">
        <w:rPr>
          <w:rFonts w:ascii="Times New Roman" w:hAnsi="Times New Roman" w:cs="Times New Roman"/>
          <w:color w:val="000000" w:themeColor="text1"/>
        </w:rPr>
        <w:t>s</w:t>
      </w:r>
      <w:r w:rsidR="008119A5" w:rsidRPr="006E4CFD">
        <w:rPr>
          <w:rFonts w:ascii="Times New Roman" w:hAnsi="Times New Roman" w:cs="Times New Roman"/>
          <w:color w:val="000000" w:themeColor="text1"/>
        </w:rPr>
        <w:t>,</w:t>
      </w:r>
      <w:r w:rsidR="00B14725" w:rsidRPr="006E4CFD">
        <w:rPr>
          <w:rFonts w:ascii="Times New Roman" w:hAnsi="Times New Roman" w:cs="Times New Roman"/>
          <w:color w:val="000000" w:themeColor="text1"/>
        </w:rPr>
        <w:t xml:space="preserve"> such as microcephaly and intellectual disability, </w:t>
      </w:r>
      <w:r w:rsidR="008119A5" w:rsidRPr="006E4CFD">
        <w:rPr>
          <w:rFonts w:ascii="Times New Roman" w:hAnsi="Times New Roman" w:cs="Times New Roman"/>
          <w:color w:val="000000" w:themeColor="text1"/>
        </w:rPr>
        <w:t xml:space="preserve">it is unclear </w:t>
      </w:r>
      <w:r w:rsidR="00B14725" w:rsidRPr="006E4CFD">
        <w:rPr>
          <w:rFonts w:ascii="Times New Roman" w:hAnsi="Times New Roman" w:cs="Times New Roman"/>
          <w:color w:val="000000" w:themeColor="text1"/>
        </w:rPr>
        <w:t xml:space="preserve">whether </w:t>
      </w:r>
      <w:r w:rsidR="008538CC" w:rsidRPr="006E4CFD">
        <w:rPr>
          <w:rFonts w:ascii="Times New Roman" w:hAnsi="Times New Roman" w:cs="Times New Roman"/>
          <w:color w:val="000000" w:themeColor="text1"/>
        </w:rPr>
        <w:t xml:space="preserve">the </w:t>
      </w:r>
      <w:r w:rsidRPr="006E4CFD">
        <w:rPr>
          <w:rFonts w:ascii="Times New Roman" w:hAnsi="Times New Roman" w:cs="Times New Roman"/>
          <w:color w:val="000000" w:themeColor="text1"/>
        </w:rPr>
        <w:t xml:space="preserve">deficits in tRNA modification </w:t>
      </w:r>
      <w:r w:rsidR="003F3168" w:rsidRPr="006E4CFD">
        <w:rPr>
          <w:rFonts w:ascii="Times New Roman" w:hAnsi="Times New Roman" w:cs="Times New Roman"/>
          <w:color w:val="000000" w:themeColor="text1"/>
        </w:rPr>
        <w:t xml:space="preserve">directly </w:t>
      </w:r>
      <w:r w:rsidR="00211D76" w:rsidRPr="006E4CFD">
        <w:rPr>
          <w:rFonts w:ascii="Times New Roman" w:hAnsi="Times New Roman" w:cs="Times New Roman"/>
          <w:color w:val="000000" w:themeColor="text1"/>
        </w:rPr>
        <w:t xml:space="preserve">cause </w:t>
      </w:r>
      <w:r w:rsidR="003F3168" w:rsidRPr="006E4CFD">
        <w:rPr>
          <w:rFonts w:ascii="Times New Roman" w:hAnsi="Times New Roman" w:cs="Times New Roman"/>
          <w:color w:val="000000" w:themeColor="text1"/>
        </w:rPr>
        <w:t xml:space="preserve">kidney </w:t>
      </w:r>
      <w:r w:rsidR="00211D76" w:rsidRPr="006E4CFD">
        <w:rPr>
          <w:rFonts w:ascii="Times New Roman" w:hAnsi="Times New Roman" w:cs="Times New Roman"/>
          <w:color w:val="000000" w:themeColor="text1"/>
        </w:rPr>
        <w:t xml:space="preserve">disorders </w:t>
      </w:r>
      <w:r w:rsidR="003F3168" w:rsidRPr="006E4CFD">
        <w:rPr>
          <w:rFonts w:ascii="Times New Roman" w:hAnsi="Times New Roman" w:cs="Times New Roman"/>
          <w:color w:val="000000" w:themeColor="text1"/>
        </w:rPr>
        <w:t>or indirectly impair kidney</w:t>
      </w:r>
      <w:r w:rsidR="008119A5" w:rsidRPr="006E4CFD">
        <w:rPr>
          <w:rFonts w:ascii="Times New Roman" w:hAnsi="Times New Roman" w:cs="Times New Roman"/>
          <w:color w:val="000000" w:themeColor="text1"/>
        </w:rPr>
        <w:t xml:space="preserve"> function</w:t>
      </w:r>
      <w:r w:rsidR="003F3168" w:rsidRPr="006E4CFD">
        <w:rPr>
          <w:rFonts w:ascii="Times New Roman" w:hAnsi="Times New Roman" w:cs="Times New Roman"/>
          <w:color w:val="000000" w:themeColor="text1"/>
        </w:rPr>
        <w:t xml:space="preserve"> </w:t>
      </w:r>
      <w:r w:rsidR="003F3168" w:rsidRPr="006E4CFD">
        <w:rPr>
          <w:rFonts w:ascii="Times New Roman" w:hAnsi="Times New Roman" w:cs="Times New Roman"/>
          <w:i/>
          <w:iCs/>
          <w:color w:val="000000" w:themeColor="text1"/>
        </w:rPr>
        <w:t>via</w:t>
      </w:r>
      <w:r w:rsidR="003F3168" w:rsidRPr="006E4CFD">
        <w:rPr>
          <w:rFonts w:ascii="Times New Roman" w:hAnsi="Times New Roman" w:cs="Times New Roman"/>
          <w:color w:val="000000" w:themeColor="text1"/>
        </w:rPr>
        <w:t xml:space="preserve"> dysfunction </w:t>
      </w:r>
      <w:r w:rsidR="008119A5" w:rsidRPr="006E4CFD">
        <w:rPr>
          <w:rFonts w:ascii="Times New Roman" w:hAnsi="Times New Roman" w:cs="Times New Roman"/>
          <w:color w:val="000000" w:themeColor="text1"/>
        </w:rPr>
        <w:t>in</w:t>
      </w:r>
      <w:r w:rsidR="003F3168" w:rsidRPr="006E4CFD">
        <w:rPr>
          <w:rFonts w:ascii="Times New Roman" w:hAnsi="Times New Roman" w:cs="Times New Roman"/>
          <w:color w:val="000000" w:themeColor="text1"/>
        </w:rPr>
        <w:t xml:space="preserve"> other organs</w:t>
      </w:r>
      <w:r w:rsidRPr="006E4CFD">
        <w:rPr>
          <w:rFonts w:ascii="Times New Roman" w:hAnsi="Times New Roman" w:cs="Times New Roman"/>
          <w:color w:val="000000" w:themeColor="text1"/>
        </w:rPr>
        <w:t>.</w:t>
      </w:r>
    </w:p>
    <w:p w14:paraId="24E1B470" w14:textId="69601AEA" w:rsidR="00873108" w:rsidRPr="006E4CFD" w:rsidRDefault="00833659" w:rsidP="00C64C57">
      <w:pPr>
        <w:spacing w:line="360" w:lineRule="auto"/>
        <w:ind w:firstLine="840"/>
        <w:rPr>
          <w:rFonts w:ascii="Times New Roman" w:hAnsi="Times New Roman" w:cs="Times New Roman"/>
          <w:color w:val="000000" w:themeColor="text1"/>
        </w:rPr>
      </w:pPr>
      <w:r w:rsidRPr="006E4CFD">
        <w:rPr>
          <w:rFonts w:ascii="Times New Roman" w:hAnsi="Times New Roman" w:cs="Times New Roman"/>
          <w:iCs/>
          <w:color w:val="000000" w:themeColor="text1"/>
        </w:rPr>
        <w:t xml:space="preserve">Large genome-wide association studies have shown that </w:t>
      </w:r>
      <w:r w:rsidR="00D81396" w:rsidRPr="006E4CFD">
        <w:rPr>
          <w:rFonts w:ascii="Times New Roman" w:hAnsi="Times New Roman" w:cs="Times New Roman"/>
          <w:iCs/>
          <w:color w:val="000000" w:themeColor="text1"/>
        </w:rPr>
        <w:t>SNPs in</w:t>
      </w:r>
      <w:r w:rsidR="00931A05" w:rsidRPr="006E4CFD">
        <w:rPr>
          <w:rFonts w:ascii="Times New Roman" w:hAnsi="Times New Roman" w:cs="Times New Roman"/>
          <w:iCs/>
          <w:color w:val="000000" w:themeColor="text1"/>
        </w:rPr>
        <w:t xml:space="preserve"> the</w:t>
      </w:r>
      <w:r w:rsidR="00D81396" w:rsidRPr="006E4CFD">
        <w:rPr>
          <w:rFonts w:ascii="Times New Roman" w:hAnsi="Times New Roman" w:cs="Times New Roman"/>
          <w:iCs/>
          <w:color w:val="000000" w:themeColor="text1"/>
        </w:rPr>
        <w:t xml:space="preserve"> </w:t>
      </w:r>
      <w:r w:rsidR="00BE49FB" w:rsidRPr="006E4CFD">
        <w:rPr>
          <w:rFonts w:ascii="Times New Roman" w:hAnsi="Times New Roman" w:cs="Times New Roman"/>
          <w:i/>
          <w:iCs/>
          <w:color w:val="000000" w:themeColor="text1"/>
        </w:rPr>
        <w:t>CDKAL1</w:t>
      </w:r>
      <w:r w:rsidR="00BE49FB" w:rsidRPr="006E4CFD">
        <w:rPr>
          <w:rFonts w:ascii="Times New Roman" w:hAnsi="Times New Roman" w:cs="Times New Roman"/>
          <w:color w:val="000000" w:themeColor="text1"/>
        </w:rPr>
        <w:t xml:space="preserve"> (</w:t>
      </w:r>
      <w:r w:rsidR="00BE49FB" w:rsidRPr="006E4CFD">
        <w:rPr>
          <w:rFonts w:ascii="Times New Roman" w:hAnsi="Times New Roman" w:cs="Times New Roman"/>
          <w:i/>
          <w:color w:val="000000" w:themeColor="text1"/>
        </w:rPr>
        <w:t>Cdk5 regulatory subunit associated protein</w:t>
      </w:r>
      <w:r w:rsidR="00890293" w:rsidRPr="006E4CFD">
        <w:rPr>
          <w:rFonts w:ascii="Times New Roman" w:hAnsi="Times New Roman" w:cs="Times New Roman"/>
          <w:i/>
          <w:color w:val="000000" w:themeColor="text1"/>
        </w:rPr>
        <w:t xml:space="preserve"> </w:t>
      </w:r>
      <w:r w:rsidR="00BE49FB" w:rsidRPr="006E4CFD">
        <w:rPr>
          <w:rFonts w:ascii="Times New Roman" w:hAnsi="Times New Roman" w:cs="Times New Roman"/>
          <w:i/>
          <w:color w:val="000000" w:themeColor="text1"/>
        </w:rPr>
        <w:t>1-like</w:t>
      </w:r>
      <w:r w:rsidR="00890293" w:rsidRPr="006E4CFD">
        <w:rPr>
          <w:rFonts w:ascii="Times New Roman" w:hAnsi="Times New Roman" w:cs="Times New Roman"/>
          <w:i/>
          <w:color w:val="000000" w:themeColor="text1"/>
        </w:rPr>
        <w:t xml:space="preserve"> </w:t>
      </w:r>
      <w:r w:rsidR="00BE49FB" w:rsidRPr="006E4CFD">
        <w:rPr>
          <w:rFonts w:ascii="Times New Roman" w:hAnsi="Times New Roman" w:cs="Times New Roman"/>
          <w:i/>
          <w:color w:val="000000" w:themeColor="text1"/>
        </w:rPr>
        <w:t>1</w:t>
      </w:r>
      <w:r w:rsidR="00BE49FB" w:rsidRPr="006E4CFD">
        <w:rPr>
          <w:rFonts w:ascii="Times New Roman" w:hAnsi="Times New Roman" w:cs="Times New Roman"/>
          <w:color w:val="000000" w:themeColor="text1"/>
        </w:rPr>
        <w:t xml:space="preserve">) gene </w:t>
      </w:r>
      <w:r w:rsidRPr="006E4CFD">
        <w:rPr>
          <w:rFonts w:ascii="Times New Roman" w:hAnsi="Times New Roman" w:cs="Times New Roman"/>
          <w:color w:val="000000" w:themeColor="text1"/>
        </w:rPr>
        <w:t xml:space="preserve">are </w:t>
      </w:r>
      <w:r w:rsidR="00931A05" w:rsidRPr="006E4CFD">
        <w:rPr>
          <w:rFonts w:ascii="Times New Roman" w:hAnsi="Times New Roman" w:cs="Times New Roman"/>
          <w:color w:val="000000" w:themeColor="text1"/>
        </w:rPr>
        <w:t>closely</w:t>
      </w:r>
      <w:r w:rsidR="00BE49FB" w:rsidRPr="006E4CFD">
        <w:rPr>
          <w:rFonts w:ascii="Times New Roman" w:hAnsi="Times New Roman" w:cs="Times New Roman"/>
          <w:color w:val="000000" w:themeColor="text1"/>
        </w:rPr>
        <w:t xml:space="preserve"> associat</w:t>
      </w:r>
      <w:r w:rsidR="00931A05" w:rsidRPr="006E4CFD">
        <w:rPr>
          <w:rFonts w:ascii="Times New Roman" w:hAnsi="Times New Roman" w:cs="Times New Roman"/>
          <w:color w:val="000000" w:themeColor="text1"/>
        </w:rPr>
        <w:t>ed</w:t>
      </w:r>
      <w:r w:rsidR="00BE49FB" w:rsidRPr="006E4CFD">
        <w:rPr>
          <w:rFonts w:ascii="Times New Roman" w:hAnsi="Times New Roman" w:cs="Times New Roman"/>
          <w:color w:val="000000" w:themeColor="text1"/>
        </w:rPr>
        <w:t xml:space="preserve"> with the development of type 2 </w:t>
      </w:r>
      <w:r w:rsidRPr="006E4CFD">
        <w:rPr>
          <w:rFonts w:ascii="Times New Roman" w:hAnsi="Times New Roman" w:cs="Times New Roman"/>
          <w:color w:val="000000"/>
        </w:rPr>
        <w:t>DM</w:t>
      </w:r>
      <w:r w:rsidR="00BE49FB" w:rsidRPr="006E4CFD">
        <w:rPr>
          <w:rFonts w:ascii="Times New Roman" w:hAnsi="Times New Roman" w:cs="Times New Roman"/>
          <w:color w:val="000000" w:themeColor="text1"/>
        </w:rPr>
        <w:t xml:space="preserve"> </w:t>
      </w:r>
      <w:r w:rsidR="00BE49FB" w:rsidRPr="006E4CFD">
        <w:rPr>
          <w:rFonts w:ascii="Times New Roman" w:hAnsi="Times New Roman" w:cs="Times New Roman"/>
          <w:color w:val="000000" w:themeColor="text1"/>
        </w:rPr>
        <w:fldChar w:fldCharType="begin">
          <w:fldData xml:space="preserve">PEVuZE5vdGU+PENpdGU+PEF1dGhvcj5TdGVpbnRob3JzZG90dGlyPC9BdXRob3I+PFllYXI+MjAw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PEVuZE5vdGU+PENpdGU+PEF1dGhvcj5TdGVpbnRob3JzZG90dGlyPC9BdXRob3I+PFllYXI+MjAw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BE49FB" w:rsidRPr="006E4CFD">
        <w:rPr>
          <w:rFonts w:ascii="Times New Roman" w:hAnsi="Times New Roman" w:cs="Times New Roman"/>
          <w:color w:val="000000" w:themeColor="text1"/>
        </w:rPr>
      </w:r>
      <w:r w:rsidR="00BE49FB"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(Saxena</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2007; Scott</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2007; Steinthorsdottir</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2007; Zeggini</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2007)</w:t>
      </w:r>
      <w:r w:rsidR="00BE49FB" w:rsidRPr="006E4CFD">
        <w:rPr>
          <w:rFonts w:ascii="Times New Roman" w:hAnsi="Times New Roman" w:cs="Times New Roman"/>
          <w:color w:val="000000" w:themeColor="text1"/>
        </w:rPr>
        <w:fldChar w:fldCharType="end"/>
      </w:r>
      <w:r w:rsidR="00BE49FB" w:rsidRPr="006E4CFD">
        <w:rPr>
          <w:rFonts w:ascii="Times New Roman" w:hAnsi="Times New Roman" w:cs="Times New Roman"/>
          <w:color w:val="000000" w:themeColor="text1"/>
        </w:rPr>
        <w:t xml:space="preserve">. </w:t>
      </w:r>
      <w:r w:rsidR="00211D76" w:rsidRPr="006E4CFD">
        <w:rPr>
          <w:rFonts w:ascii="Times New Roman" w:hAnsi="Times New Roman" w:cs="Times New Roman"/>
          <w:color w:val="000000" w:themeColor="text1"/>
        </w:rPr>
        <w:t xml:space="preserve">A </w:t>
      </w:r>
      <w:r w:rsidR="00BE49FB" w:rsidRPr="006E4CFD">
        <w:rPr>
          <w:rFonts w:ascii="Times New Roman" w:hAnsi="Times New Roman" w:cs="Times New Roman"/>
          <w:color w:val="000000" w:themeColor="text1"/>
        </w:rPr>
        <w:t xml:space="preserve">specific SNP </w:t>
      </w:r>
      <w:r w:rsidR="00774709" w:rsidRPr="006E4CFD">
        <w:rPr>
          <w:rFonts w:ascii="Times New Roman" w:hAnsi="Times New Roman" w:cs="Times New Roman"/>
          <w:color w:val="000000" w:themeColor="text1"/>
        </w:rPr>
        <w:t>(rs775</w:t>
      </w:r>
      <w:r w:rsidR="00C56802" w:rsidRPr="006E4CFD">
        <w:rPr>
          <w:rFonts w:ascii="Times New Roman" w:hAnsi="Times New Roman" w:cs="Times New Roman"/>
          <w:color w:val="000000" w:themeColor="text1"/>
        </w:rPr>
        <w:t>6</w:t>
      </w:r>
      <w:r w:rsidR="00774709" w:rsidRPr="006E4CFD">
        <w:rPr>
          <w:rFonts w:ascii="Times New Roman" w:hAnsi="Times New Roman" w:cs="Times New Roman"/>
          <w:color w:val="000000" w:themeColor="text1"/>
        </w:rPr>
        <w:t>992)</w:t>
      </w:r>
      <w:r w:rsidR="00BE49FB" w:rsidRPr="006E4CFD">
        <w:rPr>
          <w:rFonts w:ascii="Times New Roman" w:hAnsi="Times New Roman" w:cs="Times New Roman"/>
          <w:color w:val="000000" w:themeColor="text1"/>
        </w:rPr>
        <w:t xml:space="preserve"> </w:t>
      </w:r>
      <w:r w:rsidR="00D81396" w:rsidRPr="006E4CFD">
        <w:rPr>
          <w:rFonts w:ascii="Times New Roman" w:hAnsi="Times New Roman" w:cs="Times New Roman"/>
          <w:color w:val="000000" w:themeColor="text1"/>
        </w:rPr>
        <w:t xml:space="preserve">in </w:t>
      </w:r>
      <w:r w:rsidR="00931A05" w:rsidRPr="006E4CFD">
        <w:rPr>
          <w:rFonts w:ascii="Times New Roman" w:hAnsi="Times New Roman" w:cs="Times New Roman"/>
          <w:color w:val="000000" w:themeColor="text1"/>
        </w:rPr>
        <w:t>an</w:t>
      </w:r>
      <w:r w:rsidR="00BE49FB" w:rsidRPr="006E4CFD">
        <w:rPr>
          <w:rFonts w:ascii="Times New Roman" w:hAnsi="Times New Roman" w:cs="Times New Roman"/>
          <w:color w:val="000000" w:themeColor="text1"/>
        </w:rPr>
        <w:t xml:space="preserve"> intron of </w:t>
      </w:r>
      <w:r w:rsidR="00BE49FB" w:rsidRPr="006E4CFD">
        <w:rPr>
          <w:rFonts w:ascii="Times New Roman" w:hAnsi="Times New Roman" w:cs="Times New Roman"/>
          <w:i/>
          <w:iCs/>
          <w:color w:val="000000" w:themeColor="text1"/>
        </w:rPr>
        <w:t>CDKAL1</w:t>
      </w:r>
      <w:r w:rsidR="00BE49FB" w:rsidRPr="006E4CFD">
        <w:rPr>
          <w:rFonts w:ascii="Times New Roman" w:hAnsi="Times New Roman" w:cs="Times New Roman"/>
          <w:color w:val="000000" w:themeColor="text1"/>
        </w:rPr>
        <w:t xml:space="preserve"> </w:t>
      </w:r>
      <w:r w:rsidR="00211D76" w:rsidRPr="006E4CFD">
        <w:rPr>
          <w:rFonts w:ascii="Times New Roman" w:hAnsi="Times New Roman" w:cs="Times New Roman"/>
          <w:color w:val="000000" w:themeColor="text1"/>
        </w:rPr>
        <w:t xml:space="preserve">was </w:t>
      </w:r>
      <w:r w:rsidR="00BE49FB" w:rsidRPr="006E4CFD">
        <w:rPr>
          <w:rFonts w:ascii="Times New Roman" w:hAnsi="Times New Roman" w:cs="Times New Roman"/>
          <w:color w:val="000000" w:themeColor="text1"/>
        </w:rPr>
        <w:t>reported to</w:t>
      </w:r>
      <w:r w:rsidR="00C7052C" w:rsidRPr="006E4CFD">
        <w:rPr>
          <w:color w:val="000000" w:themeColor="text1"/>
        </w:rPr>
        <w:t xml:space="preserve"> </w:t>
      </w:r>
      <w:r w:rsidR="00C7052C" w:rsidRPr="006E4CFD">
        <w:rPr>
          <w:rFonts w:ascii="Times New Roman" w:hAnsi="Times New Roman" w:cs="Times New Roman"/>
          <w:color w:val="000000" w:themeColor="text1"/>
        </w:rPr>
        <w:t xml:space="preserve">decrease </w:t>
      </w:r>
      <w:r w:rsidR="00C7052C" w:rsidRPr="006E4CFD">
        <w:rPr>
          <w:rFonts w:ascii="Times New Roman" w:hAnsi="Times New Roman" w:cs="Times New Roman"/>
          <w:i/>
          <w:iCs/>
          <w:color w:val="000000" w:themeColor="text1"/>
        </w:rPr>
        <w:t>CDKAL1</w:t>
      </w:r>
      <w:r w:rsidR="00C7052C" w:rsidRPr="006E4CFD">
        <w:rPr>
          <w:rFonts w:ascii="Times New Roman" w:hAnsi="Times New Roman" w:cs="Times New Roman"/>
          <w:color w:val="000000" w:themeColor="text1"/>
        </w:rPr>
        <w:t xml:space="preserve"> mRNA </w:t>
      </w:r>
      <w:r w:rsidR="00C7052C" w:rsidRPr="006E4CFD">
        <w:rPr>
          <w:rFonts w:ascii="Times New Roman" w:hAnsi="Times New Roman" w:cs="Times New Roman"/>
          <w:color w:val="000000" w:themeColor="text1"/>
        </w:rPr>
        <w:lastRenderedPageBreak/>
        <w:t>expression</w:t>
      </w:r>
      <w:r w:rsidR="00423B19" w:rsidRPr="006E4CFD">
        <w:t xml:space="preserve"> </w:t>
      </w:r>
      <w:r w:rsidR="00423B19" w:rsidRPr="006E4CFD">
        <w:rPr>
          <w:rFonts w:ascii="Times New Roman" w:hAnsi="Times New Roman" w:cs="Times New Roman"/>
          <w:color w:val="000000" w:themeColor="text1"/>
        </w:rPr>
        <w:fldChar w:fldCharType="begin">
          <w:fldData xml:space="preserve">PEVuZE5vdGU+PENpdGU+PEF1dGhvcj5aaG91PC9BdXRob3I+PFllYXI+MjAxNDwvWWVhcj48UmVj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==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PEVuZE5vdGU+PENpdGU+PEF1dGhvcj5aaG91PC9BdXRob3I+PFllYXI+MjAxNDwvWWVhcj48UmVj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==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423B19" w:rsidRPr="006E4CFD">
        <w:rPr>
          <w:rFonts w:ascii="Times New Roman" w:hAnsi="Times New Roman" w:cs="Times New Roman"/>
          <w:color w:val="000000" w:themeColor="text1"/>
        </w:rPr>
      </w:r>
      <w:r w:rsidR="00423B19"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(Zhou</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2014)</w:t>
      </w:r>
      <w:r w:rsidR="00423B19" w:rsidRPr="006E4CFD">
        <w:rPr>
          <w:rFonts w:ascii="Times New Roman" w:hAnsi="Times New Roman" w:cs="Times New Roman"/>
          <w:color w:val="000000" w:themeColor="text1"/>
        </w:rPr>
        <w:fldChar w:fldCharType="end"/>
      </w:r>
      <w:r w:rsidR="006E2CF6" w:rsidRPr="006E4CFD">
        <w:rPr>
          <w:rFonts w:ascii="Times New Roman" w:hAnsi="Times New Roman" w:cs="Times New Roman"/>
          <w:color w:val="000000" w:themeColor="text1"/>
        </w:rPr>
        <w:t xml:space="preserve"> and</w:t>
      </w:r>
      <w:r w:rsidR="00BE49FB" w:rsidRPr="006E4CFD">
        <w:rPr>
          <w:rFonts w:ascii="Times New Roman" w:hAnsi="Times New Roman" w:cs="Times New Roman"/>
          <w:color w:val="000000" w:themeColor="text1"/>
        </w:rPr>
        <w:t xml:space="preserve"> reduce insulin secretion by 22</w:t>
      </w:r>
      <w:r w:rsidRPr="006E4CFD">
        <w:rPr>
          <w:rFonts w:ascii="Times New Roman" w:hAnsi="Times New Roman" w:cs="Times New Roman"/>
          <w:color w:val="000000"/>
        </w:rPr>
        <w:t xml:space="preserve">% and increase the incidence of type 2 </w:t>
      </w:r>
      <w:r w:rsidR="00FE3B6F" w:rsidRPr="006E4CFD">
        <w:rPr>
          <w:rFonts w:ascii="Times New Roman" w:hAnsi="Times New Roman" w:cs="Times New Roman"/>
          <w:color w:val="000000" w:themeColor="text1"/>
        </w:rPr>
        <w:t xml:space="preserve">DM </w:t>
      </w:r>
      <w:r w:rsidR="00BE49FB" w:rsidRPr="006E4CFD">
        <w:rPr>
          <w:rFonts w:ascii="Times New Roman" w:hAnsi="Times New Roman" w:cs="Times New Roman"/>
          <w:color w:val="000000" w:themeColor="text1"/>
        </w:rPr>
        <w:t xml:space="preserve">up to </w:t>
      </w:r>
      <w:r w:rsidR="00931A05" w:rsidRPr="006E4CFD">
        <w:rPr>
          <w:rFonts w:ascii="Times New Roman" w:hAnsi="Times New Roman" w:cs="Times New Roman"/>
          <w:color w:val="000000" w:themeColor="text1"/>
        </w:rPr>
        <w:t>two</w:t>
      </w:r>
      <w:r w:rsidR="00BE49FB" w:rsidRPr="006E4CFD">
        <w:rPr>
          <w:rFonts w:ascii="Times New Roman" w:hAnsi="Times New Roman" w:cs="Times New Roman"/>
          <w:color w:val="000000" w:themeColor="text1"/>
        </w:rPr>
        <w:t xml:space="preserve">-fold compared </w:t>
      </w:r>
      <w:r w:rsidRPr="006E4CFD">
        <w:rPr>
          <w:rFonts w:ascii="Times New Roman" w:hAnsi="Times New Roman" w:cs="Times New Roman"/>
          <w:color w:val="000000" w:themeColor="text1"/>
        </w:rPr>
        <w:t>with</w:t>
      </w:r>
      <w:r w:rsidR="00BE49FB" w:rsidRPr="006E4CFD">
        <w:rPr>
          <w:rFonts w:ascii="Times New Roman" w:hAnsi="Times New Roman" w:cs="Times New Roman"/>
          <w:color w:val="000000" w:themeColor="text1"/>
        </w:rPr>
        <w:t xml:space="preserve"> individuals</w:t>
      </w:r>
      <w:r w:rsidR="00931A05" w:rsidRPr="006E4CFD">
        <w:rPr>
          <w:rFonts w:ascii="Times New Roman" w:hAnsi="Times New Roman" w:cs="Times New Roman"/>
          <w:color w:val="000000" w:themeColor="text1"/>
        </w:rPr>
        <w:t xml:space="preserve"> at low risk</w:t>
      </w:r>
      <w:r w:rsidR="00BE49FB" w:rsidRPr="006E4CFD">
        <w:rPr>
          <w:rFonts w:ascii="Times New Roman" w:hAnsi="Times New Roman" w:cs="Times New Roman"/>
          <w:color w:val="000000" w:themeColor="text1"/>
        </w:rPr>
        <w:t xml:space="preserve"> </w:t>
      </w:r>
      <w:r w:rsidR="00BE49FB" w:rsidRPr="006E4CFD">
        <w:rPr>
          <w:rFonts w:ascii="Times New Roman" w:hAnsi="Times New Roman" w:cs="Times New Roman"/>
          <w:color w:val="000000" w:themeColor="text1"/>
        </w:rPr>
        <w:fldChar w:fldCharType="begin">
          <w:fldData xml:space="preserve">PEVuZE5vdGU+PENpdGU+PEF1dGhvcj5TdGVpbnRob3JzZG90dGlyPC9BdXRob3I+PFllYXI+MjAw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PEVuZE5vdGU+PENpdGU+PEF1dGhvcj5TdGVpbnRob3JzZG90dGlyPC9BdXRob3I+PFllYXI+MjAw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BE49FB" w:rsidRPr="006E4CFD">
        <w:rPr>
          <w:rFonts w:ascii="Times New Roman" w:hAnsi="Times New Roman" w:cs="Times New Roman"/>
          <w:color w:val="000000" w:themeColor="text1"/>
        </w:rPr>
      </w:r>
      <w:r w:rsidR="00BE49FB"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(Steinthorsdottir</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2007)</w:t>
      </w:r>
      <w:r w:rsidR="00BE49FB" w:rsidRPr="006E4CFD">
        <w:rPr>
          <w:rFonts w:ascii="Times New Roman" w:hAnsi="Times New Roman" w:cs="Times New Roman"/>
          <w:color w:val="000000" w:themeColor="text1"/>
        </w:rPr>
        <w:fldChar w:fldCharType="end"/>
      </w:r>
      <w:r w:rsidR="00BE49FB" w:rsidRPr="006E4CFD">
        <w:rPr>
          <w:rFonts w:ascii="Times New Roman" w:hAnsi="Times New Roman" w:cs="Times New Roman"/>
          <w:color w:val="000000" w:themeColor="text1"/>
        </w:rPr>
        <w:t xml:space="preserve">. We have shown that </w:t>
      </w:r>
      <w:r w:rsidR="00BE49FB" w:rsidRPr="006E4CFD">
        <w:rPr>
          <w:rFonts w:ascii="Times New Roman" w:hAnsi="Times New Roman" w:cs="Times New Roman"/>
          <w:iCs/>
          <w:color w:val="000000" w:themeColor="text1"/>
        </w:rPr>
        <w:t>CDKAL1</w:t>
      </w:r>
      <w:r w:rsidR="00BE49FB" w:rsidRPr="006E4CFD">
        <w:rPr>
          <w:rFonts w:ascii="Times New Roman" w:hAnsi="Times New Roman" w:cs="Times New Roman"/>
          <w:color w:val="000000" w:themeColor="text1"/>
        </w:rPr>
        <w:t xml:space="preserve"> is a</w:t>
      </w:r>
      <w:r w:rsidR="00931A05" w:rsidRPr="006E4CFD">
        <w:rPr>
          <w:rFonts w:ascii="Times New Roman" w:hAnsi="Times New Roman" w:cs="Times New Roman"/>
          <w:color w:val="000000" w:themeColor="text1"/>
        </w:rPr>
        <w:t>n</w:t>
      </w:r>
      <w:r w:rsidR="00BE49FB" w:rsidRPr="006E4CFD">
        <w:rPr>
          <w:rFonts w:ascii="Times New Roman" w:hAnsi="Times New Roman" w:cs="Times New Roman"/>
          <w:color w:val="000000" w:themeColor="text1"/>
        </w:rPr>
        <w:t xml:space="preserve"> enzyme that thiomethylates t</w:t>
      </w:r>
      <w:r w:rsidR="00BE49FB" w:rsidRPr="006E4CFD">
        <w:rPr>
          <w:rFonts w:ascii="Times New Roman" w:hAnsi="Times New Roman" w:cs="Times New Roman"/>
          <w:color w:val="000000" w:themeColor="text1"/>
          <w:vertAlign w:val="superscript"/>
        </w:rPr>
        <w:t>6</w:t>
      </w:r>
      <w:r w:rsidR="00BE49FB" w:rsidRPr="006E4CFD">
        <w:rPr>
          <w:rFonts w:ascii="Times New Roman" w:hAnsi="Times New Roman" w:cs="Times New Roman"/>
          <w:color w:val="000000" w:themeColor="text1"/>
        </w:rPr>
        <w:t>A to 2-methylthio-</w:t>
      </w:r>
      <w:r w:rsidR="00BE49FB" w:rsidRPr="006E4CFD">
        <w:rPr>
          <w:rFonts w:ascii="Times New Roman" w:hAnsi="Times New Roman" w:cs="Times New Roman"/>
          <w:i/>
          <w:iCs/>
          <w:color w:val="000000" w:themeColor="text1"/>
        </w:rPr>
        <w:t>N</w:t>
      </w:r>
      <w:r w:rsidR="00BE49FB" w:rsidRPr="006E4CFD">
        <w:rPr>
          <w:rFonts w:ascii="Times New Roman" w:hAnsi="Times New Roman" w:cs="Times New Roman"/>
          <w:color w:val="000000" w:themeColor="text1"/>
          <w:vertAlign w:val="superscript"/>
        </w:rPr>
        <w:t>6</w:t>
      </w:r>
      <w:r w:rsidR="00BE49FB" w:rsidRPr="006E4CFD">
        <w:rPr>
          <w:rFonts w:ascii="Times New Roman" w:hAnsi="Times New Roman" w:cs="Times New Roman"/>
          <w:color w:val="000000" w:themeColor="text1"/>
        </w:rPr>
        <w:t>-threonylcarbamoyladenosine (ms</w:t>
      </w:r>
      <w:r w:rsidR="00BE49FB" w:rsidRPr="006E4CFD">
        <w:rPr>
          <w:rFonts w:ascii="Times New Roman" w:hAnsi="Times New Roman" w:cs="Times New Roman"/>
          <w:color w:val="000000" w:themeColor="text1"/>
          <w:vertAlign w:val="superscript"/>
        </w:rPr>
        <w:t>2</w:t>
      </w:r>
      <w:r w:rsidR="00BE49FB" w:rsidRPr="006E4CFD">
        <w:rPr>
          <w:rFonts w:ascii="Times New Roman" w:hAnsi="Times New Roman" w:cs="Times New Roman"/>
          <w:color w:val="000000" w:themeColor="text1"/>
        </w:rPr>
        <w:t>t</w:t>
      </w:r>
      <w:r w:rsidR="00BE49FB" w:rsidRPr="006E4CFD">
        <w:rPr>
          <w:rFonts w:ascii="Times New Roman" w:hAnsi="Times New Roman" w:cs="Times New Roman"/>
          <w:color w:val="000000" w:themeColor="text1"/>
          <w:vertAlign w:val="superscript"/>
        </w:rPr>
        <w:t>6</w:t>
      </w:r>
      <w:r w:rsidR="00BE49FB" w:rsidRPr="006E4CFD">
        <w:rPr>
          <w:rFonts w:ascii="Times New Roman" w:hAnsi="Times New Roman" w:cs="Times New Roman"/>
          <w:color w:val="000000" w:themeColor="text1"/>
        </w:rPr>
        <w:t>A) at position 37 of tRNA</w:t>
      </w:r>
      <w:r w:rsidR="00BE49FB" w:rsidRPr="006E4CFD">
        <w:rPr>
          <w:rFonts w:ascii="Times New Roman" w:hAnsi="Times New Roman" w:cs="Times New Roman"/>
          <w:color w:val="000000" w:themeColor="text1"/>
          <w:vertAlign w:val="superscript"/>
        </w:rPr>
        <w:t>Lys</w:t>
      </w:r>
      <w:r w:rsidR="00375166" w:rsidRPr="006E4CFD">
        <w:rPr>
          <w:rFonts w:ascii="Times New Roman" w:hAnsi="Times New Roman" w:cs="Times New Roman"/>
          <w:color w:val="000000" w:themeColor="text1"/>
          <w:vertAlign w:val="subscript"/>
        </w:rPr>
        <w:t>UUU</w:t>
      </w:r>
      <w:r w:rsidR="00BE49FB" w:rsidRPr="006E4CFD">
        <w:rPr>
          <w:rFonts w:ascii="Times New Roman" w:hAnsi="Times New Roman" w:cs="Times New Roman"/>
          <w:color w:val="000000" w:themeColor="text1"/>
        </w:rPr>
        <w:t xml:space="preserve"> (Fig</w:t>
      </w:r>
      <w:r w:rsidR="001533F7" w:rsidRPr="006E4CFD">
        <w:rPr>
          <w:rFonts w:ascii="Times New Roman" w:hAnsi="Times New Roman" w:cs="Times New Roman"/>
          <w:color w:val="000000" w:themeColor="text1"/>
        </w:rPr>
        <w:t>.</w:t>
      </w:r>
      <w:r w:rsidR="00BA20FB">
        <w:rPr>
          <w:rFonts w:ascii="Times New Roman" w:hAnsi="Times New Roman" w:cs="Times New Roman"/>
          <w:color w:val="000000" w:themeColor="text1"/>
        </w:rPr>
        <w:t xml:space="preserve"> </w:t>
      </w:r>
      <w:r w:rsidR="001533F7" w:rsidRPr="006E4CFD">
        <w:rPr>
          <w:rFonts w:ascii="Times New Roman" w:hAnsi="Times New Roman" w:cs="Times New Roman"/>
          <w:color w:val="000000" w:themeColor="text1"/>
        </w:rPr>
        <w:t>1A,</w:t>
      </w:r>
      <w:r w:rsidR="00E04A5B" w:rsidRPr="006E4CFD">
        <w:rPr>
          <w:rFonts w:ascii="Times New Roman" w:hAnsi="Times New Roman" w:cs="Times New Roman"/>
          <w:color w:val="000000" w:themeColor="text1"/>
        </w:rPr>
        <w:t xml:space="preserve"> </w:t>
      </w:r>
      <w:r w:rsidR="001533F7" w:rsidRPr="006E4CFD">
        <w:rPr>
          <w:rFonts w:ascii="Times New Roman" w:hAnsi="Times New Roman" w:cs="Times New Roman"/>
          <w:color w:val="000000" w:themeColor="text1"/>
        </w:rPr>
        <w:t>B</w:t>
      </w:r>
      <w:r w:rsidR="00BE49FB" w:rsidRPr="006E4CFD">
        <w:rPr>
          <w:rFonts w:ascii="Times New Roman" w:hAnsi="Times New Roman" w:cs="Times New Roman"/>
          <w:color w:val="000000" w:themeColor="text1"/>
        </w:rPr>
        <w:t xml:space="preserve">) </w:t>
      </w:r>
      <w:r w:rsidR="00BE49FB" w:rsidRPr="006E4CFD">
        <w:rPr>
          <w:rFonts w:ascii="Times New Roman" w:hAnsi="Times New Roman" w:cs="Times New Roman"/>
          <w:color w:val="000000" w:themeColor="text1"/>
        </w:rPr>
        <w:fldChar w:fldCharType="begin">
          <w:fldData xml:space="preserve">PEVuZE5vdGU+PENpdGU+PEF1dGhvcj5XZWk8L0F1dGhvcj48WWVhcj4yMDExPC9ZZWFyPjxSZWNO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PEVuZE5vdGU+PENpdGU+PEF1dGhvcj5XZWk8L0F1dGhvcj48WWVhcj4yMDExPC9ZZWFyPjxSZWNO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BE49FB" w:rsidRPr="006E4CFD">
        <w:rPr>
          <w:rFonts w:ascii="Times New Roman" w:hAnsi="Times New Roman" w:cs="Times New Roman"/>
          <w:color w:val="000000" w:themeColor="text1"/>
        </w:rPr>
      </w:r>
      <w:r w:rsidR="00BE49FB"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(Wei</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2011)</w:t>
      </w:r>
      <w:r w:rsidR="00BE49FB" w:rsidRPr="006E4CFD">
        <w:rPr>
          <w:rFonts w:ascii="Times New Roman" w:hAnsi="Times New Roman" w:cs="Times New Roman"/>
          <w:color w:val="000000" w:themeColor="text1"/>
        </w:rPr>
        <w:fldChar w:fldCharType="end"/>
      </w:r>
      <w:r w:rsidR="00BE49FB" w:rsidRPr="006E4CFD">
        <w:rPr>
          <w:rFonts w:ascii="Times New Roman" w:hAnsi="Times New Roman" w:cs="Times New Roman"/>
          <w:color w:val="000000" w:themeColor="text1"/>
        </w:rPr>
        <w:t>. Th</w:t>
      </w:r>
      <w:r w:rsidR="00931A05" w:rsidRPr="006E4CFD">
        <w:rPr>
          <w:rFonts w:ascii="Times New Roman" w:hAnsi="Times New Roman" w:cs="Times New Roman"/>
          <w:color w:val="000000" w:themeColor="text1"/>
        </w:rPr>
        <w:t>is</w:t>
      </w:r>
      <w:r w:rsidR="00BE49FB" w:rsidRPr="006E4CFD">
        <w:rPr>
          <w:rFonts w:ascii="Times New Roman" w:hAnsi="Times New Roman" w:cs="Times New Roman"/>
          <w:color w:val="000000" w:themeColor="text1"/>
        </w:rPr>
        <w:t xml:space="preserve"> modification </w:t>
      </w:r>
      <w:r w:rsidR="008538CC" w:rsidRPr="006E4CFD">
        <w:rPr>
          <w:rFonts w:ascii="Times New Roman" w:hAnsi="Times New Roman" w:cs="Times New Roman"/>
          <w:color w:val="000000" w:themeColor="text1"/>
        </w:rPr>
        <w:t xml:space="preserve">by </w:t>
      </w:r>
      <w:r w:rsidR="00BE49FB" w:rsidRPr="006E4CFD">
        <w:rPr>
          <w:rFonts w:ascii="Times New Roman" w:hAnsi="Times New Roman" w:cs="Times New Roman"/>
          <w:color w:val="000000" w:themeColor="text1"/>
        </w:rPr>
        <w:t>CDKAL1</w:t>
      </w:r>
      <w:r w:rsidR="00BE49FB" w:rsidRPr="006E4CFD">
        <w:rPr>
          <w:rFonts w:ascii="Times New Roman" w:hAnsi="Times New Roman" w:cs="Times New Roman"/>
          <w:i/>
          <w:iCs/>
          <w:color w:val="000000" w:themeColor="text1"/>
        </w:rPr>
        <w:t xml:space="preserve"> </w:t>
      </w:r>
      <w:r w:rsidR="00211D76" w:rsidRPr="006E4CFD">
        <w:rPr>
          <w:rFonts w:ascii="Times New Roman" w:hAnsi="Times New Roman" w:cs="Times New Roman"/>
          <w:color w:val="000000" w:themeColor="text1"/>
        </w:rPr>
        <w:t xml:space="preserve">ensures </w:t>
      </w:r>
      <w:r w:rsidR="00931A05" w:rsidRPr="006E4CFD">
        <w:rPr>
          <w:rFonts w:ascii="Times New Roman" w:hAnsi="Times New Roman" w:cs="Times New Roman"/>
          <w:color w:val="000000" w:themeColor="text1"/>
        </w:rPr>
        <w:t xml:space="preserve">the </w:t>
      </w:r>
      <w:r w:rsidR="005E1089" w:rsidRPr="006E4CFD">
        <w:rPr>
          <w:rFonts w:ascii="Times New Roman" w:hAnsi="Times New Roman" w:cs="Times New Roman"/>
          <w:color w:val="000000" w:themeColor="text1"/>
        </w:rPr>
        <w:t>accurate</w:t>
      </w:r>
      <w:r w:rsidR="00BE49FB" w:rsidRPr="006E4CFD">
        <w:rPr>
          <w:rFonts w:ascii="Times New Roman" w:hAnsi="Times New Roman" w:cs="Times New Roman"/>
          <w:color w:val="000000" w:themeColor="text1"/>
        </w:rPr>
        <w:t xml:space="preserve"> translation of the lysine codon</w:t>
      </w:r>
      <w:r w:rsidR="00211D76" w:rsidRPr="006E4CFD">
        <w:rPr>
          <w:rFonts w:ascii="Times New Roman" w:hAnsi="Times New Roman" w:cs="Times New Roman"/>
          <w:color w:val="000000" w:themeColor="text1"/>
        </w:rPr>
        <w:t>s</w:t>
      </w:r>
      <w:r w:rsidR="00BE49FB" w:rsidRPr="006E4CFD">
        <w:rPr>
          <w:rFonts w:ascii="Times New Roman" w:hAnsi="Times New Roman" w:cs="Times New Roman"/>
          <w:color w:val="000000" w:themeColor="text1"/>
        </w:rPr>
        <w:t xml:space="preserve"> AAG and AAA </w:t>
      </w:r>
      <w:r w:rsidR="00BE49FB" w:rsidRPr="006E4CFD">
        <w:rPr>
          <w:rFonts w:ascii="Times New Roman" w:hAnsi="Times New Roman" w:cs="Times New Roman"/>
          <w:color w:val="000000" w:themeColor="text1"/>
        </w:rPr>
        <w:fldChar w:fldCharType="begin"/>
      </w:r>
      <w:r w:rsidR="00291CBB" w:rsidRPr="006E4CFD">
        <w:rPr>
          <w:rFonts w:ascii="Times New Roman" w:hAnsi="Times New Roman" w:cs="Times New Roman"/>
          <w:color w:val="000000" w:themeColor="text1"/>
        </w:rPr>
        <w:instrText xml:space="preserve"> ADDIN EN.CITE &lt;EndNote&gt;&lt;Cite&gt;&lt;Author&gt;Naaman&lt;/Author&gt;&lt;Year&gt;2023&lt;/Year&gt;&lt;RecNum&gt;184&lt;/RecNum&gt;&lt;DisplayText&gt;(Naaman &amp;amp; Bakris, 2023)&lt;/DisplayText&gt;&lt;record&gt;&lt;rec-number&gt;184&lt;/rec-number&gt;&lt;foreign-keys&gt;&lt;key app="EN" db-id="vp0a92wx6029e7efzf1p20awxta90r2rwvx0" timestamp="1719411148" guid="ec9fb08c-f1f1-45ec-8f17-4194b1af5a58"&gt;184&lt;/key&gt;&lt;/foreign-keys&gt;&lt;ref-type name="Journal Article"&gt;17&lt;/ref-type&gt;&lt;contributors&gt;&lt;authors&gt;&lt;author&gt;Naaman, S. C.&lt;/author&gt;&lt;author&gt;Bakris, G. L.&lt;/author&gt;&lt;/authors&gt;&lt;/contributors&gt;&lt;auth-address&gt;Section of Endocrinology, Diabetes, and Metabolism, Department of Medicine, and American Heart Association Comprehensive Hypertension Center, University of Chicago Medicine, Chicago, IL.&lt;/auth-address&gt;&lt;titles&gt;&lt;title&gt;Diabetic Nephropathy: Update on Pillars of Therapy Slowing Progression&lt;/title&gt;&lt;secondary-title&gt;Diabetes Care&lt;/secondary-title&gt;&lt;/titles&gt;&lt;periodical&gt;&lt;full-title&gt;Diabetes Care&lt;/full-title&gt;&lt;/periodical&gt;&lt;pages&gt;1574-1586&lt;/pages&gt;&lt;volume&gt;46&lt;/volume&gt;&lt;number&gt;9&lt;/number&gt;&lt;keywords&gt;&lt;keyword&gt;Humans&lt;/keyword&gt;&lt;keyword&gt;*Diabetic Nephropathies/drug therapy&lt;/keyword&gt;&lt;keyword&gt;Kidney&lt;/keyword&gt;&lt;keyword&gt;Heart&lt;/keyword&gt;&lt;keyword&gt;*Heart Failure&lt;/keyword&gt;&lt;keyword&gt;Glucagon-Like Peptide 1&lt;/keyword&gt;&lt;keyword&gt;*Diabetes Mellitus&lt;/keyword&gt;&lt;/keywords&gt;&lt;dates&gt;&lt;year&gt;2023&lt;/year&gt;&lt;pub-dates&gt;&lt;date&gt;Sep 1&lt;/date&gt;&lt;/pub-dates&gt;&lt;/dates&gt;&lt;isbn&gt;0149-5992 (Print)&amp;#xD;0149-5992&lt;/isbn&gt;&lt;accession-num&gt;37625003&lt;/accession-num&gt;&lt;urls&gt;&lt;/urls&gt;&lt;custom1&gt;Duality of Interest. G.L.B. reports being a consultant to and on steering committees of several outcome trials of companies, including KBP Biosciences, Janssen, Novo Nordisk, Ionis, Alnylam, ESTAR, Bayer, and AstraZeneca. No other potential conflicts of interest relevant to this article were reported.&lt;/custom1&gt;&lt;custom2&gt;PMC10547606&lt;/custom2&gt;&lt;electronic-resource-num&gt;10.2337/dci23-0030&lt;/electronic-resource-num&gt;&lt;remote-database-provider&gt;NLM&lt;/remote-database-provider&gt;&lt;language&gt;eng&lt;/language&gt;&lt;/record&gt;&lt;/Cite&gt;&lt;/EndNote&gt;</w:instrText>
      </w:r>
      <w:r w:rsidR="00BE49FB"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(Naaman &amp; Bakris, 2023)</w:t>
      </w:r>
      <w:r w:rsidR="00BE49FB" w:rsidRPr="006E4CFD">
        <w:rPr>
          <w:rFonts w:ascii="Times New Roman" w:hAnsi="Times New Roman" w:cs="Times New Roman"/>
          <w:color w:val="000000" w:themeColor="text1"/>
        </w:rPr>
        <w:fldChar w:fldCharType="end"/>
      </w:r>
      <w:r w:rsidR="00BE49FB" w:rsidRPr="006E4CFD">
        <w:rPr>
          <w:rFonts w:ascii="Times New Roman" w:hAnsi="Times New Roman" w:cs="Times New Roman"/>
          <w:color w:val="000000" w:themeColor="text1"/>
        </w:rPr>
        <w:t xml:space="preserve">. </w:t>
      </w:r>
      <w:r w:rsidR="00A25CC0" w:rsidRPr="006E4CFD">
        <w:rPr>
          <w:rFonts w:ascii="Times New Roman" w:hAnsi="Times New Roman" w:cs="Times New Roman"/>
          <w:color w:val="000000" w:themeColor="text1"/>
        </w:rPr>
        <w:t>I</w:t>
      </w:r>
      <w:r w:rsidR="00BE49FB" w:rsidRPr="006E4CFD">
        <w:rPr>
          <w:rFonts w:ascii="Times New Roman" w:hAnsi="Times New Roman" w:cs="Times New Roman"/>
          <w:color w:val="000000" w:themeColor="text1"/>
        </w:rPr>
        <w:t>n human pre-proinsulin mRNA</w:t>
      </w:r>
      <w:r w:rsidR="00A25CC0" w:rsidRPr="006E4CFD">
        <w:rPr>
          <w:rFonts w:ascii="Times New Roman" w:hAnsi="Times New Roman" w:cs="Times New Roman"/>
          <w:color w:val="000000" w:themeColor="text1"/>
        </w:rPr>
        <w:t>,</w:t>
      </w:r>
      <w:r w:rsidR="00BE49FB" w:rsidRPr="006E4CFD">
        <w:rPr>
          <w:rFonts w:ascii="Times New Roman" w:hAnsi="Times New Roman" w:cs="Times New Roman"/>
          <w:color w:val="000000" w:themeColor="text1"/>
        </w:rPr>
        <w:t xml:space="preserve"> </w:t>
      </w:r>
      <w:r w:rsidR="00A25CC0" w:rsidRPr="006E4CFD">
        <w:rPr>
          <w:rFonts w:ascii="Times New Roman" w:hAnsi="Times New Roman" w:cs="Times New Roman"/>
          <w:color w:val="000000" w:themeColor="text1"/>
        </w:rPr>
        <w:t xml:space="preserve">the AAG codon </w:t>
      </w:r>
      <w:r w:rsidR="00FE3B6F" w:rsidRPr="006E4CFD">
        <w:rPr>
          <w:rFonts w:ascii="Times New Roman" w:hAnsi="Times New Roman" w:cs="Times New Roman"/>
          <w:color w:val="000000" w:themeColor="text1"/>
        </w:rPr>
        <w:t xml:space="preserve">is </w:t>
      </w:r>
      <w:r w:rsidR="00211D76" w:rsidRPr="006E4CFD">
        <w:rPr>
          <w:rFonts w:ascii="Times New Roman" w:hAnsi="Times New Roman" w:cs="Times New Roman"/>
          <w:color w:val="000000" w:themeColor="text1"/>
        </w:rPr>
        <w:t xml:space="preserve">used to </w:t>
      </w:r>
      <w:r w:rsidR="00BE49FB" w:rsidRPr="006E4CFD">
        <w:rPr>
          <w:rFonts w:ascii="Times New Roman" w:hAnsi="Times New Roman" w:cs="Times New Roman"/>
          <w:color w:val="000000" w:themeColor="text1"/>
        </w:rPr>
        <w:t>encode</w:t>
      </w:r>
      <w:r w:rsidR="00FE3B6F" w:rsidRPr="006E4CFD">
        <w:rPr>
          <w:rFonts w:ascii="Times New Roman" w:hAnsi="Times New Roman" w:cs="Times New Roman"/>
          <w:color w:val="000000" w:themeColor="text1"/>
        </w:rPr>
        <w:t xml:space="preserve"> </w:t>
      </w:r>
      <w:r w:rsidR="00BE49FB" w:rsidRPr="006E4CFD">
        <w:rPr>
          <w:rFonts w:ascii="Times New Roman" w:hAnsi="Times New Roman" w:cs="Times New Roman"/>
          <w:color w:val="000000" w:themeColor="text1"/>
        </w:rPr>
        <w:t>Lys53 and Lys88</w:t>
      </w:r>
      <w:r w:rsidR="001340F8" w:rsidRPr="006E4CFD">
        <w:rPr>
          <w:rFonts w:ascii="Times New Roman" w:hAnsi="Times New Roman" w:cs="Times New Roman"/>
          <w:color w:val="000000" w:themeColor="text1"/>
        </w:rPr>
        <w:t xml:space="preserve"> </w:t>
      </w:r>
      <w:r w:rsidR="001C2E4B" w:rsidRPr="006E4CFD">
        <w:rPr>
          <w:rFonts w:ascii="Times New Roman" w:hAnsi="Times New Roman" w:cs="Times New Roman"/>
          <w:color w:val="000000" w:themeColor="text1"/>
        </w:rPr>
        <w:fldChar w:fldCharType="begin">
          <w:fldData xml:space="preserve">PEVuZE5vdGU+PENpdGU+PEF1dGhvcj5OYXJlbmRyYW48L0F1dGhvcj48WWVhcj4yMDIwPC9ZZWFy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==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PEVuZE5vdGU+PENpdGU+PEF1dGhvcj5OYXJlbmRyYW48L0F1dGhvcj48WWVhcj4yMDIwPC9ZZWFy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==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1C2E4B" w:rsidRPr="006E4CFD">
        <w:rPr>
          <w:rFonts w:ascii="Times New Roman" w:hAnsi="Times New Roman" w:cs="Times New Roman"/>
          <w:color w:val="000000" w:themeColor="text1"/>
        </w:rPr>
      </w:r>
      <w:r w:rsidR="001C2E4B"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(Narendran</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2020)</w:t>
      </w:r>
      <w:r w:rsidR="001C2E4B" w:rsidRPr="006E4CFD">
        <w:rPr>
          <w:rFonts w:ascii="Times New Roman" w:hAnsi="Times New Roman" w:cs="Times New Roman"/>
          <w:color w:val="000000" w:themeColor="text1"/>
        </w:rPr>
        <w:fldChar w:fldCharType="end"/>
      </w:r>
      <w:r w:rsidR="00BE49FB" w:rsidRPr="006E4CFD">
        <w:rPr>
          <w:rFonts w:ascii="Times New Roman" w:hAnsi="Times New Roman" w:cs="Times New Roman"/>
          <w:color w:val="000000" w:themeColor="text1"/>
        </w:rPr>
        <w:t xml:space="preserve">. The mutations of </w:t>
      </w:r>
      <w:r w:rsidR="00BE49FB" w:rsidRPr="006E4CFD">
        <w:rPr>
          <w:rFonts w:ascii="Times New Roman" w:hAnsi="Times New Roman" w:cs="Times New Roman"/>
          <w:i/>
          <w:iCs/>
          <w:color w:val="000000" w:themeColor="text1"/>
        </w:rPr>
        <w:t xml:space="preserve">CDKAL1 </w:t>
      </w:r>
      <w:r w:rsidR="00BE49FB" w:rsidRPr="006E4CFD">
        <w:rPr>
          <w:rFonts w:ascii="Times New Roman" w:hAnsi="Times New Roman" w:cs="Times New Roman"/>
          <w:color w:val="000000" w:themeColor="text1"/>
        </w:rPr>
        <w:t>result in mistranslation</w:t>
      </w:r>
      <w:r w:rsidR="00890293" w:rsidRPr="006E4CFD">
        <w:rPr>
          <w:rFonts w:ascii="Times New Roman" w:hAnsi="Times New Roman" w:cs="Times New Roman"/>
          <w:color w:val="000000" w:themeColor="text1"/>
        </w:rPr>
        <w:t xml:space="preserve"> and</w:t>
      </w:r>
      <w:r w:rsidR="00D81396" w:rsidRPr="006E4CFD">
        <w:rPr>
          <w:rFonts w:ascii="Times New Roman" w:hAnsi="Times New Roman" w:cs="Times New Roman"/>
          <w:color w:val="000000" w:themeColor="text1"/>
        </w:rPr>
        <w:t xml:space="preserve"> </w:t>
      </w:r>
      <w:r w:rsidR="003B52DA" w:rsidRPr="006E4CFD">
        <w:rPr>
          <w:rFonts w:ascii="Times New Roman" w:hAnsi="Times New Roman" w:cs="Times New Roman"/>
          <w:color w:val="000000" w:themeColor="text1"/>
        </w:rPr>
        <w:t>decreased translation at lysine codons</w:t>
      </w:r>
      <w:r w:rsidR="00931A05" w:rsidRPr="006E4CFD">
        <w:rPr>
          <w:rFonts w:ascii="Times New Roman" w:hAnsi="Times New Roman" w:cs="Times New Roman"/>
          <w:color w:val="000000" w:themeColor="text1"/>
        </w:rPr>
        <w:t>,</w:t>
      </w:r>
      <w:r w:rsidR="00BE49FB" w:rsidRPr="006E4CFD">
        <w:rPr>
          <w:rFonts w:ascii="Times New Roman" w:hAnsi="Times New Roman" w:cs="Times New Roman"/>
          <w:color w:val="000000" w:themeColor="text1"/>
        </w:rPr>
        <w:t xml:space="preserve"> and</w:t>
      </w:r>
      <w:r w:rsidR="00931A05" w:rsidRPr="006E4CFD">
        <w:rPr>
          <w:rFonts w:ascii="Times New Roman" w:hAnsi="Times New Roman" w:cs="Times New Roman"/>
          <w:color w:val="000000" w:themeColor="text1"/>
        </w:rPr>
        <w:t xml:space="preserve"> therefore</w:t>
      </w:r>
      <w:r w:rsidR="00BE49FB" w:rsidRPr="006E4CFD">
        <w:rPr>
          <w:rFonts w:ascii="Times New Roman" w:hAnsi="Times New Roman" w:cs="Times New Roman"/>
          <w:color w:val="000000" w:themeColor="text1"/>
        </w:rPr>
        <w:t xml:space="preserve"> secret</w:t>
      </w:r>
      <w:r w:rsidR="00FE3B6F" w:rsidRPr="006E4CFD">
        <w:rPr>
          <w:rFonts w:ascii="Times New Roman" w:hAnsi="Times New Roman" w:cs="Times New Roman"/>
          <w:color w:val="000000" w:themeColor="text1"/>
        </w:rPr>
        <w:t xml:space="preserve">ion of </w:t>
      </w:r>
      <w:r w:rsidR="00931A05" w:rsidRPr="006E4CFD">
        <w:rPr>
          <w:rFonts w:ascii="Times New Roman" w:hAnsi="Times New Roman" w:cs="Times New Roman"/>
          <w:color w:val="000000" w:themeColor="text1"/>
        </w:rPr>
        <w:t xml:space="preserve">less </w:t>
      </w:r>
      <w:r w:rsidR="00BE49FB" w:rsidRPr="006E4CFD">
        <w:rPr>
          <w:rFonts w:ascii="Times New Roman" w:hAnsi="Times New Roman" w:cs="Times New Roman"/>
          <w:color w:val="000000" w:themeColor="text1"/>
        </w:rPr>
        <w:t xml:space="preserve">mature insulin, because Lys88 is </w:t>
      </w:r>
      <w:r w:rsidR="00211D76" w:rsidRPr="006E4CFD">
        <w:rPr>
          <w:rFonts w:ascii="Times New Roman" w:hAnsi="Times New Roman" w:cs="Times New Roman"/>
          <w:color w:val="000000" w:themeColor="text1"/>
        </w:rPr>
        <w:t>one of the</w:t>
      </w:r>
      <w:r w:rsidR="00BE49FB" w:rsidRPr="006E4CFD">
        <w:rPr>
          <w:rFonts w:ascii="Times New Roman" w:hAnsi="Times New Roman" w:cs="Times New Roman"/>
          <w:color w:val="000000" w:themeColor="text1"/>
        </w:rPr>
        <w:t xml:space="preserve"> protease cleavage </w:t>
      </w:r>
      <w:r w:rsidR="00931A05" w:rsidRPr="006E4CFD">
        <w:rPr>
          <w:rFonts w:ascii="Times New Roman" w:hAnsi="Times New Roman" w:cs="Times New Roman"/>
          <w:color w:val="000000" w:themeColor="text1"/>
        </w:rPr>
        <w:t>si</w:t>
      </w:r>
      <w:r w:rsidR="00BE49FB" w:rsidRPr="006E4CFD">
        <w:rPr>
          <w:rFonts w:ascii="Times New Roman" w:hAnsi="Times New Roman" w:cs="Times New Roman"/>
          <w:color w:val="000000" w:themeColor="text1"/>
        </w:rPr>
        <w:t>t</w:t>
      </w:r>
      <w:r w:rsidR="00931A05" w:rsidRPr="006E4CFD">
        <w:rPr>
          <w:rFonts w:ascii="Times New Roman" w:hAnsi="Times New Roman" w:cs="Times New Roman"/>
          <w:color w:val="000000" w:themeColor="text1"/>
        </w:rPr>
        <w:t>e</w:t>
      </w:r>
      <w:r w:rsidR="005E1089" w:rsidRPr="006E4CFD">
        <w:rPr>
          <w:rFonts w:ascii="Times New Roman" w:hAnsi="Times New Roman" w:cs="Times New Roman"/>
          <w:color w:val="000000" w:themeColor="text1"/>
        </w:rPr>
        <w:t>s</w:t>
      </w:r>
      <w:r w:rsidR="00BE49FB" w:rsidRPr="006E4CFD">
        <w:rPr>
          <w:rFonts w:ascii="Times New Roman" w:hAnsi="Times New Roman" w:cs="Times New Roman"/>
          <w:color w:val="000000" w:themeColor="text1"/>
        </w:rPr>
        <w:t xml:space="preserve"> </w:t>
      </w:r>
      <w:r w:rsidR="00931A05" w:rsidRPr="006E4CFD">
        <w:rPr>
          <w:rFonts w:ascii="Times New Roman" w:hAnsi="Times New Roman" w:cs="Times New Roman"/>
          <w:color w:val="000000" w:themeColor="text1"/>
        </w:rPr>
        <w:t>that are required to cleave</w:t>
      </w:r>
      <w:r w:rsidR="00BE49FB" w:rsidRPr="006E4CFD">
        <w:rPr>
          <w:rFonts w:ascii="Times New Roman" w:hAnsi="Times New Roman" w:cs="Times New Roman"/>
          <w:color w:val="000000" w:themeColor="text1"/>
        </w:rPr>
        <w:t xml:space="preserve"> </w:t>
      </w:r>
      <w:r w:rsidR="00931A05" w:rsidRPr="006E4CFD">
        <w:rPr>
          <w:rFonts w:ascii="Times New Roman" w:hAnsi="Times New Roman" w:cs="Times New Roman"/>
          <w:color w:val="000000" w:themeColor="text1"/>
        </w:rPr>
        <w:t xml:space="preserve">the protein to yield </w:t>
      </w:r>
      <w:r w:rsidR="002F56C4" w:rsidRPr="006E4CFD">
        <w:rPr>
          <w:rFonts w:ascii="Times New Roman" w:hAnsi="Times New Roman" w:cs="Times New Roman"/>
          <w:color w:val="000000" w:themeColor="text1"/>
        </w:rPr>
        <w:t xml:space="preserve">mature </w:t>
      </w:r>
      <w:r w:rsidR="00BE49FB" w:rsidRPr="006E4CFD">
        <w:rPr>
          <w:rFonts w:ascii="Times New Roman" w:hAnsi="Times New Roman" w:cs="Times New Roman"/>
          <w:color w:val="000000" w:themeColor="text1"/>
        </w:rPr>
        <w:t>insulin and C</w:t>
      </w:r>
      <w:r w:rsidR="00925390" w:rsidRPr="006E4CFD">
        <w:rPr>
          <w:rFonts w:ascii="Times New Roman" w:hAnsi="Times New Roman" w:cs="Times New Roman"/>
          <w:color w:val="000000" w:themeColor="text1"/>
        </w:rPr>
        <w:t>-</w:t>
      </w:r>
      <w:r w:rsidR="00BE49FB" w:rsidRPr="006E4CFD">
        <w:rPr>
          <w:rFonts w:ascii="Times New Roman" w:hAnsi="Times New Roman" w:cs="Times New Roman"/>
          <w:color w:val="000000" w:themeColor="text1"/>
        </w:rPr>
        <w:t xml:space="preserve">peptide </w:t>
      </w:r>
      <w:r w:rsidR="00BE49FB" w:rsidRPr="006E4CFD">
        <w:rPr>
          <w:rFonts w:ascii="Times New Roman" w:hAnsi="Times New Roman" w:cs="Times New Roman"/>
          <w:color w:val="000000" w:themeColor="text1"/>
        </w:rPr>
        <w:fldChar w:fldCharType="begin">
          <w:fldData xml:space="preserve">PEVuZE5vdGU+PENpdGU+PEF1dGhvcj5OYXJlbmRyYW48L0F1dGhvcj48WWVhcj4yMDIwPC9ZZWFy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PEVuZE5vdGU+PENpdGU+PEF1dGhvcj5OYXJlbmRyYW48L0F1dGhvcj48WWVhcj4yMDIwPC9ZZWFy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BE49FB" w:rsidRPr="006E4CFD">
        <w:rPr>
          <w:rFonts w:ascii="Times New Roman" w:hAnsi="Times New Roman" w:cs="Times New Roman"/>
          <w:color w:val="000000" w:themeColor="text1"/>
        </w:rPr>
      </w:r>
      <w:r w:rsidR="00BE49FB"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(Narendran</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2020)</w:t>
      </w:r>
      <w:r w:rsidR="00BE49FB" w:rsidRPr="006E4CFD">
        <w:rPr>
          <w:rFonts w:ascii="Times New Roman" w:hAnsi="Times New Roman" w:cs="Times New Roman"/>
          <w:color w:val="000000" w:themeColor="text1"/>
        </w:rPr>
        <w:fldChar w:fldCharType="end"/>
      </w:r>
      <w:r w:rsidR="00BE49FB" w:rsidRPr="006E4CFD">
        <w:rPr>
          <w:rFonts w:ascii="Times New Roman" w:hAnsi="Times New Roman" w:cs="Times New Roman"/>
          <w:color w:val="000000" w:themeColor="text1"/>
        </w:rPr>
        <w:t>.</w:t>
      </w:r>
      <w:r w:rsidR="003E1F88" w:rsidRPr="006E4CFD">
        <w:rPr>
          <w:rFonts w:ascii="Times New Roman" w:hAnsi="Times New Roman" w:cs="Times New Roman"/>
          <w:color w:val="000000" w:themeColor="text1"/>
        </w:rPr>
        <w:t xml:space="preserve"> </w:t>
      </w:r>
      <w:r w:rsidR="00BE49FB" w:rsidRPr="006E4CFD">
        <w:rPr>
          <w:rFonts w:ascii="Times New Roman" w:hAnsi="Times New Roman" w:cs="Times New Roman"/>
          <w:color w:val="000000" w:themeColor="text1"/>
        </w:rPr>
        <w:t xml:space="preserve">Type 2 </w:t>
      </w:r>
      <w:r w:rsidR="00925390" w:rsidRPr="006E4CFD">
        <w:rPr>
          <w:rFonts w:ascii="Times New Roman" w:hAnsi="Times New Roman" w:cs="Times New Roman"/>
          <w:color w:val="000000" w:themeColor="text1"/>
        </w:rPr>
        <w:t xml:space="preserve">DM </w:t>
      </w:r>
      <w:r w:rsidR="00BE49FB" w:rsidRPr="006E4CFD">
        <w:rPr>
          <w:rFonts w:ascii="Times New Roman" w:hAnsi="Times New Roman" w:cs="Times New Roman"/>
          <w:color w:val="000000" w:themeColor="text1"/>
        </w:rPr>
        <w:t xml:space="preserve">is the most common cause of CKD and ESKD </w:t>
      </w:r>
      <w:r w:rsidR="00BE49FB" w:rsidRPr="006E4CFD">
        <w:rPr>
          <w:rFonts w:ascii="Times New Roman" w:hAnsi="Times New Roman" w:cs="Times New Roman"/>
          <w:color w:val="000000" w:themeColor="text1"/>
        </w:rPr>
        <w:fldChar w:fldCharType="begin"/>
      </w:r>
      <w:r w:rsidR="00291CBB" w:rsidRPr="006E4CFD">
        <w:rPr>
          <w:rFonts w:ascii="Times New Roman" w:hAnsi="Times New Roman" w:cs="Times New Roman"/>
          <w:color w:val="000000" w:themeColor="text1"/>
        </w:rPr>
        <w:instrText xml:space="preserve"> ADDIN EN.CITE &lt;EndNote&gt;&lt;Cite&gt;&lt;Author&gt;Naaman&lt;/Author&gt;&lt;Year&gt;2023&lt;/Year&gt;&lt;RecNum&gt;184&lt;/RecNum&gt;&lt;DisplayText&gt;(Naaman &amp;amp; Bakris, 2023)&lt;/DisplayText&gt;&lt;record&gt;&lt;rec-number&gt;184&lt;/rec-number&gt;&lt;foreign-keys&gt;&lt;key app="EN" db-id="vp0a92wx6029e7efzf1p20awxta90r2rwvx0" timestamp="1719411148" guid="ec9fb08c-f1f1-45ec-8f17-4194b1af5a58"&gt;184&lt;/key&gt;&lt;/foreign-keys&gt;&lt;ref-type name="Journal Article"&gt;17&lt;/ref-type&gt;&lt;contributors&gt;&lt;authors&gt;&lt;author&gt;Naaman, S. C.&lt;/author&gt;&lt;author&gt;Bakris, G. L.&lt;/author&gt;&lt;/authors&gt;&lt;/contributors&gt;&lt;auth-address&gt;Section of Endocrinology, Diabetes, and Metabolism, Department of Medicine, and American Heart Association Comprehensive Hypertension Center, University of Chicago Medicine, Chicago, IL.&lt;/auth-address&gt;&lt;titles&gt;&lt;title&gt;Diabetic Nephropathy: Update on Pillars of Therapy Slowing Progression&lt;/title&gt;&lt;secondary-title&gt;Diabetes Care&lt;/secondary-title&gt;&lt;/titles&gt;&lt;periodical&gt;&lt;full-title&gt;Diabetes Care&lt;/full-title&gt;&lt;/periodical&gt;&lt;pages&gt;1574-1586&lt;/pages&gt;&lt;volume&gt;46&lt;/volume&gt;&lt;number&gt;9&lt;/number&gt;&lt;keywords&gt;&lt;keyword&gt;Humans&lt;/keyword&gt;&lt;keyword&gt;*Diabetic Nephropathies/drug therapy&lt;/keyword&gt;&lt;keyword&gt;Kidney&lt;/keyword&gt;&lt;keyword&gt;Heart&lt;/keyword&gt;&lt;keyword&gt;*Heart Failure&lt;/keyword&gt;&lt;keyword&gt;Glucagon-Like Peptide 1&lt;/keyword&gt;&lt;keyword&gt;*Diabetes Mellitus&lt;/keyword&gt;&lt;/keywords&gt;&lt;dates&gt;&lt;year&gt;2023&lt;/year&gt;&lt;pub-dates&gt;&lt;date&gt;Sep 1&lt;/date&gt;&lt;/pub-dates&gt;&lt;/dates&gt;&lt;isbn&gt;0149-5992 (Print)&amp;#xD;0149-5992&lt;/isbn&gt;&lt;accession-num&gt;37625003&lt;/accession-num&gt;&lt;urls&gt;&lt;/urls&gt;&lt;custom1&gt;Duality of Interest. G.L.B. reports being a consultant to and on steering committees of several outcome trials of companies, including KBP Biosciences, Janssen, Novo Nordisk, Ionis, Alnylam, ESTAR, Bayer, and AstraZeneca. No other potential conflicts of interest relevant to this article were reported.&lt;/custom1&gt;&lt;custom2&gt;PMC10547606&lt;/custom2&gt;&lt;electronic-resource-num&gt;10.2337/dci23-0030&lt;/electronic-resource-num&gt;&lt;remote-database-provider&gt;NLM&lt;/remote-database-provider&gt;&lt;language&gt;eng&lt;/language&gt;&lt;/record&gt;&lt;/Cite&gt;&lt;/EndNote&gt;</w:instrText>
      </w:r>
      <w:r w:rsidR="00BE49FB"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(Naaman &amp; Bakris, 2023)</w:t>
      </w:r>
      <w:r w:rsidR="00BE49FB" w:rsidRPr="006E4CFD">
        <w:rPr>
          <w:rFonts w:ascii="Times New Roman" w:hAnsi="Times New Roman" w:cs="Times New Roman"/>
          <w:color w:val="000000" w:themeColor="text1"/>
        </w:rPr>
        <w:fldChar w:fldCharType="end"/>
      </w:r>
      <w:r w:rsidR="00BE49FB" w:rsidRPr="006E4CFD">
        <w:rPr>
          <w:rFonts w:ascii="Times New Roman" w:hAnsi="Times New Roman" w:cs="Times New Roman"/>
          <w:color w:val="000000" w:themeColor="text1"/>
        </w:rPr>
        <w:t>. The association</w:t>
      </w:r>
      <w:r w:rsidR="00931A05" w:rsidRPr="006E4CFD">
        <w:rPr>
          <w:rFonts w:ascii="Times New Roman" w:hAnsi="Times New Roman" w:cs="Times New Roman"/>
          <w:color w:val="000000" w:themeColor="text1"/>
        </w:rPr>
        <w:t>s</w:t>
      </w:r>
      <w:r w:rsidR="00BE49FB" w:rsidRPr="006E4CFD">
        <w:rPr>
          <w:rFonts w:ascii="Times New Roman" w:hAnsi="Times New Roman" w:cs="Times New Roman"/>
          <w:color w:val="000000" w:themeColor="text1"/>
        </w:rPr>
        <w:t xml:space="preserve"> between </w:t>
      </w:r>
      <w:r w:rsidR="00BE49FB" w:rsidRPr="006E4CFD">
        <w:rPr>
          <w:rFonts w:ascii="Times New Roman" w:hAnsi="Times New Roman" w:cs="Times New Roman"/>
          <w:i/>
          <w:iCs/>
          <w:color w:val="000000" w:themeColor="text1"/>
        </w:rPr>
        <w:t>CDKAL1</w:t>
      </w:r>
      <w:r w:rsidR="00BE49FB" w:rsidRPr="006E4CFD">
        <w:rPr>
          <w:rFonts w:ascii="Times New Roman" w:hAnsi="Times New Roman" w:cs="Times New Roman"/>
          <w:color w:val="000000" w:themeColor="text1"/>
        </w:rPr>
        <w:t xml:space="preserve"> gene mutations and CKD in patients with type 2 </w:t>
      </w:r>
      <w:r w:rsidR="00925390" w:rsidRPr="006E4CFD">
        <w:rPr>
          <w:rFonts w:ascii="Times New Roman" w:hAnsi="Times New Roman" w:cs="Times New Roman"/>
          <w:color w:val="000000" w:themeColor="text1"/>
        </w:rPr>
        <w:t>DM</w:t>
      </w:r>
      <w:r w:rsidR="00BE49FB" w:rsidRPr="006E4CFD">
        <w:rPr>
          <w:rFonts w:ascii="Times New Roman" w:hAnsi="Times New Roman" w:cs="Times New Roman"/>
          <w:color w:val="000000" w:themeColor="text1"/>
        </w:rPr>
        <w:t xml:space="preserve"> </w:t>
      </w:r>
      <w:r w:rsidR="005843D5" w:rsidRPr="006E4CFD">
        <w:rPr>
          <w:rFonts w:ascii="Times New Roman" w:hAnsi="Times New Roman" w:cs="Times New Roman"/>
          <w:color w:val="000000" w:themeColor="text1"/>
        </w:rPr>
        <w:t xml:space="preserve">is </w:t>
      </w:r>
      <w:r w:rsidR="00BE49FB" w:rsidRPr="006E4CFD">
        <w:rPr>
          <w:rFonts w:ascii="Times New Roman" w:hAnsi="Times New Roman" w:cs="Times New Roman"/>
          <w:color w:val="000000" w:themeColor="text1"/>
        </w:rPr>
        <w:t xml:space="preserve">a significant risk factor </w:t>
      </w:r>
      <w:r w:rsidR="00931A05" w:rsidRPr="006E4CFD">
        <w:rPr>
          <w:rFonts w:ascii="Times New Roman" w:hAnsi="Times New Roman" w:cs="Times New Roman"/>
          <w:color w:val="000000" w:themeColor="text1"/>
        </w:rPr>
        <w:t xml:space="preserve">for </w:t>
      </w:r>
      <w:r w:rsidR="0045355F" w:rsidRPr="006E4CFD">
        <w:rPr>
          <w:rFonts w:ascii="Times New Roman" w:hAnsi="Times New Roman" w:cs="Times New Roman"/>
          <w:color w:val="000000" w:themeColor="text1"/>
        </w:rPr>
        <w:t>and a predictor</w:t>
      </w:r>
      <w:r w:rsidR="001F714A" w:rsidRPr="006E4CFD">
        <w:rPr>
          <w:rFonts w:ascii="Times New Roman" w:hAnsi="Times New Roman" w:cs="Times New Roman"/>
          <w:color w:val="000000" w:themeColor="text1"/>
        </w:rPr>
        <w:t xml:space="preserve"> </w:t>
      </w:r>
      <w:r w:rsidR="00931A05" w:rsidRPr="006E4CFD">
        <w:rPr>
          <w:rFonts w:ascii="Times New Roman" w:hAnsi="Times New Roman" w:cs="Times New Roman"/>
          <w:color w:val="000000" w:themeColor="text1"/>
        </w:rPr>
        <w:t>o</w:t>
      </w:r>
      <w:r w:rsidR="00BE49FB" w:rsidRPr="006E4CFD">
        <w:rPr>
          <w:rFonts w:ascii="Times New Roman" w:hAnsi="Times New Roman" w:cs="Times New Roman"/>
          <w:color w:val="000000" w:themeColor="text1"/>
        </w:rPr>
        <w:t xml:space="preserve">f CKD </w:t>
      </w:r>
      <w:r w:rsidR="00BE49FB" w:rsidRPr="006E4CFD">
        <w:rPr>
          <w:rFonts w:ascii="Times New Roman" w:hAnsi="Times New Roman" w:cs="Times New Roman"/>
          <w:color w:val="000000" w:themeColor="text1"/>
        </w:rPr>
        <w:fldChar w:fldCharType="begin">
          <w:fldData xml:space="preserve">PEVuZE5vdGU+PENpdGU+PEF1dGhvcj5KaWFuZzwvQXV0aG9yPjxZZWFyPjIwMTY8L1llYXI+PFJl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PEVuZE5vdGU+PENpdGU+PEF1dGhvcj5KaWFuZzwvQXV0aG9yPjxZZWFyPjIwMTY8L1llYXI+PFJl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BE49FB" w:rsidRPr="006E4CFD">
        <w:rPr>
          <w:rFonts w:ascii="Times New Roman" w:hAnsi="Times New Roman" w:cs="Times New Roman"/>
          <w:color w:val="000000" w:themeColor="text1"/>
        </w:rPr>
      </w:r>
      <w:r w:rsidR="00BE49FB"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(Jiang</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2016)</w:t>
      </w:r>
      <w:r w:rsidR="00BE49FB" w:rsidRPr="006E4CFD">
        <w:rPr>
          <w:rFonts w:ascii="Times New Roman" w:hAnsi="Times New Roman" w:cs="Times New Roman"/>
          <w:color w:val="000000" w:themeColor="text1"/>
        </w:rPr>
        <w:fldChar w:fldCharType="end"/>
      </w:r>
      <w:r w:rsidR="00BE49FB" w:rsidRPr="006E4CFD">
        <w:rPr>
          <w:rFonts w:ascii="Times New Roman" w:hAnsi="Times New Roman" w:cs="Times New Roman"/>
          <w:color w:val="000000" w:themeColor="text1"/>
        </w:rPr>
        <w:t>.</w:t>
      </w:r>
      <w:r w:rsidR="0013052D" w:rsidRPr="006E4CFD">
        <w:rPr>
          <w:rFonts w:ascii="Times New Roman" w:hAnsi="Times New Roman" w:cs="Times New Roman"/>
          <w:color w:val="000000" w:themeColor="text1"/>
        </w:rPr>
        <w:t xml:space="preserve"> </w:t>
      </w:r>
      <w:r w:rsidR="00A25CC0" w:rsidRPr="006E4CFD">
        <w:rPr>
          <w:rFonts w:ascii="Times New Roman" w:hAnsi="Times New Roman" w:cs="Times New Roman"/>
          <w:color w:val="000000" w:themeColor="text1"/>
        </w:rPr>
        <w:t xml:space="preserve">However, whether CKD associated with the </w:t>
      </w:r>
      <w:r w:rsidR="00A25CC0" w:rsidRPr="006E4CFD">
        <w:rPr>
          <w:rFonts w:ascii="Times New Roman" w:hAnsi="Times New Roman" w:cs="Times New Roman"/>
          <w:i/>
          <w:color w:val="000000" w:themeColor="text1"/>
        </w:rPr>
        <w:t>CDKAL1</w:t>
      </w:r>
      <w:r w:rsidR="00A25CC0" w:rsidRPr="006E4CFD">
        <w:rPr>
          <w:rFonts w:ascii="Times New Roman" w:hAnsi="Times New Roman" w:cs="Times New Roman"/>
          <w:color w:val="000000" w:themeColor="text1"/>
        </w:rPr>
        <w:t xml:space="preserve"> SNP is </w:t>
      </w:r>
      <w:r w:rsidR="0005189F" w:rsidRPr="006E4CFD">
        <w:rPr>
          <w:rFonts w:ascii="Times New Roman" w:hAnsi="Times New Roman" w:cs="Times New Roman"/>
          <w:color w:val="000000" w:themeColor="text1"/>
        </w:rPr>
        <w:t>a secondary effect of</w:t>
      </w:r>
      <w:r w:rsidR="00A25CC0" w:rsidRPr="006E4CFD">
        <w:rPr>
          <w:rFonts w:ascii="Times New Roman" w:hAnsi="Times New Roman" w:cs="Times New Roman"/>
          <w:color w:val="000000" w:themeColor="text1"/>
        </w:rPr>
        <w:t xml:space="preserve"> </w:t>
      </w:r>
      <w:r w:rsidR="00A669A9" w:rsidRPr="006E4CFD">
        <w:rPr>
          <w:rFonts w:ascii="Times New Roman" w:hAnsi="Times New Roman" w:cs="Times New Roman"/>
          <w:color w:val="000000" w:themeColor="text1"/>
        </w:rPr>
        <w:t xml:space="preserve">type </w:t>
      </w:r>
      <w:r w:rsidR="00A25CC0" w:rsidRPr="006E4CFD">
        <w:rPr>
          <w:rFonts w:ascii="Times New Roman" w:hAnsi="Times New Roman" w:cs="Times New Roman"/>
          <w:color w:val="000000" w:themeColor="text1"/>
        </w:rPr>
        <w:t xml:space="preserve">2 DM or </w:t>
      </w:r>
      <w:r w:rsidR="00931A05" w:rsidRPr="006E4CFD">
        <w:rPr>
          <w:rFonts w:ascii="Times New Roman" w:hAnsi="Times New Roman" w:cs="Times New Roman"/>
          <w:color w:val="000000" w:themeColor="text1"/>
        </w:rPr>
        <w:t xml:space="preserve">is </w:t>
      </w:r>
      <w:r w:rsidR="00A25CC0" w:rsidRPr="006E4CFD">
        <w:rPr>
          <w:rFonts w:ascii="Times New Roman" w:hAnsi="Times New Roman" w:cs="Times New Roman"/>
          <w:color w:val="000000" w:themeColor="text1"/>
        </w:rPr>
        <w:t xml:space="preserve">directly caused by </w:t>
      </w:r>
      <w:r w:rsidR="00931A05" w:rsidRPr="006E4CFD">
        <w:rPr>
          <w:rFonts w:ascii="Times New Roman" w:hAnsi="Times New Roman" w:cs="Times New Roman"/>
          <w:color w:val="000000" w:themeColor="text1"/>
        </w:rPr>
        <w:t>impair</w:t>
      </w:r>
      <w:r w:rsidR="00A25CC0" w:rsidRPr="006E4CFD">
        <w:rPr>
          <w:rFonts w:ascii="Times New Roman" w:hAnsi="Times New Roman" w:cs="Times New Roman"/>
          <w:color w:val="000000" w:themeColor="text1"/>
        </w:rPr>
        <w:t>ed</w:t>
      </w:r>
      <w:r w:rsidR="00931A05" w:rsidRPr="006E4CFD">
        <w:rPr>
          <w:rFonts w:ascii="Times New Roman" w:hAnsi="Times New Roman" w:cs="Times New Roman"/>
          <w:color w:val="000000" w:themeColor="text1"/>
        </w:rPr>
        <w:t xml:space="preserve"> </w:t>
      </w:r>
      <w:r w:rsidRPr="006E4CFD">
        <w:rPr>
          <w:rFonts w:ascii="Times New Roman" w:hAnsi="Times New Roman" w:cs="Times New Roman"/>
          <w:color w:val="000000"/>
        </w:rPr>
        <w:t xml:space="preserve">function </w:t>
      </w:r>
      <w:r w:rsidR="00931A05" w:rsidRPr="006E4CFD">
        <w:rPr>
          <w:rFonts w:ascii="Times New Roman" w:hAnsi="Times New Roman" w:cs="Times New Roman"/>
          <w:color w:val="000000" w:themeColor="text1"/>
        </w:rPr>
        <w:t>of</w:t>
      </w:r>
      <w:r w:rsidR="00A25CC0" w:rsidRPr="006E4CFD">
        <w:rPr>
          <w:rFonts w:ascii="Times New Roman" w:hAnsi="Times New Roman" w:cs="Times New Roman"/>
          <w:color w:val="000000" w:themeColor="text1"/>
        </w:rPr>
        <w:t xml:space="preserve"> CDKAL1 in</w:t>
      </w:r>
      <w:r w:rsidR="00931A05" w:rsidRPr="006E4CFD">
        <w:rPr>
          <w:rFonts w:ascii="Times New Roman" w:hAnsi="Times New Roman" w:cs="Times New Roman"/>
          <w:color w:val="000000" w:themeColor="text1"/>
        </w:rPr>
        <w:t xml:space="preserve"> the</w:t>
      </w:r>
      <w:r w:rsidR="00A25CC0" w:rsidRPr="006E4CFD">
        <w:rPr>
          <w:rFonts w:ascii="Times New Roman" w:hAnsi="Times New Roman" w:cs="Times New Roman"/>
          <w:color w:val="000000" w:themeColor="text1"/>
        </w:rPr>
        <w:t xml:space="preserve"> kidney </w:t>
      </w:r>
      <w:r w:rsidR="00931A05" w:rsidRPr="006E4CFD">
        <w:rPr>
          <w:rFonts w:ascii="Times New Roman" w:hAnsi="Times New Roman" w:cs="Times New Roman"/>
          <w:color w:val="000000" w:themeColor="text1"/>
        </w:rPr>
        <w:t>i</w:t>
      </w:r>
      <w:r w:rsidR="00A25CC0" w:rsidRPr="006E4CFD">
        <w:rPr>
          <w:rFonts w:ascii="Times New Roman" w:hAnsi="Times New Roman" w:cs="Times New Roman"/>
          <w:color w:val="000000" w:themeColor="text1"/>
        </w:rPr>
        <w:t>s unclear</w:t>
      </w:r>
      <w:r w:rsidR="0026049A" w:rsidRPr="006E4CFD">
        <w:rPr>
          <w:rFonts w:ascii="Times New Roman" w:hAnsi="Times New Roman" w:cs="Times New Roman"/>
          <w:color w:val="000000" w:themeColor="text1"/>
        </w:rPr>
        <w:t xml:space="preserve">, </w:t>
      </w:r>
      <w:r w:rsidR="00931A05" w:rsidRPr="006E4CFD">
        <w:rPr>
          <w:rFonts w:ascii="Times New Roman" w:hAnsi="Times New Roman" w:cs="Times New Roman"/>
          <w:color w:val="000000" w:themeColor="text1"/>
        </w:rPr>
        <w:t>despite this knowledge being</w:t>
      </w:r>
      <w:r w:rsidR="0026049A" w:rsidRPr="006E4CFD">
        <w:rPr>
          <w:rFonts w:ascii="Times New Roman" w:hAnsi="Times New Roman" w:cs="Times New Roman"/>
          <w:color w:val="000000" w:themeColor="text1"/>
        </w:rPr>
        <w:t xml:space="preserve"> pivotal </w:t>
      </w:r>
      <w:r w:rsidR="00931A05" w:rsidRPr="006E4CFD">
        <w:rPr>
          <w:rFonts w:ascii="Times New Roman" w:hAnsi="Times New Roman" w:cs="Times New Roman"/>
          <w:color w:val="000000" w:themeColor="text1"/>
        </w:rPr>
        <w:t>for the</w:t>
      </w:r>
      <w:r w:rsidR="0026049A" w:rsidRPr="006E4CFD">
        <w:rPr>
          <w:rFonts w:ascii="Times New Roman" w:hAnsi="Times New Roman" w:cs="Times New Roman"/>
          <w:color w:val="000000" w:themeColor="text1"/>
        </w:rPr>
        <w:t xml:space="preserve"> develop</w:t>
      </w:r>
      <w:r w:rsidR="00931A05" w:rsidRPr="006E4CFD">
        <w:rPr>
          <w:rFonts w:ascii="Times New Roman" w:hAnsi="Times New Roman" w:cs="Times New Roman"/>
          <w:color w:val="000000" w:themeColor="text1"/>
        </w:rPr>
        <w:t>ment of</w:t>
      </w:r>
      <w:r w:rsidR="0026049A" w:rsidRPr="006E4CFD">
        <w:rPr>
          <w:rFonts w:ascii="Times New Roman" w:hAnsi="Times New Roman" w:cs="Times New Roman"/>
          <w:color w:val="000000" w:themeColor="text1"/>
        </w:rPr>
        <w:t xml:space="preserve"> measures to prevent or treat CKD in future.</w:t>
      </w:r>
    </w:p>
    <w:p w14:paraId="409E2F55" w14:textId="0471945F" w:rsidR="003C3A6A" w:rsidRPr="006E4CFD" w:rsidRDefault="00833659" w:rsidP="003C3A6A">
      <w:pPr>
        <w:spacing w:line="360" w:lineRule="auto"/>
        <w:ind w:firstLine="840"/>
        <w:rPr>
          <w:rFonts w:ascii="Times New Roman" w:hAnsi="Times New Roman" w:cs="Times New Roman"/>
          <w:color w:val="000000" w:themeColor="text1"/>
        </w:rPr>
      </w:pPr>
      <w:r w:rsidRPr="006E4CFD">
        <w:rPr>
          <w:rFonts w:ascii="Times New Roman" w:hAnsi="Times New Roman" w:cs="Times New Roman"/>
          <w:color w:val="000000" w:themeColor="text1"/>
        </w:rPr>
        <w:t>In this study, we elucidate</w:t>
      </w:r>
      <w:r w:rsidR="00CC4A17" w:rsidRPr="006E4CFD">
        <w:rPr>
          <w:rFonts w:ascii="Times New Roman" w:hAnsi="Times New Roman" w:cs="Times New Roman"/>
          <w:color w:val="000000" w:themeColor="text1"/>
        </w:rPr>
        <w:t>d</w:t>
      </w:r>
      <w:r w:rsidRPr="006E4CFD">
        <w:rPr>
          <w:rFonts w:ascii="Times New Roman" w:hAnsi="Times New Roman" w:cs="Times New Roman"/>
          <w:color w:val="000000" w:themeColor="text1"/>
        </w:rPr>
        <w:t xml:space="preserve"> the molecular </w:t>
      </w:r>
      <w:r w:rsidR="00963BF1" w:rsidRPr="006E4CFD">
        <w:rPr>
          <w:rFonts w:ascii="Times New Roman" w:hAnsi="Times New Roman" w:cs="Times New Roman"/>
          <w:color w:val="000000" w:themeColor="text1"/>
        </w:rPr>
        <w:t xml:space="preserve">function </w:t>
      </w:r>
      <w:r w:rsidRPr="006E4CFD">
        <w:rPr>
          <w:rFonts w:ascii="Times New Roman" w:hAnsi="Times New Roman" w:cs="Times New Roman"/>
          <w:color w:val="000000" w:themeColor="text1"/>
        </w:rPr>
        <w:t xml:space="preserve">of </w:t>
      </w:r>
      <w:r w:rsidRPr="006E4CFD">
        <w:rPr>
          <w:rFonts w:ascii="Times New Roman" w:hAnsi="Times New Roman" w:cs="Times New Roman"/>
          <w:iCs/>
          <w:color w:val="000000" w:themeColor="text1"/>
        </w:rPr>
        <w:t>CDKAL1</w:t>
      </w:r>
      <w:r w:rsidRPr="006E4CFD">
        <w:rPr>
          <w:rFonts w:ascii="Times New Roman" w:hAnsi="Times New Roman" w:cs="Times New Roman"/>
          <w:color w:val="000000" w:themeColor="text1"/>
        </w:rPr>
        <w:t xml:space="preserve"> in </w:t>
      </w:r>
      <w:r w:rsidR="00810164" w:rsidRPr="006E4CFD">
        <w:rPr>
          <w:rFonts w:ascii="Times New Roman" w:hAnsi="Times New Roman" w:cs="Times New Roman"/>
          <w:color w:val="000000" w:themeColor="text1"/>
        </w:rPr>
        <w:t>podocyte</w:t>
      </w:r>
      <w:r w:rsidR="009C13C7" w:rsidRPr="006E4CFD">
        <w:rPr>
          <w:rFonts w:ascii="Times New Roman" w:hAnsi="Times New Roman" w:cs="Times New Roman"/>
          <w:color w:val="000000" w:themeColor="text1"/>
        </w:rPr>
        <w:t>s</w:t>
      </w:r>
      <w:r w:rsidR="00810164" w:rsidRPr="006E4CFD">
        <w:rPr>
          <w:rFonts w:ascii="Times New Roman" w:hAnsi="Times New Roman" w:cs="Times New Roman"/>
          <w:color w:val="000000" w:themeColor="text1"/>
        </w:rPr>
        <w:t xml:space="preserve"> and </w:t>
      </w:r>
      <w:r w:rsidR="00963BF1" w:rsidRPr="006E4CFD">
        <w:rPr>
          <w:rFonts w:ascii="Times New Roman" w:hAnsi="Times New Roman" w:cs="Times New Roman"/>
          <w:color w:val="000000" w:themeColor="text1"/>
        </w:rPr>
        <w:t>the mechanism w</w:t>
      </w:r>
      <w:r w:rsidR="009C13C7" w:rsidRPr="006E4CFD">
        <w:rPr>
          <w:rFonts w:ascii="Times New Roman" w:hAnsi="Times New Roman" w:cs="Times New Roman"/>
          <w:color w:val="000000" w:themeColor="text1"/>
        </w:rPr>
        <w:t>hereby</w:t>
      </w:r>
      <w:r w:rsidR="00963BF1" w:rsidRPr="006E4CFD">
        <w:rPr>
          <w:rFonts w:ascii="Times New Roman" w:hAnsi="Times New Roman" w:cs="Times New Roman"/>
          <w:color w:val="000000" w:themeColor="text1"/>
        </w:rPr>
        <w:t xml:space="preserve"> CDKAL1 dysfunction promotes </w:t>
      </w:r>
      <w:r w:rsidR="00810164" w:rsidRPr="006E4CFD">
        <w:rPr>
          <w:rFonts w:ascii="Times New Roman" w:hAnsi="Times New Roman" w:cs="Times New Roman"/>
          <w:color w:val="000000" w:themeColor="text1"/>
        </w:rPr>
        <w:t>CKD</w:t>
      </w:r>
      <w:r w:rsidRPr="006E4CFD">
        <w:rPr>
          <w:rFonts w:ascii="Times New Roman" w:hAnsi="Times New Roman" w:cs="Times New Roman"/>
          <w:color w:val="000000" w:themeColor="text1"/>
        </w:rPr>
        <w:t>. First, we generated systemic</w:t>
      </w:r>
      <w:r w:rsidRPr="006E4CFD">
        <w:rPr>
          <w:rFonts w:ascii="Times New Roman" w:hAnsi="Times New Roman" w:cs="Times New Roman"/>
          <w:i/>
          <w:iCs/>
          <w:color w:val="000000" w:themeColor="text1"/>
        </w:rPr>
        <w:t xml:space="preserve"> Cdkal1</w:t>
      </w:r>
      <w:r w:rsidRPr="006E4CFD">
        <w:rPr>
          <w:rFonts w:ascii="Times New Roman" w:hAnsi="Times New Roman" w:cs="Times New Roman"/>
          <w:color w:val="000000" w:themeColor="text1"/>
        </w:rPr>
        <w:t xml:space="preserve"> knockout (KO) mice and podocyte-specific </w:t>
      </w:r>
      <w:r w:rsidRPr="006E4CFD">
        <w:rPr>
          <w:rFonts w:ascii="Times New Roman" w:hAnsi="Times New Roman" w:cs="Times New Roman"/>
          <w:i/>
          <w:iCs/>
          <w:color w:val="000000" w:themeColor="text1"/>
        </w:rPr>
        <w:t xml:space="preserve">Cdkal1 </w:t>
      </w:r>
      <w:r w:rsidRPr="006E4CFD">
        <w:rPr>
          <w:rFonts w:ascii="Times New Roman" w:hAnsi="Times New Roman" w:cs="Times New Roman"/>
          <w:color w:val="000000" w:themeColor="text1"/>
        </w:rPr>
        <w:t xml:space="preserve">KO mice. These mice showed albuminuria, impairments in kidney function, and </w:t>
      </w:r>
      <w:r w:rsidRPr="006E4CFD">
        <w:rPr>
          <w:rFonts w:ascii="Times New Roman" w:hAnsi="Times New Roman" w:cs="Times New Roman"/>
          <w:color w:val="000000"/>
        </w:rPr>
        <w:t>morphologic abnormalities</w:t>
      </w:r>
      <w:r w:rsidRPr="006E4CFD">
        <w:rPr>
          <w:rFonts w:ascii="Times New Roman" w:hAnsi="Times New Roman" w:cs="Times New Roman"/>
          <w:color w:val="000000" w:themeColor="text1"/>
        </w:rPr>
        <w:t xml:space="preserve"> of their podocytes. Next, we established </w:t>
      </w:r>
      <w:r w:rsidRPr="006E4CFD">
        <w:rPr>
          <w:rFonts w:ascii="Times New Roman" w:hAnsi="Times New Roman" w:cs="Times New Roman"/>
          <w:i/>
          <w:iCs/>
          <w:color w:val="000000" w:themeColor="text1"/>
        </w:rPr>
        <w:t xml:space="preserve">Cdkal1 </w:t>
      </w:r>
      <w:r w:rsidRPr="006E4CFD">
        <w:rPr>
          <w:rFonts w:ascii="Times New Roman" w:hAnsi="Times New Roman" w:cs="Times New Roman"/>
          <w:color w:val="000000" w:themeColor="text1"/>
        </w:rPr>
        <w:t>KO podocyte cell lines, which showed poor motility and inefficient lysine translation. Importantly, we also found decreased levels</w:t>
      </w:r>
      <w:r w:rsidR="00400872"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 xml:space="preserve">of various lysine-rich proteins that are involved in podocyte function, including the representative lysine-rich protein CD2-associated protein (CD2AP). We also performed </w:t>
      </w:r>
      <w:r w:rsidRPr="006E4CFD">
        <w:rPr>
          <w:rFonts w:ascii="Times New Roman" w:hAnsi="Times New Roman" w:cs="Times New Roman"/>
          <w:i/>
          <w:color w:val="000000" w:themeColor="text1"/>
        </w:rPr>
        <w:t>Cd2ap</w:t>
      </w:r>
      <w:r w:rsidRPr="006E4CFD">
        <w:rPr>
          <w:rFonts w:ascii="Times New Roman" w:hAnsi="Times New Roman" w:cs="Times New Roman"/>
          <w:color w:val="000000" w:themeColor="text1"/>
        </w:rPr>
        <w:t xml:space="preserve"> overexpression in </w:t>
      </w:r>
      <w:r w:rsidRPr="006E4CFD">
        <w:rPr>
          <w:rFonts w:ascii="Times New Roman" w:hAnsi="Times New Roman" w:cs="Times New Roman"/>
          <w:i/>
          <w:iCs/>
          <w:color w:val="000000" w:themeColor="text1"/>
        </w:rPr>
        <w:t>Cdkal1</w:t>
      </w:r>
      <w:r w:rsidRPr="006E4CFD">
        <w:rPr>
          <w:rFonts w:ascii="Times New Roman" w:hAnsi="Times New Roman" w:cs="Times New Roman"/>
          <w:color w:val="000000" w:themeColor="text1"/>
        </w:rPr>
        <w:t xml:space="preserve"> KO podocytes, which restored their motility. This study demonstrates that the dysfunction of a tRNA-modifying enzyme causes podocytopathy, increases the severity of albuminuria, and accelerates the progression of </w:t>
      </w:r>
      <w:r w:rsidRPr="006E4CFD">
        <w:rPr>
          <w:rFonts w:ascii="Times New Roman" w:hAnsi="Times New Roman" w:cs="Times New Roman"/>
          <w:color w:val="000000" w:themeColor="text1"/>
        </w:rPr>
        <w:lastRenderedPageBreak/>
        <w:t>CKD. These findings extend the concept of ‘tRNA modopathy’ to nephrology and suggest avenues for research into new therapeutic strategies for CKD.</w:t>
      </w:r>
    </w:p>
    <w:p w14:paraId="15B8F6E2" w14:textId="77777777" w:rsidR="00D726EE" w:rsidRPr="006E4CFD" w:rsidRDefault="00D726EE" w:rsidP="00C64C57">
      <w:pPr>
        <w:spacing w:line="360" w:lineRule="auto"/>
        <w:rPr>
          <w:rFonts w:ascii="Times New Roman" w:hAnsi="Times New Roman" w:cs="Times New Roman"/>
          <w:color w:val="000000" w:themeColor="text1"/>
        </w:rPr>
      </w:pPr>
    </w:p>
    <w:p w14:paraId="332731A4" w14:textId="18C631E4" w:rsidR="007E2AC1" w:rsidRPr="006E4CFD" w:rsidRDefault="00833659" w:rsidP="00C64C57">
      <w:pPr>
        <w:spacing w:line="360" w:lineRule="auto"/>
        <w:rPr>
          <w:rFonts w:ascii="Times New Roman" w:hAnsi="Times New Roman" w:cs="Times New Roman"/>
          <w:b/>
          <w:bCs/>
          <w:color w:val="000000" w:themeColor="text1"/>
        </w:rPr>
      </w:pPr>
      <w:r w:rsidRPr="006E4CFD">
        <w:rPr>
          <w:rFonts w:ascii="Times New Roman" w:hAnsi="Times New Roman" w:cs="Times New Roman"/>
          <w:b/>
          <w:bCs/>
          <w:color w:val="000000" w:themeColor="text1"/>
        </w:rPr>
        <w:t>Results</w:t>
      </w:r>
    </w:p>
    <w:p w14:paraId="01A840A4" w14:textId="796C8269" w:rsidR="007E2AC1" w:rsidRPr="006E4CFD" w:rsidRDefault="00833659" w:rsidP="00C64C57">
      <w:pPr>
        <w:tabs>
          <w:tab w:val="left" w:pos="4404"/>
        </w:tabs>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ab/>
      </w:r>
    </w:p>
    <w:p w14:paraId="50368473" w14:textId="77777777" w:rsidR="00ED7CE0" w:rsidRPr="006E4CFD" w:rsidRDefault="00833659" w:rsidP="00D726EE">
      <w:pPr>
        <w:pStyle w:val="HTMLPreformatted"/>
        <w:tabs>
          <w:tab w:val="clear" w:pos="916"/>
        </w:tabs>
        <w:spacing w:line="360" w:lineRule="auto"/>
        <w:rPr>
          <w:rFonts w:ascii="Times New Roman" w:hAnsi="Times New Roman" w:cs="Times New Roman"/>
          <w:i/>
          <w:iCs/>
          <w:color w:val="000000" w:themeColor="text1"/>
        </w:rPr>
      </w:pPr>
      <w:r w:rsidRPr="006E4CFD">
        <w:rPr>
          <w:rFonts w:ascii="Times New Roman" w:hAnsi="Times New Roman" w:cs="Times New Roman"/>
          <w:b/>
          <w:bCs/>
          <w:i/>
          <w:iCs/>
          <w:color w:val="000000" w:themeColor="text1"/>
        </w:rPr>
        <w:t xml:space="preserve">Systemic </w:t>
      </w:r>
      <w:r w:rsidRPr="006E4CFD">
        <w:rPr>
          <w:rFonts w:ascii="Times New Roman" w:hAnsi="Times New Roman" w:cs="Times New Roman"/>
          <w:b/>
          <w:bCs/>
          <w:i/>
          <w:color w:val="000000" w:themeColor="text1"/>
        </w:rPr>
        <w:t>Cdkal1</w:t>
      </w:r>
      <w:r w:rsidRPr="006E4CFD">
        <w:rPr>
          <w:rFonts w:ascii="Times New Roman" w:hAnsi="Times New Roman" w:cs="Times New Roman"/>
          <w:b/>
          <w:bCs/>
          <w:i/>
          <w:iCs/>
          <w:color w:val="000000" w:themeColor="text1"/>
        </w:rPr>
        <w:t xml:space="preserve"> KO mice exhibit phenotypes of CKD progression upon increased kidney load. </w:t>
      </w:r>
    </w:p>
    <w:p w14:paraId="5BA0E119" w14:textId="0CD4E47C" w:rsidR="007651D2" w:rsidRPr="006E4CFD" w:rsidRDefault="00833659" w:rsidP="00D726EE">
      <w:pPr>
        <w:pStyle w:val="HTMLPreformatted"/>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 xml:space="preserve">To investigate </w:t>
      </w:r>
      <w:r w:rsidR="00D921E4" w:rsidRPr="006E4CFD">
        <w:rPr>
          <w:rFonts w:ascii="Times New Roman" w:hAnsi="Times New Roman" w:cs="Times New Roman"/>
          <w:color w:val="000000" w:themeColor="text1"/>
        </w:rPr>
        <w:t xml:space="preserve">whether </w:t>
      </w:r>
      <w:r w:rsidR="00E953E3" w:rsidRPr="006E4CFD">
        <w:rPr>
          <w:rFonts w:ascii="Times New Roman" w:hAnsi="Times New Roman" w:cs="Times New Roman"/>
          <w:color w:val="000000" w:themeColor="text1"/>
        </w:rPr>
        <w:t xml:space="preserve">dysfunction of </w:t>
      </w:r>
      <w:r w:rsidR="00D921E4" w:rsidRPr="006E4CFD">
        <w:rPr>
          <w:rFonts w:ascii="Times New Roman" w:hAnsi="Times New Roman" w:cs="Times New Roman"/>
          <w:color w:val="000000" w:themeColor="text1"/>
        </w:rPr>
        <w:t>CDKAL1 causes</w:t>
      </w:r>
      <w:r w:rsidRPr="006E4CFD">
        <w:rPr>
          <w:rFonts w:ascii="Times New Roman" w:hAnsi="Times New Roman" w:cs="Times New Roman"/>
          <w:color w:val="000000" w:themeColor="text1"/>
        </w:rPr>
        <w:t xml:space="preserve"> CKD, we </w:t>
      </w:r>
      <w:r w:rsidR="00507E04" w:rsidRPr="006E4CFD">
        <w:rPr>
          <w:rFonts w:ascii="Times New Roman" w:hAnsi="Times New Roman" w:cs="Times New Roman"/>
          <w:color w:val="000000" w:themeColor="text1"/>
        </w:rPr>
        <w:t xml:space="preserve">first </w:t>
      </w:r>
      <w:r w:rsidRPr="006E4CFD">
        <w:rPr>
          <w:rFonts w:ascii="Times New Roman" w:hAnsi="Times New Roman" w:cs="Times New Roman"/>
          <w:color w:val="000000" w:themeColor="text1"/>
        </w:rPr>
        <w:t xml:space="preserve">generated </w:t>
      </w:r>
      <w:r w:rsidRPr="006E4CFD">
        <w:rPr>
          <w:rStyle w:val="y2iqfc"/>
          <w:rFonts w:ascii="Times New Roman" w:hAnsi="Times New Roman" w:cs="Times New Roman"/>
          <w:color w:val="000000" w:themeColor="text1"/>
        </w:rPr>
        <w:t xml:space="preserve">systemic </w:t>
      </w:r>
      <w:r w:rsidRPr="006E4CFD">
        <w:rPr>
          <w:rFonts w:ascii="Times New Roman" w:hAnsi="Times New Roman" w:cs="Times New Roman"/>
          <w:i/>
          <w:iCs/>
          <w:color w:val="000000" w:themeColor="text1"/>
        </w:rPr>
        <w:t>Cdkal1</w:t>
      </w:r>
      <w:r w:rsidRPr="006E4CFD">
        <w:rPr>
          <w:rFonts w:ascii="Times New Roman" w:hAnsi="Times New Roman" w:cs="Times New Roman"/>
          <w:color w:val="000000" w:themeColor="text1"/>
        </w:rPr>
        <w:t xml:space="preserve"> KO mice by mating mice carrying </w:t>
      </w:r>
      <w:r w:rsidR="008619CC" w:rsidRPr="006E4CFD">
        <w:rPr>
          <w:rFonts w:ascii="Times New Roman" w:hAnsi="Times New Roman" w:cs="Times New Roman"/>
          <w:color w:val="000000" w:themeColor="text1"/>
        </w:rPr>
        <w:t xml:space="preserve">a </w:t>
      </w:r>
      <w:r w:rsidRPr="006E4CFD">
        <w:rPr>
          <w:rFonts w:ascii="Times New Roman" w:hAnsi="Times New Roman" w:cs="Times New Roman"/>
          <w:color w:val="000000" w:themeColor="text1"/>
        </w:rPr>
        <w:t xml:space="preserve">Cre recombinase </w:t>
      </w:r>
      <w:r w:rsidR="00E953E3" w:rsidRPr="006E4CFD">
        <w:rPr>
          <w:rFonts w:ascii="Times New Roman" w:hAnsi="Times New Roman" w:cs="Times New Roman"/>
          <w:color w:val="000000" w:themeColor="text1"/>
        </w:rPr>
        <w:t xml:space="preserve">gene </w:t>
      </w:r>
      <w:r w:rsidR="008619CC" w:rsidRPr="006E4CFD">
        <w:rPr>
          <w:rFonts w:ascii="Times New Roman" w:hAnsi="Times New Roman" w:cs="Times New Roman"/>
          <w:color w:val="000000" w:themeColor="text1"/>
        </w:rPr>
        <w:t>ubiquitously transcribed</w:t>
      </w:r>
      <w:r w:rsidR="00E953E3" w:rsidRPr="006E4CFD">
        <w:rPr>
          <w:rFonts w:ascii="Times New Roman" w:hAnsi="Times New Roman" w:cs="Times New Roman"/>
          <w:color w:val="000000" w:themeColor="text1"/>
        </w:rPr>
        <w:t xml:space="preserve"> </w:t>
      </w:r>
      <w:r w:rsidR="00331A0B" w:rsidRPr="006E4CFD">
        <w:rPr>
          <w:rFonts w:ascii="Times New Roman" w:hAnsi="Times New Roman" w:cs="Times New Roman"/>
          <w:color w:val="000000" w:themeColor="text1"/>
        </w:rPr>
        <w:t>by the</w:t>
      </w:r>
      <w:r w:rsidRPr="006E4CFD">
        <w:rPr>
          <w:rFonts w:ascii="Times New Roman" w:hAnsi="Times New Roman" w:cs="Times New Roman"/>
          <w:color w:val="000000" w:themeColor="text1"/>
        </w:rPr>
        <w:t xml:space="preserve"> CAG promoter </w:t>
      </w:r>
      <w:r w:rsidR="00331A0B" w:rsidRPr="006E4CFD">
        <w:rPr>
          <w:rStyle w:val="y2iqfc"/>
          <w:rFonts w:ascii="Times New Roman" w:hAnsi="Times New Roman" w:cs="Times New Roman"/>
          <w:color w:val="000000" w:themeColor="text1"/>
        </w:rPr>
        <w:t xml:space="preserve">with </w:t>
      </w:r>
      <w:r w:rsidR="008E7475" w:rsidRPr="006E4CFD">
        <w:rPr>
          <w:rStyle w:val="y2iqfc"/>
          <w:rFonts w:ascii="Times New Roman" w:hAnsi="Times New Roman" w:cs="Times New Roman"/>
          <w:color w:val="000000" w:themeColor="text1"/>
        </w:rPr>
        <w:t xml:space="preserve">mice </w:t>
      </w:r>
      <w:r w:rsidR="00EB2AAD" w:rsidRPr="006E4CFD">
        <w:rPr>
          <w:rStyle w:val="y2iqfc"/>
          <w:rFonts w:ascii="Times New Roman" w:hAnsi="Times New Roman" w:cs="Times New Roman"/>
          <w:color w:val="000000" w:themeColor="text1"/>
        </w:rPr>
        <w:t>in which</w:t>
      </w:r>
      <w:r w:rsidR="008619CC" w:rsidRPr="006E4CFD">
        <w:rPr>
          <w:rStyle w:val="y2iqfc"/>
          <w:rFonts w:ascii="Times New Roman" w:hAnsi="Times New Roman" w:cs="Times New Roman"/>
          <w:color w:val="000000" w:themeColor="text1"/>
        </w:rPr>
        <w:t xml:space="preserve"> loxP sequences flanking </w:t>
      </w:r>
      <w:r w:rsidR="008619CC" w:rsidRPr="006E4CFD">
        <w:rPr>
          <w:rStyle w:val="y2iqfc"/>
          <w:rFonts w:ascii="Times New Roman" w:hAnsi="Times New Roman" w:cs="Times New Roman"/>
          <w:i/>
          <w:iCs/>
          <w:color w:val="000000" w:themeColor="text1"/>
        </w:rPr>
        <w:t>Cdkal1</w:t>
      </w:r>
      <w:r w:rsidR="008619CC" w:rsidRPr="006E4CFD">
        <w:rPr>
          <w:rStyle w:val="y2iqfc"/>
          <w:rFonts w:ascii="Times New Roman" w:hAnsi="Times New Roman" w:cs="Times New Roman"/>
          <w:color w:val="000000" w:themeColor="text1"/>
        </w:rPr>
        <w:t xml:space="preserve"> exon 5 (</w:t>
      </w:r>
      <w:r w:rsidR="00721E8D" w:rsidRPr="006E4CFD">
        <w:rPr>
          <w:rStyle w:val="y2iqfc"/>
          <w:rFonts w:ascii="Times New Roman" w:hAnsi="Times New Roman" w:cs="Times New Roman"/>
          <w:color w:val="000000" w:themeColor="text1"/>
        </w:rPr>
        <w:t>f</w:t>
      </w:r>
      <w:r w:rsidR="00FD4871" w:rsidRPr="006E4CFD">
        <w:rPr>
          <w:rStyle w:val="y2iqfc"/>
          <w:rFonts w:ascii="Times New Roman" w:hAnsi="Times New Roman" w:cs="Times New Roman"/>
          <w:color w:val="000000" w:themeColor="text1"/>
        </w:rPr>
        <w:t>lox</w:t>
      </w:r>
      <w:r w:rsidR="00FD4871" w:rsidRPr="006E4CFD">
        <w:rPr>
          <w:rStyle w:val="y2iqfc"/>
          <w:rFonts w:ascii="Times New Roman" w:hAnsi="Times New Roman" w:cs="Times New Roman"/>
          <w:i/>
          <w:iCs/>
          <w:color w:val="000000" w:themeColor="text1"/>
        </w:rPr>
        <w:t xml:space="preserve"> </w:t>
      </w:r>
      <w:r w:rsidR="00B45C89" w:rsidRPr="006E4CFD">
        <w:rPr>
          <w:rStyle w:val="y2iqfc"/>
          <w:rFonts w:ascii="Times New Roman" w:hAnsi="Times New Roman" w:cs="Times New Roman"/>
          <w:color w:val="000000" w:themeColor="text1"/>
        </w:rPr>
        <w:t>m</w:t>
      </w:r>
      <w:r w:rsidRPr="006E4CFD">
        <w:rPr>
          <w:rStyle w:val="y2iqfc"/>
          <w:rFonts w:ascii="Times New Roman" w:hAnsi="Times New Roman" w:cs="Times New Roman"/>
          <w:color w:val="000000" w:themeColor="text1"/>
        </w:rPr>
        <w:t>ice</w:t>
      </w:r>
      <w:r w:rsidR="008619CC" w:rsidRPr="006E4CFD">
        <w:rPr>
          <w:rStyle w:val="y2iqfc"/>
          <w:rFonts w:ascii="Times New Roman" w:hAnsi="Times New Roman" w:cs="Times New Roman"/>
          <w:color w:val="000000" w:themeColor="text1"/>
        </w:rPr>
        <w:t>)</w:t>
      </w:r>
      <w:r w:rsidR="00331A0B" w:rsidRPr="006E4CFD">
        <w:rPr>
          <w:rStyle w:val="y2iqfc"/>
          <w:rFonts w:ascii="Times New Roman" w:hAnsi="Times New Roman" w:cs="Times New Roman"/>
          <w:color w:val="000000" w:themeColor="text1"/>
        </w:rPr>
        <w:t xml:space="preserve"> had been inserted</w:t>
      </w:r>
      <w:r w:rsidR="008047A2" w:rsidRPr="006E4CFD">
        <w:rPr>
          <w:rStyle w:val="y2iqfc"/>
          <w:rFonts w:ascii="Times New Roman" w:hAnsi="Times New Roman" w:cs="Times New Roman"/>
          <w:color w:val="000000" w:themeColor="text1"/>
        </w:rPr>
        <w:t xml:space="preserve"> </w:t>
      </w:r>
      <w:r w:rsidRPr="006E4CFD">
        <w:rPr>
          <w:rFonts w:ascii="Times New Roman" w:hAnsi="Times New Roman" w:cs="Times New Roman"/>
          <w:color w:val="000000" w:themeColor="text1"/>
        </w:rPr>
        <w:t>(Fig</w:t>
      </w:r>
      <w:r w:rsidR="004D1E4E"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w:t>
      </w:r>
      <w:r w:rsidR="00C47452" w:rsidRPr="006E4CFD">
        <w:rPr>
          <w:rFonts w:ascii="Times New Roman" w:hAnsi="Times New Roman" w:cs="Times New Roman"/>
          <w:color w:val="000000" w:themeColor="text1"/>
        </w:rPr>
        <w:t>1</w:t>
      </w:r>
      <w:r w:rsidR="004D1E4E" w:rsidRPr="006E4CFD">
        <w:rPr>
          <w:rFonts w:ascii="Times New Roman" w:hAnsi="Times New Roman" w:cs="Times New Roman"/>
          <w:color w:val="000000" w:themeColor="text1"/>
        </w:rPr>
        <w:t>C</w:t>
      </w:r>
      <w:r w:rsidRPr="006E4CFD">
        <w:rPr>
          <w:rFonts w:ascii="Times New Roman" w:hAnsi="Times New Roman" w:cs="Times New Roman"/>
          <w:color w:val="000000" w:themeColor="text1"/>
        </w:rPr>
        <w:t>)</w:t>
      </w:r>
      <w:r w:rsidRPr="006E4CFD">
        <w:rPr>
          <w:rStyle w:val="y2iqfc"/>
          <w:rFonts w:ascii="Times New Roman" w:hAnsi="Times New Roman" w:cs="Times New Roman"/>
          <w:color w:val="000000" w:themeColor="text1"/>
        </w:rPr>
        <w:t xml:space="preserve">. </w:t>
      </w:r>
      <w:r w:rsidR="002A5F2B" w:rsidRPr="006E4CFD">
        <w:rPr>
          <w:rStyle w:val="y2iqfc"/>
          <w:rFonts w:ascii="Times New Roman" w:hAnsi="Times New Roman" w:cs="Times New Roman"/>
          <w:color w:val="000000" w:themeColor="text1"/>
        </w:rPr>
        <w:t xml:space="preserve">Systemic </w:t>
      </w:r>
      <w:r w:rsidR="002A5F2B" w:rsidRPr="006E4CFD">
        <w:rPr>
          <w:rFonts w:ascii="Times New Roman" w:hAnsi="Times New Roman" w:cs="Times New Roman"/>
          <w:i/>
          <w:iCs/>
          <w:color w:val="000000" w:themeColor="text1"/>
        </w:rPr>
        <w:t>Cdkal1</w:t>
      </w:r>
      <w:r w:rsidR="002A5F2B" w:rsidRPr="006E4CFD">
        <w:rPr>
          <w:rFonts w:ascii="Times New Roman" w:hAnsi="Times New Roman" w:cs="Times New Roman"/>
          <w:color w:val="000000" w:themeColor="text1"/>
        </w:rPr>
        <w:t xml:space="preserve"> KO </w:t>
      </w:r>
      <w:r w:rsidR="00114B57" w:rsidRPr="006E4CFD">
        <w:rPr>
          <w:rFonts w:ascii="Times New Roman" w:hAnsi="Times New Roman" w:cs="Times New Roman"/>
          <w:color w:val="000000" w:themeColor="text1"/>
        </w:rPr>
        <w:t>mice</w:t>
      </w:r>
      <w:r w:rsidRPr="006E4CFD">
        <w:rPr>
          <w:rFonts w:ascii="Times New Roman" w:hAnsi="Times New Roman" w:cs="Times New Roman"/>
          <w:color w:val="000000" w:themeColor="text1"/>
        </w:rPr>
        <w:t xml:space="preserve"> </w:t>
      </w:r>
      <w:r w:rsidR="008619CC" w:rsidRPr="006E4CFD">
        <w:rPr>
          <w:rFonts w:ascii="Times New Roman" w:hAnsi="Times New Roman" w:cs="Times New Roman"/>
          <w:color w:val="000000" w:themeColor="text1"/>
        </w:rPr>
        <w:t xml:space="preserve">showed </w:t>
      </w:r>
      <w:r w:rsidRPr="006E4CFD">
        <w:rPr>
          <w:rFonts w:ascii="Times New Roman" w:hAnsi="Times New Roman" w:cs="Times New Roman"/>
          <w:color w:val="000000" w:themeColor="text1"/>
        </w:rPr>
        <w:t xml:space="preserve">no significant </w:t>
      </w:r>
      <w:r w:rsidR="00331A0B" w:rsidRPr="006E4CFD">
        <w:rPr>
          <w:rFonts w:ascii="Times New Roman" w:hAnsi="Times New Roman" w:cs="Times New Roman"/>
          <w:color w:val="000000" w:themeColor="text1"/>
        </w:rPr>
        <w:t>differenc</w:t>
      </w:r>
      <w:r w:rsidR="008619CC" w:rsidRPr="006E4CFD">
        <w:rPr>
          <w:rFonts w:ascii="Times New Roman" w:hAnsi="Times New Roman" w:cs="Times New Roman"/>
          <w:color w:val="000000" w:themeColor="text1"/>
        </w:rPr>
        <w:t>e</w:t>
      </w:r>
      <w:r w:rsidRPr="006E4CFD">
        <w:rPr>
          <w:rFonts w:ascii="Times New Roman" w:hAnsi="Times New Roman" w:cs="Times New Roman"/>
          <w:color w:val="000000"/>
        </w:rPr>
        <w:t xml:space="preserve"> in </w:t>
      </w:r>
      <w:r w:rsidRPr="006E4CFD">
        <w:rPr>
          <w:rFonts w:ascii="Times New Roman" w:hAnsi="Times New Roman" w:cs="Times New Roman"/>
          <w:color w:val="000000" w:themeColor="text1"/>
        </w:rPr>
        <w:t xml:space="preserve">body </w:t>
      </w:r>
      <w:r w:rsidR="00331A0B" w:rsidRPr="006E4CFD">
        <w:rPr>
          <w:rFonts w:ascii="Times New Roman" w:hAnsi="Times New Roman" w:cs="Times New Roman"/>
          <w:color w:val="000000" w:themeColor="text1"/>
        </w:rPr>
        <w:t>mass from</w:t>
      </w:r>
      <w:r w:rsidRPr="006E4CFD">
        <w:rPr>
          <w:rFonts w:ascii="Times New Roman" w:hAnsi="Times New Roman" w:cs="Times New Roman"/>
          <w:color w:val="000000" w:themeColor="text1"/>
        </w:rPr>
        <w:t xml:space="preserve"> the</w:t>
      </w:r>
      <w:r w:rsidR="00574827" w:rsidRPr="006E4CFD">
        <w:rPr>
          <w:rFonts w:ascii="Times New Roman" w:hAnsi="Times New Roman" w:cs="Times New Roman"/>
          <w:color w:val="000000" w:themeColor="text1"/>
        </w:rPr>
        <w:t xml:space="preserve"> f</w:t>
      </w:r>
      <w:r w:rsidR="00FD4871" w:rsidRPr="006E4CFD">
        <w:rPr>
          <w:rStyle w:val="y2iqfc"/>
          <w:rFonts w:ascii="Times New Roman" w:hAnsi="Times New Roman" w:cs="Times New Roman"/>
          <w:color w:val="000000" w:themeColor="text1"/>
        </w:rPr>
        <w:t>lox</w:t>
      </w:r>
      <w:r w:rsidR="00331A0B" w:rsidRPr="006E4CFD">
        <w:rPr>
          <w:rStyle w:val="y2iqfc"/>
          <w:rFonts w:ascii="Times New Roman" w:hAnsi="Times New Roman" w:cs="Times New Roman"/>
          <w:color w:val="000000" w:themeColor="text1"/>
        </w:rPr>
        <w:t>ed</w:t>
      </w:r>
      <w:r w:rsidR="002F01D8" w:rsidRPr="006E4CFD">
        <w:rPr>
          <w:rStyle w:val="y2iqfc"/>
          <w:rFonts w:ascii="Times New Roman" w:hAnsi="Times New Roman" w:cs="Times New Roman"/>
          <w:color w:val="000000" w:themeColor="text1"/>
        </w:rPr>
        <w:t xml:space="preserve"> </w:t>
      </w:r>
      <w:r w:rsidRPr="006E4CFD">
        <w:rPr>
          <w:rStyle w:val="y2iqfc"/>
          <w:rFonts w:ascii="Times New Roman" w:hAnsi="Times New Roman" w:cs="Times New Roman"/>
          <w:color w:val="000000" w:themeColor="text1"/>
        </w:rPr>
        <w:t>mice</w:t>
      </w:r>
      <w:r w:rsidRPr="006E4CFD">
        <w:rPr>
          <w:rFonts w:ascii="Times New Roman" w:hAnsi="Times New Roman" w:cs="Times New Roman"/>
          <w:color w:val="000000" w:themeColor="text1"/>
        </w:rPr>
        <w:t xml:space="preserve"> (Fig</w:t>
      </w:r>
      <w:r w:rsidR="004D1E4E"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w:t>
      </w:r>
      <w:r w:rsidR="00AF1486" w:rsidRPr="006E4CFD">
        <w:rPr>
          <w:rFonts w:ascii="Times New Roman" w:hAnsi="Times New Roman" w:cs="Times New Roman"/>
          <w:color w:val="000000" w:themeColor="text1"/>
        </w:rPr>
        <w:t>1</w:t>
      </w:r>
      <w:r w:rsidR="004D1E4E" w:rsidRPr="006E4CFD">
        <w:rPr>
          <w:rFonts w:ascii="Times New Roman" w:hAnsi="Times New Roman" w:cs="Times New Roman"/>
          <w:color w:val="000000" w:themeColor="text1"/>
        </w:rPr>
        <w:t>D</w:t>
      </w:r>
      <w:r w:rsidRPr="006E4CFD">
        <w:rPr>
          <w:rFonts w:ascii="Times New Roman" w:hAnsi="Times New Roman" w:cs="Times New Roman"/>
          <w:color w:val="000000" w:themeColor="text1"/>
        </w:rPr>
        <w:t xml:space="preserve">). Next, we performed 5/6 nephrectomy </w:t>
      </w:r>
      <w:r w:rsidR="00331A0B" w:rsidRPr="006E4CFD">
        <w:rPr>
          <w:rFonts w:ascii="Times New Roman" w:hAnsi="Times New Roman" w:cs="Times New Roman"/>
          <w:color w:val="000000" w:themeColor="text1"/>
        </w:rPr>
        <w:t xml:space="preserve">to create </w:t>
      </w:r>
      <w:r w:rsidRPr="006E4CFD">
        <w:rPr>
          <w:rFonts w:ascii="Times New Roman" w:hAnsi="Times New Roman" w:cs="Times New Roman"/>
          <w:color w:val="000000" w:themeColor="text1"/>
        </w:rPr>
        <w:t>a model</w:t>
      </w:r>
      <w:r w:rsidR="00331A0B" w:rsidRPr="006E4CFD">
        <w:rPr>
          <w:rFonts w:ascii="Times New Roman" w:hAnsi="Times New Roman" w:cs="Times New Roman"/>
          <w:color w:val="000000" w:themeColor="text1"/>
        </w:rPr>
        <w:t xml:space="preserve"> of CKD</w:t>
      </w:r>
      <w:r w:rsidR="00F60517" w:rsidRPr="006E4CFD">
        <w:rPr>
          <w:rFonts w:ascii="Times New Roman" w:hAnsi="Times New Roman" w:cs="Times New Roman"/>
          <w:color w:val="000000" w:themeColor="text1"/>
        </w:rPr>
        <w:t xml:space="preserve"> </w:t>
      </w:r>
      <w:r w:rsidR="00BF12AF" w:rsidRPr="006E4CFD">
        <w:rPr>
          <w:rFonts w:ascii="Times New Roman" w:hAnsi="Times New Roman" w:cs="Times New Roman"/>
          <w:color w:val="000000" w:themeColor="text1"/>
        </w:rPr>
        <w:fldChar w:fldCharType="begin">
          <w:fldData xml:space="preserve">PEVuZE5vdGU+PENpdGU+PEF1dGhvcj5XYW5nPC9BdXRob3I+PFllYXI+MjAxOTwvWWVhcj48UmVj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</w:fldData>
        </w:fldChar>
      </w:r>
      <w:r w:rsidR="00BF0A51" w:rsidRPr="006E4CFD">
        <w:rPr>
          <w:rFonts w:ascii="Times New Roman" w:hAnsi="Times New Roman" w:cs="Times New Roman"/>
          <w:color w:val="000000" w:themeColor="text1"/>
        </w:rPr>
        <w:instrText xml:space="preserve"> ADDIN EN.CITE </w:instrText>
      </w:r>
      <w:r w:rsidR="00BF0A51" w:rsidRPr="006E4CFD">
        <w:rPr>
          <w:rFonts w:ascii="Times New Roman" w:hAnsi="Times New Roman" w:cs="Times New Roman"/>
          <w:color w:val="000000" w:themeColor="text1"/>
        </w:rPr>
        <w:fldChar w:fldCharType="begin">
          <w:fldData xml:space="preserve">PEVuZE5vdGU+PENpdGU+PEF1dGhvcj5XYW5nPC9BdXRob3I+PFllYXI+MjAxOTwvWWVhcj48UmVj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</w:fldData>
        </w:fldChar>
      </w:r>
      <w:r w:rsidR="00BF0A51" w:rsidRPr="006E4CFD">
        <w:rPr>
          <w:rFonts w:ascii="Times New Roman" w:hAnsi="Times New Roman" w:cs="Times New Roman"/>
          <w:color w:val="000000" w:themeColor="text1"/>
        </w:rPr>
        <w:instrText xml:space="preserve"> ADDIN EN.CITE.DATA </w:instrText>
      </w:r>
      <w:r w:rsidR="00BF0A51" w:rsidRPr="006E4CFD">
        <w:rPr>
          <w:rFonts w:ascii="Times New Roman" w:hAnsi="Times New Roman" w:cs="Times New Roman"/>
          <w:color w:val="000000" w:themeColor="text1"/>
        </w:rPr>
      </w:r>
      <w:r w:rsidR="00BF0A51" w:rsidRPr="006E4CFD">
        <w:rPr>
          <w:rFonts w:ascii="Times New Roman" w:hAnsi="Times New Roman" w:cs="Times New Roman"/>
          <w:color w:val="000000" w:themeColor="text1"/>
        </w:rPr>
        <w:fldChar w:fldCharType="end"/>
      </w:r>
      <w:r w:rsidR="00BF12AF" w:rsidRPr="006E4CFD">
        <w:rPr>
          <w:rFonts w:ascii="Times New Roman" w:hAnsi="Times New Roman" w:cs="Times New Roman"/>
          <w:color w:val="000000" w:themeColor="text1"/>
        </w:rPr>
      </w:r>
      <w:r w:rsidR="00BF12AF" w:rsidRPr="006E4CFD">
        <w:rPr>
          <w:rFonts w:ascii="Times New Roman" w:hAnsi="Times New Roman" w:cs="Times New Roman"/>
          <w:color w:val="000000" w:themeColor="text1"/>
        </w:rPr>
        <w:fldChar w:fldCharType="separate"/>
      </w:r>
      <w:r w:rsidR="00BF0A51" w:rsidRPr="006E4CFD">
        <w:rPr>
          <w:rFonts w:ascii="Times New Roman" w:hAnsi="Times New Roman" w:cs="Times New Roman"/>
          <w:noProof/>
          <w:color w:val="000000" w:themeColor="text1"/>
        </w:rPr>
        <w:t>(Hashimoto</w:t>
      </w:r>
      <w:r w:rsidR="00BF0A51" w:rsidRPr="006E4CFD">
        <w:rPr>
          <w:rFonts w:ascii="Times New Roman" w:hAnsi="Times New Roman" w:cs="Times New Roman"/>
          <w:i/>
          <w:noProof/>
          <w:color w:val="000000" w:themeColor="text1"/>
        </w:rPr>
        <w:t xml:space="preserve"> et al</w:t>
      </w:r>
      <w:r w:rsidR="00BF0A51" w:rsidRPr="006E4CFD">
        <w:rPr>
          <w:rFonts w:ascii="Times New Roman" w:hAnsi="Times New Roman" w:cs="Times New Roman"/>
          <w:noProof/>
          <w:color w:val="000000" w:themeColor="text1"/>
        </w:rPr>
        <w:t>, 2021; Wang</w:t>
      </w:r>
      <w:r w:rsidR="00BF0A51" w:rsidRPr="006E4CFD">
        <w:rPr>
          <w:rFonts w:ascii="Times New Roman" w:hAnsi="Times New Roman" w:cs="Times New Roman"/>
          <w:i/>
          <w:noProof/>
          <w:color w:val="000000" w:themeColor="text1"/>
        </w:rPr>
        <w:t xml:space="preserve"> et al</w:t>
      </w:r>
      <w:r w:rsidR="00BF0A51" w:rsidRPr="006E4CFD">
        <w:rPr>
          <w:rFonts w:ascii="Times New Roman" w:hAnsi="Times New Roman" w:cs="Times New Roman"/>
          <w:noProof/>
          <w:color w:val="000000" w:themeColor="text1"/>
        </w:rPr>
        <w:t>, 2019)</w:t>
      </w:r>
      <w:r w:rsidR="00BF12AF" w:rsidRPr="006E4CFD">
        <w:rPr>
          <w:rFonts w:ascii="Times New Roman" w:hAnsi="Times New Roman" w:cs="Times New Roman"/>
          <w:color w:val="000000" w:themeColor="text1"/>
        </w:rPr>
        <w:fldChar w:fldCharType="end"/>
      </w:r>
      <w:r w:rsidR="00D73462" w:rsidRPr="006E4CFD">
        <w:rPr>
          <w:rFonts w:ascii="Times New Roman" w:hAnsi="Times New Roman" w:cs="Times New Roman"/>
          <w:color w:val="000000" w:themeColor="text1"/>
        </w:rPr>
        <w:t xml:space="preserve">. </w:t>
      </w:r>
      <w:r w:rsidR="005820A9" w:rsidRPr="006E4CFD">
        <w:rPr>
          <w:rFonts w:ascii="Times New Roman" w:hAnsi="Times New Roman" w:cs="Times New Roman"/>
          <w:color w:val="000000" w:themeColor="text1"/>
        </w:rPr>
        <w:t xml:space="preserve">Serum </w:t>
      </w:r>
      <w:r w:rsidR="008C0313" w:rsidRPr="006E4CFD">
        <w:rPr>
          <w:rFonts w:ascii="Times New Roman" w:hAnsi="Times New Roman" w:cs="Times New Roman"/>
          <w:color w:val="000000" w:themeColor="text1"/>
        </w:rPr>
        <w:t xml:space="preserve">and urine </w:t>
      </w:r>
      <w:r w:rsidR="00331A0B" w:rsidRPr="006E4CFD">
        <w:rPr>
          <w:rFonts w:ascii="Times New Roman" w:hAnsi="Times New Roman" w:cs="Times New Roman"/>
          <w:color w:val="000000" w:themeColor="text1"/>
        </w:rPr>
        <w:t xml:space="preserve">samples </w:t>
      </w:r>
      <w:r w:rsidR="005820A9" w:rsidRPr="006E4CFD">
        <w:rPr>
          <w:rFonts w:ascii="Times New Roman" w:hAnsi="Times New Roman" w:cs="Times New Roman"/>
          <w:color w:val="000000" w:themeColor="text1"/>
        </w:rPr>
        <w:t xml:space="preserve">were collected </w:t>
      </w:r>
      <w:r w:rsidR="008C0313" w:rsidRPr="006E4CFD">
        <w:rPr>
          <w:rFonts w:ascii="Times New Roman" w:hAnsi="Times New Roman" w:cs="Times New Roman"/>
          <w:color w:val="000000" w:themeColor="text1"/>
        </w:rPr>
        <w:t>from these mice</w:t>
      </w:r>
      <w:r w:rsidRPr="006E4CFD">
        <w:rPr>
          <w:rFonts w:ascii="Times New Roman" w:hAnsi="Times New Roman" w:cs="Times New Roman"/>
          <w:color w:val="000000"/>
        </w:rPr>
        <w:t xml:space="preserve"> and </w:t>
      </w:r>
      <w:r w:rsidR="00331A0B" w:rsidRPr="006E4CFD">
        <w:rPr>
          <w:rFonts w:ascii="Times New Roman" w:hAnsi="Times New Roman" w:cs="Times New Roman"/>
          <w:color w:val="000000" w:themeColor="text1"/>
        </w:rPr>
        <w:t xml:space="preserve">their </w:t>
      </w:r>
      <w:r w:rsidR="008C0313" w:rsidRPr="006E4CFD">
        <w:rPr>
          <w:rFonts w:ascii="Times New Roman" w:hAnsi="Times New Roman" w:cs="Times New Roman"/>
          <w:color w:val="000000" w:themeColor="text1"/>
        </w:rPr>
        <w:t>renal</w:t>
      </w:r>
      <w:r w:rsidR="000A1F87" w:rsidRPr="006E4CFD">
        <w:rPr>
          <w:rFonts w:ascii="Times New Roman" w:hAnsi="Times New Roman" w:cs="Times New Roman"/>
          <w:color w:val="000000" w:themeColor="text1"/>
        </w:rPr>
        <w:t xml:space="preserve"> (dys)</w:t>
      </w:r>
      <w:r w:rsidR="008C0313" w:rsidRPr="006E4CFD">
        <w:rPr>
          <w:rFonts w:ascii="Times New Roman" w:hAnsi="Times New Roman" w:cs="Times New Roman"/>
          <w:color w:val="000000" w:themeColor="text1"/>
        </w:rPr>
        <w:t>function</w:t>
      </w:r>
      <w:r w:rsidR="00FB483E" w:rsidRPr="006E4CFD">
        <w:rPr>
          <w:rFonts w:ascii="Times New Roman" w:hAnsi="Times New Roman" w:cs="Times New Roman"/>
          <w:color w:val="000000" w:themeColor="text1"/>
        </w:rPr>
        <w:t xml:space="preserve"> </w:t>
      </w:r>
      <w:r w:rsidR="005820A9" w:rsidRPr="006E4CFD">
        <w:rPr>
          <w:rFonts w:ascii="Times New Roman" w:hAnsi="Times New Roman" w:cs="Times New Roman"/>
          <w:color w:val="000000" w:themeColor="text1"/>
        </w:rPr>
        <w:t>including albuminuria</w:t>
      </w:r>
      <w:r w:rsidR="00FB483E" w:rsidRPr="006E4CFD">
        <w:rPr>
          <w:rFonts w:ascii="Times New Roman" w:hAnsi="Times New Roman" w:cs="Times New Roman"/>
          <w:color w:val="000000" w:themeColor="text1"/>
        </w:rPr>
        <w:t xml:space="preserve"> </w:t>
      </w:r>
      <w:r w:rsidR="005820A9" w:rsidRPr="006E4CFD">
        <w:rPr>
          <w:rFonts w:ascii="Times New Roman" w:hAnsi="Times New Roman" w:cs="Times New Roman"/>
          <w:color w:val="000000" w:themeColor="text1"/>
        </w:rPr>
        <w:t>was evaluated</w:t>
      </w:r>
      <w:r w:rsidR="008C0313" w:rsidRPr="006E4CFD">
        <w:rPr>
          <w:rFonts w:ascii="Times New Roman" w:hAnsi="Times New Roman" w:cs="Times New Roman"/>
          <w:color w:val="000000" w:themeColor="text1"/>
        </w:rPr>
        <w:t xml:space="preserve">. </w:t>
      </w:r>
      <w:r w:rsidR="00331A0B" w:rsidRPr="006E4CFD">
        <w:rPr>
          <w:rFonts w:ascii="Times New Roman" w:hAnsi="Times New Roman" w:cs="Times New Roman"/>
          <w:color w:val="000000" w:themeColor="text1"/>
        </w:rPr>
        <w:t>We found that the</w:t>
      </w:r>
      <w:r w:rsidR="008C0313" w:rsidRPr="006E4CFD">
        <w:rPr>
          <w:rFonts w:ascii="Times New Roman" w:hAnsi="Times New Roman" w:cs="Times New Roman"/>
          <w:color w:val="000000" w:themeColor="text1"/>
        </w:rPr>
        <w:t xml:space="preserve"> urine albumin </w:t>
      </w:r>
      <w:r w:rsidR="00E170E9" w:rsidRPr="006E4CFD">
        <w:rPr>
          <w:rFonts w:ascii="Times New Roman" w:hAnsi="Times New Roman" w:cs="Times New Roman"/>
          <w:color w:val="000000" w:themeColor="text1"/>
        </w:rPr>
        <w:t xml:space="preserve">levels </w:t>
      </w:r>
      <w:r w:rsidR="006914A2" w:rsidRPr="006E4CFD">
        <w:rPr>
          <w:rFonts w:ascii="Times New Roman" w:hAnsi="Times New Roman" w:cs="Times New Roman"/>
          <w:color w:val="000000" w:themeColor="text1"/>
        </w:rPr>
        <w:t>in</w:t>
      </w:r>
      <w:r w:rsidR="00747746" w:rsidRPr="006E4CFD">
        <w:rPr>
          <w:rFonts w:ascii="Times New Roman" w:hAnsi="Times New Roman" w:cs="Times New Roman"/>
          <w:color w:val="000000" w:themeColor="text1"/>
        </w:rPr>
        <w:t xml:space="preserve"> </w:t>
      </w:r>
      <w:r w:rsidR="002F56C4" w:rsidRPr="006E4CFD">
        <w:rPr>
          <w:rStyle w:val="y2iqfc"/>
          <w:rFonts w:ascii="Times New Roman" w:hAnsi="Times New Roman" w:cs="Times New Roman"/>
          <w:color w:val="000000" w:themeColor="text1"/>
        </w:rPr>
        <w:t xml:space="preserve">systemic </w:t>
      </w:r>
      <w:r w:rsidR="002F56C4" w:rsidRPr="006E4CFD">
        <w:rPr>
          <w:rFonts w:ascii="Times New Roman" w:hAnsi="Times New Roman" w:cs="Times New Roman"/>
          <w:i/>
          <w:iCs/>
          <w:color w:val="000000" w:themeColor="text1"/>
        </w:rPr>
        <w:t>Cdkal1</w:t>
      </w:r>
      <w:r w:rsidR="002F56C4" w:rsidRPr="006E4CFD">
        <w:rPr>
          <w:rFonts w:ascii="Times New Roman" w:hAnsi="Times New Roman" w:cs="Times New Roman"/>
          <w:color w:val="000000" w:themeColor="text1"/>
        </w:rPr>
        <w:t xml:space="preserve"> KO mic</w:t>
      </w:r>
      <w:r w:rsidR="002F56C4" w:rsidRPr="00ED6FAC">
        <w:rPr>
          <w:rFonts w:ascii="Times New Roman" w:hAnsi="Times New Roman" w:cs="Times New Roman"/>
          <w:color w:val="000000" w:themeColor="text1"/>
        </w:rPr>
        <w:t xml:space="preserve">e </w:t>
      </w:r>
      <w:r w:rsidR="00E5749E" w:rsidRPr="00ED6FAC">
        <w:rPr>
          <w:rFonts w:ascii="Times New Roman" w:hAnsi="Times New Roman" w:cs="Times New Roman"/>
          <w:color w:val="000000" w:themeColor="text1"/>
        </w:rPr>
        <w:t xml:space="preserve">were </w:t>
      </w:r>
      <w:r w:rsidR="00987D0A" w:rsidRPr="00ED6FAC">
        <w:rPr>
          <w:rFonts w:ascii="Times New Roman" w:hAnsi="Times New Roman" w:cs="Times New Roman"/>
          <w:color w:val="000000" w:themeColor="text1"/>
        </w:rPr>
        <w:t>ele</w:t>
      </w:r>
      <w:r w:rsidR="00987D0A" w:rsidRPr="006E4CFD">
        <w:rPr>
          <w:rFonts w:ascii="Times New Roman" w:hAnsi="Times New Roman" w:cs="Times New Roman"/>
          <w:color w:val="000000" w:themeColor="text1"/>
        </w:rPr>
        <w:t>vated</w:t>
      </w:r>
      <w:r w:rsidR="00331A0B" w:rsidRPr="006E4CFD">
        <w:rPr>
          <w:rFonts w:ascii="Times New Roman" w:hAnsi="Times New Roman" w:cs="Times New Roman"/>
          <w:color w:val="000000" w:themeColor="text1"/>
        </w:rPr>
        <w:t xml:space="preserve"> than</w:t>
      </w:r>
      <w:r w:rsidR="00747746" w:rsidRPr="006E4CFD">
        <w:rPr>
          <w:rFonts w:ascii="Times New Roman" w:hAnsi="Times New Roman" w:cs="Times New Roman"/>
          <w:color w:val="000000" w:themeColor="text1"/>
        </w:rPr>
        <w:t xml:space="preserve"> </w:t>
      </w:r>
      <w:r w:rsidR="005820A9" w:rsidRPr="006E4CFD">
        <w:rPr>
          <w:rFonts w:ascii="Times New Roman" w:hAnsi="Times New Roman" w:cs="Times New Roman"/>
          <w:color w:val="000000" w:themeColor="text1"/>
        </w:rPr>
        <w:t xml:space="preserve">that of </w:t>
      </w:r>
      <w:r w:rsidR="00331A0B" w:rsidRPr="006E4CFD">
        <w:rPr>
          <w:rFonts w:ascii="Times New Roman" w:hAnsi="Times New Roman" w:cs="Times New Roman"/>
          <w:color w:val="000000" w:themeColor="text1"/>
        </w:rPr>
        <w:t>th</w:t>
      </w:r>
      <w:r w:rsidRPr="006E4CFD">
        <w:rPr>
          <w:rFonts w:ascii="Times New Roman" w:hAnsi="Times New Roman" w:cs="Times New Roman"/>
          <w:color w:val="000000"/>
        </w:rPr>
        <w:t xml:space="preserve">e </w:t>
      </w:r>
      <w:r w:rsidR="00574827" w:rsidRPr="006E4CFD">
        <w:rPr>
          <w:rStyle w:val="y2iqfc"/>
          <w:rFonts w:ascii="Times New Roman" w:hAnsi="Times New Roman" w:cs="Times New Roman"/>
          <w:color w:val="000000" w:themeColor="text1"/>
        </w:rPr>
        <w:t>f</w:t>
      </w:r>
      <w:r w:rsidR="00FD4871" w:rsidRPr="006E4CFD">
        <w:rPr>
          <w:rStyle w:val="y2iqfc"/>
          <w:rFonts w:ascii="Times New Roman" w:hAnsi="Times New Roman" w:cs="Times New Roman"/>
          <w:color w:val="000000" w:themeColor="text1"/>
        </w:rPr>
        <w:t>lox</w:t>
      </w:r>
      <w:r w:rsidR="00331A0B" w:rsidRPr="006E4CFD">
        <w:rPr>
          <w:rStyle w:val="y2iqfc"/>
          <w:rFonts w:ascii="Times New Roman" w:hAnsi="Times New Roman" w:cs="Times New Roman"/>
          <w:color w:val="000000" w:themeColor="text1"/>
        </w:rPr>
        <w:t>ed</w:t>
      </w:r>
      <w:r w:rsidR="00574827" w:rsidRPr="006E4CFD">
        <w:rPr>
          <w:rStyle w:val="y2iqfc"/>
          <w:rFonts w:ascii="Times New Roman" w:hAnsi="Times New Roman" w:cs="Times New Roman"/>
          <w:color w:val="000000" w:themeColor="text1"/>
        </w:rPr>
        <w:t xml:space="preserve"> </w:t>
      </w:r>
      <w:r w:rsidR="008C0313" w:rsidRPr="006E4CFD">
        <w:rPr>
          <w:rStyle w:val="y2iqfc"/>
          <w:rFonts w:ascii="Times New Roman" w:hAnsi="Times New Roman" w:cs="Times New Roman"/>
          <w:color w:val="000000" w:themeColor="text1"/>
        </w:rPr>
        <w:t>mice</w:t>
      </w:r>
      <w:r w:rsidR="001806E5" w:rsidRPr="006E4CFD">
        <w:rPr>
          <w:rStyle w:val="y2iqfc"/>
          <w:rFonts w:ascii="Times New Roman" w:hAnsi="Times New Roman" w:cs="Times New Roman"/>
          <w:color w:val="000000" w:themeColor="text1"/>
        </w:rPr>
        <w:t xml:space="preserve"> only after 5/6 nephrectomy</w:t>
      </w:r>
      <w:r w:rsidR="008C0313" w:rsidRPr="006E4CFD">
        <w:rPr>
          <w:rFonts w:ascii="Times New Roman" w:hAnsi="Times New Roman" w:cs="Times New Roman"/>
          <w:i/>
          <w:iCs/>
          <w:color w:val="000000" w:themeColor="text1"/>
        </w:rPr>
        <w:t xml:space="preserve"> </w:t>
      </w:r>
      <w:r w:rsidR="008C0313" w:rsidRPr="006E4CFD">
        <w:rPr>
          <w:rFonts w:ascii="Times New Roman" w:hAnsi="Times New Roman" w:cs="Times New Roman"/>
          <w:color w:val="000000" w:themeColor="text1"/>
        </w:rPr>
        <w:t>(Fig</w:t>
      </w:r>
      <w:r w:rsidR="003726D2" w:rsidRPr="006E4CFD">
        <w:rPr>
          <w:rFonts w:ascii="Times New Roman" w:hAnsi="Times New Roman" w:cs="Times New Roman"/>
          <w:color w:val="000000" w:themeColor="text1"/>
        </w:rPr>
        <w:t>.</w:t>
      </w:r>
      <w:r w:rsidR="00A73DCA" w:rsidRPr="006E4CFD">
        <w:rPr>
          <w:rFonts w:ascii="Times New Roman" w:hAnsi="Times New Roman" w:cs="Times New Roman"/>
          <w:color w:val="000000" w:themeColor="text1"/>
        </w:rPr>
        <w:t xml:space="preserve"> </w:t>
      </w:r>
      <w:r w:rsidR="00AF1486" w:rsidRPr="006E4CFD">
        <w:rPr>
          <w:rFonts w:ascii="Times New Roman" w:hAnsi="Times New Roman" w:cs="Times New Roman"/>
          <w:color w:val="000000" w:themeColor="text1"/>
        </w:rPr>
        <w:t>1</w:t>
      </w:r>
      <w:r w:rsidR="003726D2" w:rsidRPr="006E4CFD">
        <w:rPr>
          <w:rFonts w:ascii="Times New Roman" w:hAnsi="Times New Roman" w:cs="Times New Roman"/>
          <w:color w:val="000000" w:themeColor="text1"/>
        </w:rPr>
        <w:t>E</w:t>
      </w:r>
      <w:r w:rsidR="008C0313" w:rsidRPr="006E4CFD">
        <w:rPr>
          <w:rFonts w:ascii="Times New Roman" w:hAnsi="Times New Roman" w:cs="Times New Roman"/>
          <w:color w:val="000000" w:themeColor="text1"/>
        </w:rPr>
        <w:t xml:space="preserve">). </w:t>
      </w:r>
      <w:r w:rsidR="00331A0B" w:rsidRPr="006E4CFD">
        <w:rPr>
          <w:rFonts w:ascii="Times New Roman" w:hAnsi="Times New Roman" w:cs="Times New Roman"/>
          <w:color w:val="000000" w:themeColor="text1"/>
        </w:rPr>
        <w:t>However,</w:t>
      </w:r>
      <w:r w:rsidR="008C0313" w:rsidRPr="006E4CFD">
        <w:rPr>
          <w:rFonts w:ascii="Times New Roman" w:hAnsi="Times New Roman" w:cs="Times New Roman"/>
          <w:color w:val="000000" w:themeColor="text1"/>
        </w:rPr>
        <w:t xml:space="preserve"> there w</w:t>
      </w:r>
      <w:r w:rsidR="00331A0B" w:rsidRPr="006E4CFD">
        <w:rPr>
          <w:rFonts w:ascii="Times New Roman" w:hAnsi="Times New Roman" w:cs="Times New Roman"/>
          <w:color w:val="000000" w:themeColor="text1"/>
        </w:rPr>
        <w:t>ere</w:t>
      </w:r>
      <w:r w:rsidR="008C0313" w:rsidRPr="006E4CFD">
        <w:rPr>
          <w:rFonts w:ascii="Times New Roman" w:hAnsi="Times New Roman" w:cs="Times New Roman"/>
          <w:color w:val="000000" w:themeColor="text1"/>
        </w:rPr>
        <w:t xml:space="preserve"> no difference</w:t>
      </w:r>
      <w:r w:rsidR="00331A0B" w:rsidRPr="006E4CFD">
        <w:rPr>
          <w:rFonts w:ascii="Times New Roman" w:hAnsi="Times New Roman" w:cs="Times New Roman"/>
          <w:color w:val="000000" w:themeColor="text1"/>
        </w:rPr>
        <w:t>s</w:t>
      </w:r>
      <w:r w:rsidR="008C0313" w:rsidRPr="006E4CFD">
        <w:rPr>
          <w:rFonts w:ascii="Times New Roman" w:hAnsi="Times New Roman" w:cs="Times New Roman"/>
          <w:color w:val="000000" w:themeColor="text1"/>
        </w:rPr>
        <w:t xml:space="preserve"> in urinary nitrogen and sodium excretion into </w:t>
      </w:r>
      <w:r w:rsidR="00331A0B" w:rsidRPr="006E4CFD">
        <w:rPr>
          <w:rFonts w:ascii="Times New Roman" w:hAnsi="Times New Roman" w:cs="Times New Roman"/>
          <w:color w:val="000000" w:themeColor="text1"/>
        </w:rPr>
        <w:t xml:space="preserve">the </w:t>
      </w:r>
      <w:r w:rsidR="008C0313" w:rsidRPr="006E4CFD">
        <w:rPr>
          <w:rFonts w:ascii="Times New Roman" w:hAnsi="Times New Roman" w:cs="Times New Roman"/>
          <w:color w:val="000000" w:themeColor="text1"/>
        </w:rPr>
        <w:t>urine between the two group</w:t>
      </w:r>
      <w:r w:rsidR="008C0313" w:rsidRPr="0027147D">
        <w:rPr>
          <w:rFonts w:ascii="Times New Roman" w:hAnsi="Times New Roman" w:cs="Times New Roman"/>
          <w:color w:val="000000" w:themeColor="text1"/>
        </w:rPr>
        <w:t>s</w:t>
      </w:r>
      <w:r w:rsidR="00570B1C" w:rsidRPr="0027147D">
        <w:rPr>
          <w:rFonts w:ascii="Times New Roman" w:hAnsi="Times New Roman" w:cs="Times New Roman"/>
          <w:color w:val="000000" w:themeColor="text1"/>
        </w:rPr>
        <w:t xml:space="preserve"> </w:t>
      </w:r>
      <w:r w:rsidR="001806E5" w:rsidRPr="0027147D">
        <w:rPr>
          <w:rStyle w:val="y2iqfc"/>
          <w:rFonts w:ascii="Times New Roman" w:hAnsi="Times New Roman" w:cs="Times New Roman"/>
          <w:color w:val="000000" w:themeColor="text1"/>
        </w:rPr>
        <w:t>(</w:t>
      </w:r>
      <w:r w:rsidR="00E20474" w:rsidRPr="0027147D">
        <w:rPr>
          <w:rFonts w:ascii="Times New Roman" w:hAnsi="Times New Roman" w:cs="Times New Roman"/>
          <w:color w:val="000000" w:themeColor="text1"/>
        </w:rPr>
        <w:t xml:space="preserve">Fig. </w:t>
      </w:r>
      <w:r w:rsidR="00BC4555" w:rsidRPr="0027147D">
        <w:rPr>
          <w:rStyle w:val="y2iqfc"/>
          <w:rFonts w:ascii="Times New Roman" w:hAnsi="Times New Roman" w:cs="Times New Roman"/>
          <w:color w:val="000000" w:themeColor="text1"/>
        </w:rPr>
        <w:t>EV1B,</w:t>
      </w:r>
      <w:r w:rsidR="007974E1" w:rsidRPr="0027147D">
        <w:rPr>
          <w:rStyle w:val="y2iqfc"/>
          <w:rFonts w:ascii="Times New Roman" w:hAnsi="Times New Roman" w:cs="Times New Roman"/>
          <w:color w:val="000000" w:themeColor="text1"/>
        </w:rPr>
        <w:t xml:space="preserve"> </w:t>
      </w:r>
      <w:r w:rsidR="00BC4555" w:rsidRPr="0027147D">
        <w:rPr>
          <w:rStyle w:val="y2iqfc"/>
          <w:rFonts w:ascii="Times New Roman" w:hAnsi="Times New Roman" w:cs="Times New Roman"/>
          <w:color w:val="000000" w:themeColor="text1"/>
        </w:rPr>
        <w:t>C</w:t>
      </w:r>
      <w:r w:rsidR="001806E5" w:rsidRPr="0027147D">
        <w:rPr>
          <w:rStyle w:val="y2iqfc"/>
          <w:rFonts w:ascii="Times New Roman" w:hAnsi="Times New Roman" w:cs="Times New Roman"/>
          <w:color w:val="000000" w:themeColor="text1"/>
        </w:rPr>
        <w:t>)</w:t>
      </w:r>
      <w:r w:rsidR="00747746" w:rsidRPr="006E4CFD">
        <w:rPr>
          <w:rFonts w:ascii="Times New Roman" w:hAnsi="Times New Roman" w:cs="Times New Roman"/>
          <w:color w:val="000000" w:themeColor="text1"/>
        </w:rPr>
        <w:t>,</w:t>
      </w:r>
      <w:r w:rsidR="008C0313" w:rsidRPr="006E4CFD">
        <w:rPr>
          <w:rFonts w:ascii="Times New Roman" w:hAnsi="Times New Roman" w:cs="Times New Roman"/>
          <w:color w:val="000000" w:themeColor="text1"/>
        </w:rPr>
        <w:t xml:space="preserve"> indicat</w:t>
      </w:r>
      <w:r w:rsidR="00747746" w:rsidRPr="006E4CFD">
        <w:rPr>
          <w:rFonts w:ascii="Times New Roman" w:hAnsi="Times New Roman" w:cs="Times New Roman"/>
          <w:color w:val="000000" w:themeColor="text1"/>
        </w:rPr>
        <w:t>ing</w:t>
      </w:r>
      <w:r w:rsidR="008C0313" w:rsidRPr="006E4CFD">
        <w:rPr>
          <w:rFonts w:ascii="Times New Roman" w:hAnsi="Times New Roman" w:cs="Times New Roman"/>
          <w:color w:val="000000" w:themeColor="text1"/>
        </w:rPr>
        <w:t xml:space="preserve"> that </w:t>
      </w:r>
      <w:r w:rsidR="002F56C4" w:rsidRPr="006E4CFD">
        <w:rPr>
          <w:rStyle w:val="y2iqfc"/>
          <w:rFonts w:ascii="Times New Roman" w:hAnsi="Times New Roman" w:cs="Times New Roman"/>
          <w:color w:val="000000" w:themeColor="text1"/>
        </w:rPr>
        <w:t xml:space="preserve">systemic </w:t>
      </w:r>
      <w:r w:rsidR="002F56C4" w:rsidRPr="006E4CFD">
        <w:rPr>
          <w:rFonts w:ascii="Times New Roman" w:hAnsi="Times New Roman" w:cs="Times New Roman"/>
          <w:i/>
          <w:iCs/>
          <w:color w:val="000000" w:themeColor="text1"/>
        </w:rPr>
        <w:t>Cdkal1</w:t>
      </w:r>
      <w:r w:rsidR="002F56C4" w:rsidRPr="006E4CFD">
        <w:rPr>
          <w:rFonts w:ascii="Times New Roman" w:hAnsi="Times New Roman" w:cs="Times New Roman"/>
          <w:color w:val="000000" w:themeColor="text1"/>
        </w:rPr>
        <w:t xml:space="preserve"> KO mice</w:t>
      </w:r>
      <w:r w:rsidR="008C0313" w:rsidRPr="006E4CFD">
        <w:rPr>
          <w:rFonts w:ascii="Times New Roman" w:hAnsi="Times New Roman" w:cs="Times New Roman"/>
          <w:color w:val="000000" w:themeColor="text1"/>
        </w:rPr>
        <w:t xml:space="preserve"> </w:t>
      </w:r>
      <w:r w:rsidR="002F56C4" w:rsidRPr="006E4CFD">
        <w:rPr>
          <w:rFonts w:ascii="Times New Roman" w:hAnsi="Times New Roman" w:cs="Times New Roman"/>
          <w:color w:val="000000" w:themeColor="text1"/>
        </w:rPr>
        <w:t>have</w:t>
      </w:r>
      <w:r w:rsidR="008C0313" w:rsidRPr="006E4CFD">
        <w:rPr>
          <w:rFonts w:ascii="Times New Roman" w:hAnsi="Times New Roman" w:cs="Times New Roman"/>
          <w:color w:val="000000" w:themeColor="text1"/>
        </w:rPr>
        <w:t xml:space="preserve"> no </w:t>
      </w:r>
      <w:r w:rsidR="002F56C4" w:rsidRPr="006E4CFD">
        <w:rPr>
          <w:rFonts w:ascii="Times New Roman" w:hAnsi="Times New Roman" w:cs="Times New Roman"/>
          <w:color w:val="000000" w:themeColor="text1"/>
        </w:rPr>
        <w:t>impairment</w:t>
      </w:r>
      <w:r w:rsidR="008C0313" w:rsidRPr="006E4CFD">
        <w:rPr>
          <w:rFonts w:ascii="Times New Roman" w:hAnsi="Times New Roman" w:cs="Times New Roman"/>
          <w:color w:val="000000" w:themeColor="text1"/>
        </w:rPr>
        <w:t xml:space="preserve"> in kidney tubule function. In addition, we measured </w:t>
      </w:r>
      <w:r w:rsidR="00331A0B" w:rsidRPr="006E4CFD">
        <w:rPr>
          <w:rFonts w:ascii="Times New Roman" w:hAnsi="Times New Roman" w:cs="Times New Roman"/>
          <w:color w:val="000000" w:themeColor="text1"/>
        </w:rPr>
        <w:t xml:space="preserve">the </w:t>
      </w:r>
      <w:r w:rsidR="008C0313" w:rsidRPr="006E4CFD">
        <w:rPr>
          <w:rFonts w:ascii="Times New Roman" w:hAnsi="Times New Roman" w:cs="Times New Roman"/>
          <w:color w:val="000000" w:themeColor="text1"/>
        </w:rPr>
        <w:t>serum creatinine</w:t>
      </w:r>
      <w:r w:rsidR="00544EDE" w:rsidRPr="006E4CFD">
        <w:rPr>
          <w:rFonts w:ascii="Times New Roman" w:hAnsi="Times New Roman" w:cs="Times New Roman"/>
          <w:color w:val="000000" w:themeColor="text1"/>
        </w:rPr>
        <w:t xml:space="preserve"> levels</w:t>
      </w:r>
      <w:r w:rsidR="008C0313" w:rsidRPr="006E4CFD">
        <w:rPr>
          <w:rFonts w:ascii="Times New Roman" w:hAnsi="Times New Roman" w:cs="Times New Roman"/>
          <w:color w:val="000000" w:themeColor="text1"/>
        </w:rPr>
        <w:t xml:space="preserve"> </w:t>
      </w:r>
      <w:r w:rsidR="00787199" w:rsidRPr="006E4CFD">
        <w:rPr>
          <w:rFonts w:ascii="Times New Roman" w:hAnsi="Times New Roman" w:cs="Times New Roman"/>
          <w:color w:val="000000" w:themeColor="text1"/>
        </w:rPr>
        <w:t>in</w:t>
      </w:r>
      <w:r w:rsidR="00BC7EAE" w:rsidRPr="006E4CFD">
        <w:rPr>
          <w:rFonts w:ascii="Times New Roman" w:hAnsi="Times New Roman" w:cs="Times New Roman"/>
          <w:color w:val="000000" w:themeColor="text1"/>
        </w:rPr>
        <w:t xml:space="preserve"> </w:t>
      </w:r>
      <w:r w:rsidR="008C0313" w:rsidRPr="006E4CFD">
        <w:rPr>
          <w:rFonts w:ascii="Times New Roman" w:hAnsi="Times New Roman" w:cs="Times New Roman"/>
          <w:color w:val="000000" w:themeColor="text1"/>
        </w:rPr>
        <w:t xml:space="preserve">these </w:t>
      </w:r>
      <w:r w:rsidR="002F56C4" w:rsidRPr="006E4CFD">
        <w:rPr>
          <w:rFonts w:ascii="Times New Roman" w:hAnsi="Times New Roman" w:cs="Times New Roman"/>
          <w:color w:val="000000" w:themeColor="text1"/>
        </w:rPr>
        <w:t>mice</w:t>
      </w:r>
      <w:r w:rsidR="00331A0B" w:rsidRPr="006E4CFD">
        <w:rPr>
          <w:rFonts w:ascii="Times New Roman" w:hAnsi="Times New Roman" w:cs="Times New Roman"/>
          <w:color w:val="000000" w:themeColor="text1"/>
        </w:rPr>
        <w:t>, and found</w:t>
      </w:r>
      <w:r w:rsidR="008C0313" w:rsidRPr="006E4CFD">
        <w:rPr>
          <w:rFonts w:ascii="Times New Roman" w:hAnsi="Times New Roman" w:cs="Times New Roman"/>
          <w:color w:val="000000" w:themeColor="text1"/>
        </w:rPr>
        <w:t xml:space="preserve"> </w:t>
      </w:r>
      <w:r w:rsidR="00D31FEB" w:rsidRPr="006E4CFD">
        <w:rPr>
          <w:rFonts w:ascii="Times New Roman" w:hAnsi="Times New Roman" w:cs="Times New Roman"/>
          <w:color w:val="000000" w:themeColor="text1"/>
        </w:rPr>
        <w:t xml:space="preserve">that </w:t>
      </w:r>
      <w:r w:rsidR="00331A0B" w:rsidRPr="006E4CFD">
        <w:rPr>
          <w:rFonts w:ascii="Times New Roman" w:hAnsi="Times New Roman" w:cs="Times New Roman"/>
          <w:color w:val="000000" w:themeColor="text1"/>
        </w:rPr>
        <w:t xml:space="preserve">they were </w:t>
      </w:r>
      <w:r w:rsidR="00424DA9" w:rsidRPr="006E4CFD">
        <w:rPr>
          <w:rFonts w:ascii="Times New Roman" w:hAnsi="Times New Roman" w:cs="Times New Roman"/>
          <w:color w:val="000000" w:themeColor="text1"/>
        </w:rPr>
        <w:t>elevated</w:t>
      </w:r>
      <w:r w:rsidR="00331A0B" w:rsidRPr="006E4CFD">
        <w:rPr>
          <w:rFonts w:ascii="Times New Roman" w:hAnsi="Times New Roman" w:cs="Times New Roman"/>
          <w:color w:val="000000" w:themeColor="text1"/>
        </w:rPr>
        <w:t xml:space="preserve"> in</w:t>
      </w:r>
      <w:r w:rsidR="008C0313" w:rsidRPr="006E4CFD">
        <w:rPr>
          <w:rFonts w:ascii="Times New Roman" w:hAnsi="Times New Roman" w:cs="Times New Roman"/>
          <w:color w:val="000000" w:themeColor="text1"/>
        </w:rPr>
        <w:t xml:space="preserve"> </w:t>
      </w:r>
      <w:r w:rsidR="002F56C4" w:rsidRPr="006E4CFD">
        <w:rPr>
          <w:rStyle w:val="y2iqfc"/>
          <w:rFonts w:ascii="Times New Roman" w:hAnsi="Times New Roman" w:cs="Times New Roman"/>
          <w:color w:val="000000" w:themeColor="text1"/>
        </w:rPr>
        <w:t xml:space="preserve">systemic </w:t>
      </w:r>
      <w:r w:rsidR="002F56C4" w:rsidRPr="006E4CFD">
        <w:rPr>
          <w:rFonts w:ascii="Times New Roman" w:hAnsi="Times New Roman" w:cs="Times New Roman"/>
          <w:i/>
          <w:iCs/>
          <w:color w:val="000000" w:themeColor="text1"/>
        </w:rPr>
        <w:t>Cdkal1</w:t>
      </w:r>
      <w:r w:rsidR="002F56C4" w:rsidRPr="006E4CFD">
        <w:rPr>
          <w:rFonts w:ascii="Times New Roman" w:hAnsi="Times New Roman" w:cs="Times New Roman"/>
          <w:color w:val="000000" w:themeColor="text1"/>
        </w:rPr>
        <w:t xml:space="preserve"> KO mice</w:t>
      </w:r>
      <w:r w:rsidR="008C0313" w:rsidRPr="006E4CFD">
        <w:rPr>
          <w:rFonts w:ascii="Times New Roman" w:hAnsi="Times New Roman" w:cs="Times New Roman"/>
          <w:color w:val="000000" w:themeColor="text1"/>
        </w:rPr>
        <w:t xml:space="preserve"> </w:t>
      </w:r>
      <w:r w:rsidR="001806E5" w:rsidRPr="006E4CFD">
        <w:rPr>
          <w:rFonts w:ascii="Times New Roman" w:hAnsi="Times New Roman" w:cs="Times New Roman"/>
          <w:color w:val="000000" w:themeColor="text1"/>
        </w:rPr>
        <w:t>only after 5/6 nephrectomy</w:t>
      </w:r>
      <w:r w:rsidR="00F5651A" w:rsidRPr="006E4CFD">
        <w:rPr>
          <w:rFonts w:ascii="Times New Roman" w:hAnsi="Times New Roman" w:cs="Times New Roman"/>
          <w:color w:val="000000" w:themeColor="text1"/>
        </w:rPr>
        <w:t xml:space="preserve"> (Fig</w:t>
      </w:r>
      <w:r w:rsidR="003726D2" w:rsidRPr="006E4CFD">
        <w:rPr>
          <w:rFonts w:ascii="Times New Roman" w:hAnsi="Times New Roman" w:cs="Times New Roman"/>
          <w:color w:val="000000" w:themeColor="text1"/>
        </w:rPr>
        <w:t>.</w:t>
      </w:r>
      <w:r w:rsidR="00F5651A" w:rsidRPr="006E4CFD">
        <w:rPr>
          <w:rFonts w:ascii="Times New Roman" w:hAnsi="Times New Roman" w:cs="Times New Roman"/>
          <w:color w:val="000000" w:themeColor="text1"/>
        </w:rPr>
        <w:t xml:space="preserve"> </w:t>
      </w:r>
      <w:r w:rsidR="00AF1486" w:rsidRPr="006E4CFD">
        <w:rPr>
          <w:rFonts w:ascii="Times New Roman" w:hAnsi="Times New Roman" w:cs="Times New Roman"/>
          <w:color w:val="000000" w:themeColor="text1"/>
        </w:rPr>
        <w:t>1</w:t>
      </w:r>
      <w:r w:rsidR="003726D2" w:rsidRPr="006E4CFD">
        <w:rPr>
          <w:rFonts w:ascii="Times New Roman" w:hAnsi="Times New Roman" w:cs="Times New Roman"/>
          <w:color w:val="000000" w:themeColor="text1"/>
        </w:rPr>
        <w:t>F</w:t>
      </w:r>
      <w:r w:rsidR="00F5651A" w:rsidRPr="006E4CFD">
        <w:rPr>
          <w:rFonts w:ascii="Times New Roman" w:hAnsi="Times New Roman" w:cs="Times New Roman"/>
          <w:color w:val="000000" w:themeColor="text1"/>
        </w:rPr>
        <w:t>)</w:t>
      </w:r>
      <w:r w:rsidR="00331A0B" w:rsidRPr="006E4CFD">
        <w:rPr>
          <w:rFonts w:ascii="Times New Roman" w:hAnsi="Times New Roman" w:cs="Times New Roman"/>
          <w:color w:val="000000" w:themeColor="text1"/>
        </w:rPr>
        <w:t>.</w:t>
      </w:r>
      <w:r w:rsidR="00F5651A" w:rsidRPr="006E4CFD">
        <w:rPr>
          <w:rFonts w:ascii="Times New Roman" w:hAnsi="Times New Roman" w:cs="Times New Roman"/>
          <w:color w:val="000000" w:themeColor="text1"/>
        </w:rPr>
        <w:t xml:space="preserve"> </w:t>
      </w:r>
      <w:r w:rsidR="00331A0B" w:rsidRPr="006E4CFD">
        <w:rPr>
          <w:rFonts w:ascii="Times New Roman" w:hAnsi="Times New Roman" w:cs="Times New Roman"/>
          <w:color w:val="000000" w:themeColor="text1"/>
        </w:rPr>
        <w:t>This</w:t>
      </w:r>
      <w:r w:rsidR="008C0313" w:rsidRPr="006E4CFD">
        <w:rPr>
          <w:rFonts w:ascii="Times New Roman" w:hAnsi="Times New Roman" w:cs="Times New Roman"/>
          <w:color w:val="000000" w:themeColor="text1"/>
        </w:rPr>
        <w:t xml:space="preserve"> suggest</w:t>
      </w:r>
      <w:r w:rsidR="00BC7EAE" w:rsidRPr="006E4CFD">
        <w:rPr>
          <w:rFonts w:ascii="Times New Roman" w:hAnsi="Times New Roman" w:cs="Times New Roman"/>
          <w:color w:val="000000" w:themeColor="text1"/>
        </w:rPr>
        <w:t>s</w:t>
      </w:r>
      <w:r w:rsidR="008C0313" w:rsidRPr="006E4CFD">
        <w:rPr>
          <w:rFonts w:ascii="Times New Roman" w:hAnsi="Times New Roman" w:cs="Times New Roman"/>
          <w:color w:val="000000" w:themeColor="text1"/>
        </w:rPr>
        <w:t xml:space="preserve"> </w:t>
      </w:r>
      <w:r w:rsidR="00331A0B" w:rsidRPr="006E4CFD">
        <w:rPr>
          <w:rFonts w:ascii="Times New Roman" w:hAnsi="Times New Roman" w:cs="Times New Roman"/>
          <w:color w:val="000000" w:themeColor="text1"/>
        </w:rPr>
        <w:t>that</w:t>
      </w:r>
      <w:r w:rsidR="00F5651A" w:rsidRPr="006E4CFD">
        <w:rPr>
          <w:rFonts w:ascii="Times New Roman" w:hAnsi="Times New Roman" w:cs="Times New Roman"/>
          <w:color w:val="000000" w:themeColor="text1"/>
        </w:rPr>
        <w:t xml:space="preserve"> kidney function</w:t>
      </w:r>
      <w:r w:rsidR="00331A0B" w:rsidRPr="006E4CFD">
        <w:rPr>
          <w:rFonts w:ascii="Times New Roman" w:hAnsi="Times New Roman" w:cs="Times New Roman"/>
          <w:color w:val="000000" w:themeColor="text1"/>
        </w:rPr>
        <w:t xml:space="preserve"> is impaired</w:t>
      </w:r>
      <w:r w:rsidR="00F5651A" w:rsidRPr="006E4CFD">
        <w:rPr>
          <w:rFonts w:ascii="Times New Roman" w:hAnsi="Times New Roman" w:cs="Times New Roman"/>
          <w:color w:val="000000" w:themeColor="text1"/>
        </w:rPr>
        <w:t xml:space="preserve"> in </w:t>
      </w:r>
      <w:r w:rsidR="002F56C4" w:rsidRPr="006E4CFD">
        <w:rPr>
          <w:rStyle w:val="y2iqfc"/>
          <w:rFonts w:ascii="Times New Roman" w:hAnsi="Times New Roman" w:cs="Times New Roman"/>
          <w:color w:val="000000" w:themeColor="text1"/>
        </w:rPr>
        <w:t xml:space="preserve">systemic </w:t>
      </w:r>
      <w:r w:rsidR="002F56C4" w:rsidRPr="006E4CFD">
        <w:rPr>
          <w:rFonts w:ascii="Times New Roman" w:hAnsi="Times New Roman" w:cs="Times New Roman"/>
          <w:i/>
          <w:iCs/>
          <w:color w:val="000000" w:themeColor="text1"/>
        </w:rPr>
        <w:t>Cdkal1</w:t>
      </w:r>
      <w:r w:rsidR="002F56C4" w:rsidRPr="006E4CFD">
        <w:rPr>
          <w:rFonts w:ascii="Times New Roman" w:hAnsi="Times New Roman" w:cs="Times New Roman"/>
          <w:color w:val="000000" w:themeColor="text1"/>
        </w:rPr>
        <w:t xml:space="preserve"> KO mice</w:t>
      </w:r>
      <w:r w:rsidR="00331A0B" w:rsidRPr="006E4CFD">
        <w:rPr>
          <w:rFonts w:ascii="Times New Roman" w:hAnsi="Times New Roman" w:cs="Times New Roman"/>
          <w:color w:val="000000" w:themeColor="text1"/>
        </w:rPr>
        <w:t xml:space="preserve"> subjected to this intervention</w:t>
      </w:r>
      <w:r w:rsidR="00A30134" w:rsidRPr="006E4CFD">
        <w:rPr>
          <w:rFonts w:ascii="Times New Roman" w:hAnsi="Times New Roman" w:cs="Times New Roman"/>
          <w:color w:val="000000" w:themeColor="text1"/>
        </w:rPr>
        <w:t xml:space="preserve">. </w:t>
      </w:r>
      <w:r w:rsidR="001806E5" w:rsidRPr="006E4CFD">
        <w:rPr>
          <w:rFonts w:ascii="Times New Roman" w:hAnsi="Times New Roman" w:cs="Times New Roman"/>
          <w:color w:val="000000" w:themeColor="text1"/>
        </w:rPr>
        <w:t>We also administered streptozotocin (STZ) to</w:t>
      </w:r>
      <w:r w:rsidR="00CD3FC4" w:rsidRPr="006E4CFD">
        <w:rPr>
          <w:rFonts w:ascii="Times New Roman" w:hAnsi="Times New Roman" w:cs="Times New Roman"/>
          <w:color w:val="000000" w:themeColor="text1"/>
        </w:rPr>
        <w:t xml:space="preserve"> </w:t>
      </w:r>
      <w:r w:rsidR="001806E5" w:rsidRPr="006E4CFD">
        <w:rPr>
          <w:rFonts w:ascii="Times New Roman" w:hAnsi="Times New Roman" w:cs="Times New Roman"/>
          <w:color w:val="000000" w:themeColor="text1"/>
        </w:rPr>
        <w:t xml:space="preserve">these mice </w:t>
      </w:r>
      <w:r w:rsidR="00331A0B" w:rsidRPr="006E4CFD">
        <w:rPr>
          <w:rFonts w:ascii="Times New Roman" w:hAnsi="Times New Roman" w:cs="Times New Roman"/>
          <w:color w:val="000000" w:themeColor="text1"/>
        </w:rPr>
        <w:t>to create</w:t>
      </w:r>
      <w:r w:rsidR="001806E5" w:rsidRPr="006E4CFD">
        <w:rPr>
          <w:rFonts w:ascii="Times New Roman" w:hAnsi="Times New Roman" w:cs="Times New Roman"/>
          <w:color w:val="000000" w:themeColor="text1"/>
        </w:rPr>
        <w:t xml:space="preserve"> </w:t>
      </w:r>
      <w:r w:rsidR="00CD3FC4" w:rsidRPr="006E4CFD">
        <w:rPr>
          <w:rFonts w:ascii="Times New Roman" w:hAnsi="Times New Roman" w:cs="Times New Roman"/>
          <w:color w:val="000000" w:themeColor="text1"/>
        </w:rPr>
        <w:t xml:space="preserve">another </w:t>
      </w:r>
      <w:r w:rsidR="001806E5" w:rsidRPr="006E4CFD">
        <w:rPr>
          <w:rFonts w:ascii="Times New Roman" w:hAnsi="Times New Roman" w:cs="Times New Roman"/>
          <w:color w:val="000000" w:themeColor="text1"/>
        </w:rPr>
        <w:t>model</w:t>
      </w:r>
      <w:r w:rsidR="00331A0B" w:rsidRPr="006E4CFD">
        <w:rPr>
          <w:rFonts w:ascii="Times New Roman" w:hAnsi="Times New Roman" w:cs="Times New Roman"/>
          <w:color w:val="000000" w:themeColor="text1"/>
        </w:rPr>
        <w:t xml:space="preserve"> of CKD</w:t>
      </w:r>
      <w:r w:rsidR="001806E5" w:rsidRPr="006E4CFD">
        <w:rPr>
          <w:rFonts w:ascii="Times New Roman" w:hAnsi="Times New Roman" w:cs="Times New Roman"/>
          <w:color w:val="000000" w:themeColor="text1"/>
        </w:rPr>
        <w:t xml:space="preserve"> </w:t>
      </w:r>
      <w:r w:rsidR="001806E5" w:rsidRPr="006E4CFD">
        <w:rPr>
          <w:rFonts w:ascii="Times New Roman" w:hAnsi="Times New Roman" w:cs="Times New Roman"/>
          <w:color w:val="000000" w:themeColor="text1"/>
        </w:rPr>
        <w:fldChar w:fldCharType="begin">
          <w:fldData xml:space="preserve">PEVuZE5vdGU+PENpdGU+PEF1dGhvcj5HbGFzdHJhczwvQXV0aG9yPjxZZWFyPjIwMTY8L1llYXI+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PEVuZE5vdGU+PENpdGU+PEF1dGhvcj5HbGFzdHJhczwvQXV0aG9yPjxZZWFyPjIwMTY8L1llYXI+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1806E5" w:rsidRPr="006E4CFD">
        <w:rPr>
          <w:rFonts w:ascii="Times New Roman" w:hAnsi="Times New Roman" w:cs="Times New Roman"/>
          <w:color w:val="000000" w:themeColor="text1"/>
        </w:rPr>
      </w:r>
      <w:r w:rsidR="001806E5"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(Glastras</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2016)</w:t>
      </w:r>
      <w:r w:rsidR="001806E5" w:rsidRPr="006E4CFD">
        <w:rPr>
          <w:rFonts w:ascii="Times New Roman" w:hAnsi="Times New Roman" w:cs="Times New Roman"/>
          <w:color w:val="000000" w:themeColor="text1"/>
        </w:rPr>
        <w:fldChar w:fldCharType="end"/>
      </w:r>
      <w:r w:rsidR="00331A0B" w:rsidRPr="006E4CFD">
        <w:rPr>
          <w:rFonts w:ascii="Times New Roman" w:hAnsi="Times New Roman" w:cs="Times New Roman"/>
          <w:color w:val="000000" w:themeColor="text1"/>
        </w:rPr>
        <w:t>,</w:t>
      </w:r>
      <w:r w:rsidR="001806E5" w:rsidRPr="006E4CFD">
        <w:rPr>
          <w:rFonts w:ascii="Times New Roman" w:hAnsi="Times New Roman" w:cs="Times New Roman"/>
          <w:color w:val="000000" w:themeColor="text1"/>
        </w:rPr>
        <w:t xml:space="preserve"> </w:t>
      </w:r>
      <w:r w:rsidR="00EB2AAD" w:rsidRPr="006E4CFD">
        <w:rPr>
          <w:rFonts w:ascii="Times New Roman" w:hAnsi="Times New Roman" w:cs="Times New Roman"/>
          <w:color w:val="000000" w:themeColor="text1"/>
        </w:rPr>
        <w:t xml:space="preserve">which showed that </w:t>
      </w:r>
      <w:r w:rsidR="00CD3FC4" w:rsidRPr="006E4CFD">
        <w:rPr>
          <w:rFonts w:ascii="Times New Roman" w:hAnsi="Times New Roman" w:cs="Times New Roman"/>
          <w:color w:val="000000" w:themeColor="text1"/>
        </w:rPr>
        <w:t xml:space="preserve">the </w:t>
      </w:r>
      <w:r w:rsidR="00BC7EAE" w:rsidRPr="006E4CFD">
        <w:rPr>
          <w:rFonts w:ascii="Times New Roman" w:hAnsi="Times New Roman" w:cs="Times New Roman"/>
          <w:color w:val="000000" w:themeColor="text1"/>
        </w:rPr>
        <w:t>s</w:t>
      </w:r>
      <w:r w:rsidR="00BC7EAE" w:rsidRPr="006E4CFD">
        <w:rPr>
          <w:rStyle w:val="y2iqfc"/>
          <w:rFonts w:ascii="Times New Roman" w:hAnsi="Times New Roman" w:cs="Times New Roman"/>
          <w:color w:val="000000" w:themeColor="text1"/>
        </w:rPr>
        <w:t xml:space="preserve">ystemic </w:t>
      </w:r>
      <w:r w:rsidR="001806E5" w:rsidRPr="006E4CFD">
        <w:rPr>
          <w:rFonts w:ascii="Times New Roman" w:hAnsi="Times New Roman" w:cs="Times New Roman"/>
          <w:i/>
          <w:iCs/>
          <w:color w:val="000000" w:themeColor="text1"/>
        </w:rPr>
        <w:t>Cdkal1</w:t>
      </w:r>
      <w:r w:rsidR="001806E5" w:rsidRPr="006E4CFD">
        <w:rPr>
          <w:rFonts w:ascii="Times New Roman" w:hAnsi="Times New Roman" w:cs="Times New Roman"/>
          <w:color w:val="000000" w:themeColor="text1"/>
        </w:rPr>
        <w:t xml:space="preserve"> KO mice </w:t>
      </w:r>
      <w:r w:rsidR="00331A0B" w:rsidRPr="006E4CFD">
        <w:rPr>
          <w:rFonts w:ascii="Times New Roman" w:hAnsi="Times New Roman" w:cs="Times New Roman"/>
          <w:color w:val="000000" w:themeColor="text1"/>
        </w:rPr>
        <w:t xml:space="preserve">had higher </w:t>
      </w:r>
      <w:r w:rsidR="001806E5" w:rsidRPr="006E4CFD">
        <w:rPr>
          <w:rFonts w:ascii="Times New Roman" w:hAnsi="Times New Roman" w:cs="Times New Roman"/>
          <w:color w:val="000000" w:themeColor="text1"/>
        </w:rPr>
        <w:t>urine albumin</w:t>
      </w:r>
      <w:r w:rsidR="00CD3FC4" w:rsidRPr="006E4CFD">
        <w:rPr>
          <w:rFonts w:ascii="Times New Roman" w:hAnsi="Times New Roman" w:cs="Times New Roman"/>
          <w:color w:val="000000" w:themeColor="text1"/>
        </w:rPr>
        <w:t xml:space="preserve"> </w:t>
      </w:r>
      <w:r w:rsidR="00331A0B" w:rsidRPr="006E4CFD">
        <w:rPr>
          <w:rFonts w:ascii="Times New Roman" w:hAnsi="Times New Roman" w:cs="Times New Roman"/>
          <w:color w:val="000000" w:themeColor="text1"/>
        </w:rPr>
        <w:t>than the</w:t>
      </w:r>
      <w:r w:rsidR="00BC7B1A" w:rsidRPr="006E4CFD">
        <w:rPr>
          <w:rFonts w:ascii="Times New Roman" w:hAnsi="Times New Roman" w:cs="Times New Roman"/>
          <w:color w:val="000000" w:themeColor="text1"/>
        </w:rPr>
        <w:t xml:space="preserve"> </w:t>
      </w:r>
      <w:r w:rsidR="00B63E8B" w:rsidRPr="006E4CFD">
        <w:rPr>
          <w:rStyle w:val="y2iqfc"/>
          <w:rFonts w:ascii="Times New Roman" w:hAnsi="Times New Roman" w:cs="Times New Roman"/>
          <w:color w:val="000000" w:themeColor="text1"/>
        </w:rPr>
        <w:t>flox</w:t>
      </w:r>
      <w:r w:rsidR="00331A0B" w:rsidRPr="006E4CFD">
        <w:rPr>
          <w:rStyle w:val="y2iqfc"/>
          <w:rFonts w:ascii="Times New Roman" w:hAnsi="Times New Roman" w:cs="Times New Roman"/>
          <w:color w:val="000000" w:themeColor="text1"/>
        </w:rPr>
        <w:t>ed</w:t>
      </w:r>
      <w:r w:rsidR="00B63E8B" w:rsidRPr="006E4CFD">
        <w:rPr>
          <w:rStyle w:val="y2iqfc"/>
          <w:rFonts w:ascii="Times New Roman" w:hAnsi="Times New Roman" w:cs="Times New Roman"/>
          <w:i/>
          <w:iCs/>
          <w:color w:val="000000" w:themeColor="text1"/>
        </w:rPr>
        <w:t xml:space="preserve"> </w:t>
      </w:r>
      <w:r w:rsidR="001806E5" w:rsidRPr="006E4CFD">
        <w:rPr>
          <w:rStyle w:val="y2iqfc"/>
          <w:rFonts w:ascii="Times New Roman" w:hAnsi="Times New Roman" w:cs="Times New Roman"/>
          <w:color w:val="000000" w:themeColor="text1"/>
        </w:rPr>
        <w:t>mice</w:t>
      </w:r>
      <w:r w:rsidR="001806E5" w:rsidRPr="006E4CFD">
        <w:rPr>
          <w:rFonts w:ascii="Times New Roman" w:hAnsi="Times New Roman" w:cs="Times New Roman"/>
          <w:color w:val="000000" w:themeColor="text1"/>
        </w:rPr>
        <w:t xml:space="preserve"> after STZ administration (Fig</w:t>
      </w:r>
      <w:r w:rsidR="00616505" w:rsidRPr="006E4CFD">
        <w:rPr>
          <w:rFonts w:ascii="Times New Roman" w:hAnsi="Times New Roman" w:cs="Times New Roman"/>
          <w:color w:val="000000" w:themeColor="text1"/>
        </w:rPr>
        <w:t>.</w:t>
      </w:r>
      <w:r w:rsidR="001806E5" w:rsidRPr="006E4CFD">
        <w:rPr>
          <w:rFonts w:ascii="Times New Roman" w:hAnsi="Times New Roman" w:cs="Times New Roman"/>
          <w:color w:val="000000" w:themeColor="text1"/>
        </w:rPr>
        <w:t xml:space="preserve"> </w:t>
      </w:r>
      <w:r w:rsidR="006379A9" w:rsidRPr="006E4CFD">
        <w:rPr>
          <w:rFonts w:ascii="Times New Roman" w:hAnsi="Times New Roman" w:cs="Times New Roman"/>
          <w:color w:val="000000" w:themeColor="text1"/>
        </w:rPr>
        <w:t>1</w:t>
      </w:r>
      <w:r w:rsidR="00616505" w:rsidRPr="006E4CFD">
        <w:rPr>
          <w:rFonts w:ascii="Times New Roman" w:hAnsi="Times New Roman" w:cs="Times New Roman"/>
          <w:color w:val="000000" w:themeColor="text1"/>
        </w:rPr>
        <w:t>G</w:t>
      </w:r>
      <w:r w:rsidR="001806E5" w:rsidRPr="006E4CFD">
        <w:rPr>
          <w:rFonts w:ascii="Times New Roman" w:hAnsi="Times New Roman" w:cs="Times New Roman"/>
          <w:color w:val="000000" w:themeColor="text1"/>
        </w:rPr>
        <w:t xml:space="preserve">). Next, we </w:t>
      </w:r>
      <w:r w:rsidR="00331A0B" w:rsidRPr="006E4CFD">
        <w:rPr>
          <w:rFonts w:ascii="Times New Roman" w:hAnsi="Times New Roman" w:cs="Times New Roman"/>
          <w:color w:val="000000" w:themeColor="text1"/>
        </w:rPr>
        <w:t>evaluat</w:t>
      </w:r>
      <w:r w:rsidR="001806E5" w:rsidRPr="006E4CFD">
        <w:rPr>
          <w:rFonts w:ascii="Times New Roman" w:hAnsi="Times New Roman" w:cs="Times New Roman"/>
          <w:color w:val="000000" w:themeColor="text1"/>
        </w:rPr>
        <w:t xml:space="preserve">ed </w:t>
      </w:r>
      <w:r w:rsidR="00331A0B" w:rsidRPr="006E4CFD">
        <w:rPr>
          <w:rFonts w:ascii="Times New Roman" w:hAnsi="Times New Roman" w:cs="Times New Roman"/>
          <w:color w:val="000000" w:themeColor="text1"/>
        </w:rPr>
        <w:t>the</w:t>
      </w:r>
      <w:r w:rsidR="001806E5" w:rsidRPr="006E4CFD">
        <w:rPr>
          <w:rFonts w:ascii="Times New Roman" w:hAnsi="Times New Roman" w:cs="Times New Roman"/>
          <w:color w:val="000000" w:themeColor="text1"/>
        </w:rPr>
        <w:t xml:space="preserve"> patholog</w:t>
      </w:r>
      <w:r w:rsidR="00331A0B" w:rsidRPr="006E4CFD">
        <w:rPr>
          <w:rFonts w:ascii="Times New Roman" w:hAnsi="Times New Roman" w:cs="Times New Roman"/>
          <w:color w:val="000000" w:themeColor="text1"/>
        </w:rPr>
        <w:t>y of these mic</w:t>
      </w:r>
      <w:r w:rsidR="00EB2AAD" w:rsidRPr="006E4CFD">
        <w:rPr>
          <w:rFonts w:ascii="Times New Roman" w:hAnsi="Times New Roman" w:cs="Times New Roman"/>
          <w:color w:val="000000" w:themeColor="text1"/>
        </w:rPr>
        <w:t xml:space="preserve">e using </w:t>
      </w:r>
      <w:r w:rsidR="001806E5" w:rsidRPr="006E4CFD">
        <w:rPr>
          <w:rFonts w:ascii="Times New Roman" w:hAnsi="Times New Roman" w:cs="Times New Roman"/>
          <w:color w:val="000000" w:themeColor="text1"/>
          <w:shd w:val="clear" w:color="auto" w:fill="FFFFFF"/>
        </w:rPr>
        <w:t>Periodic acid</w:t>
      </w:r>
      <w:r w:rsidR="00331A0B" w:rsidRPr="006E4CFD">
        <w:rPr>
          <w:rFonts w:ascii="Times New Roman" w:hAnsi="Times New Roman" w:cs="Times New Roman"/>
          <w:color w:val="000000" w:themeColor="text1"/>
          <w:shd w:val="clear" w:color="auto" w:fill="FFFFFF"/>
        </w:rPr>
        <w:t>–</w:t>
      </w:r>
      <w:r w:rsidR="001806E5" w:rsidRPr="006E4CFD">
        <w:rPr>
          <w:rFonts w:ascii="Times New Roman" w:hAnsi="Times New Roman" w:cs="Times New Roman"/>
          <w:color w:val="000000" w:themeColor="text1"/>
          <w:shd w:val="clear" w:color="auto" w:fill="FFFFFF"/>
        </w:rPr>
        <w:t>Schiff (</w:t>
      </w:r>
      <w:r w:rsidR="001806E5" w:rsidRPr="006E4CFD">
        <w:rPr>
          <w:rFonts w:ascii="Times New Roman" w:hAnsi="Times New Roman" w:cs="Times New Roman"/>
          <w:color w:val="000000" w:themeColor="text1"/>
        </w:rPr>
        <w:t xml:space="preserve">PAS) staining of </w:t>
      </w:r>
      <w:r w:rsidR="00331A0B" w:rsidRPr="006E4CFD">
        <w:rPr>
          <w:rFonts w:ascii="Times New Roman" w:hAnsi="Times New Roman" w:cs="Times New Roman"/>
          <w:color w:val="000000" w:themeColor="text1"/>
        </w:rPr>
        <w:t xml:space="preserve">the </w:t>
      </w:r>
      <w:r w:rsidR="001806E5" w:rsidRPr="006E4CFD">
        <w:rPr>
          <w:rFonts w:ascii="Times New Roman" w:hAnsi="Times New Roman" w:cs="Times New Roman"/>
          <w:color w:val="000000" w:themeColor="text1"/>
        </w:rPr>
        <w:t>kidney glomeruli</w:t>
      </w:r>
      <w:r w:rsidR="00EB2AAD" w:rsidRPr="006E4CFD">
        <w:rPr>
          <w:rStyle w:val="y2iqfc"/>
          <w:rFonts w:ascii="Times New Roman" w:hAnsi="Times New Roman" w:cs="Times New Roman"/>
          <w:color w:val="000000" w:themeColor="text1"/>
        </w:rPr>
        <w:t xml:space="preserve">, which </w:t>
      </w:r>
      <w:r w:rsidR="00331A0B" w:rsidRPr="006E4CFD">
        <w:rPr>
          <w:rFonts w:ascii="Times New Roman" w:hAnsi="Times New Roman" w:cs="Times New Roman"/>
          <w:color w:val="000000" w:themeColor="text1"/>
        </w:rPr>
        <w:t>reveal</w:t>
      </w:r>
      <w:r w:rsidR="001806E5" w:rsidRPr="006E4CFD">
        <w:rPr>
          <w:rFonts w:ascii="Times New Roman" w:hAnsi="Times New Roman" w:cs="Times New Roman"/>
          <w:color w:val="000000" w:themeColor="text1"/>
        </w:rPr>
        <w:t>ed no h</w:t>
      </w:r>
      <w:r w:rsidR="00331A0B" w:rsidRPr="006E4CFD">
        <w:rPr>
          <w:rFonts w:ascii="Times New Roman" w:hAnsi="Times New Roman" w:cs="Times New Roman"/>
          <w:color w:val="000000" w:themeColor="text1"/>
        </w:rPr>
        <w:t>ist</w:t>
      </w:r>
      <w:r w:rsidR="001806E5" w:rsidRPr="006E4CFD">
        <w:rPr>
          <w:rFonts w:ascii="Times New Roman" w:hAnsi="Times New Roman" w:cs="Times New Roman"/>
          <w:color w:val="000000" w:themeColor="text1"/>
        </w:rPr>
        <w:t>ologic</w:t>
      </w:r>
      <w:r w:rsidRPr="006E4CFD">
        <w:rPr>
          <w:rFonts w:ascii="Times New Roman" w:hAnsi="Times New Roman" w:cs="Times New Roman"/>
          <w:color w:val="000000"/>
        </w:rPr>
        <w:t xml:space="preserve"> abnormalities </w:t>
      </w:r>
      <w:r w:rsidR="00331A0B" w:rsidRPr="006E4CFD">
        <w:rPr>
          <w:rFonts w:ascii="Times New Roman" w:hAnsi="Times New Roman" w:cs="Times New Roman"/>
          <w:i/>
          <w:iCs/>
          <w:color w:val="000000" w:themeColor="text1"/>
        </w:rPr>
        <w:t>vs</w:t>
      </w:r>
      <w:r w:rsidR="00331A0B" w:rsidRPr="006E4CFD">
        <w:rPr>
          <w:rFonts w:ascii="Times New Roman" w:hAnsi="Times New Roman" w:cs="Times New Roman"/>
          <w:color w:val="000000" w:themeColor="text1"/>
        </w:rPr>
        <w:t>. the</w:t>
      </w:r>
      <w:r w:rsidR="00BC7B1A" w:rsidRPr="006E4CFD">
        <w:rPr>
          <w:rFonts w:ascii="Times New Roman" w:hAnsi="Times New Roman" w:cs="Times New Roman"/>
          <w:color w:val="000000" w:themeColor="text1"/>
        </w:rPr>
        <w:t xml:space="preserve"> </w:t>
      </w:r>
      <w:r w:rsidR="00EC2FD7" w:rsidRPr="006E4CFD">
        <w:rPr>
          <w:rStyle w:val="y2iqfc"/>
          <w:rFonts w:ascii="Times New Roman" w:hAnsi="Times New Roman" w:cs="Times New Roman"/>
          <w:color w:val="000000" w:themeColor="text1"/>
        </w:rPr>
        <w:t>f</w:t>
      </w:r>
      <w:r w:rsidR="00FD4871" w:rsidRPr="006E4CFD">
        <w:rPr>
          <w:rStyle w:val="y2iqfc"/>
          <w:rFonts w:ascii="Times New Roman" w:hAnsi="Times New Roman" w:cs="Times New Roman"/>
          <w:color w:val="000000" w:themeColor="text1"/>
        </w:rPr>
        <w:t>lox</w:t>
      </w:r>
      <w:r w:rsidR="00331A0B" w:rsidRPr="006E4CFD">
        <w:rPr>
          <w:rStyle w:val="y2iqfc"/>
          <w:rFonts w:ascii="Times New Roman" w:hAnsi="Times New Roman" w:cs="Times New Roman"/>
          <w:color w:val="000000" w:themeColor="text1"/>
        </w:rPr>
        <w:t>ed</w:t>
      </w:r>
      <w:r w:rsidR="00992B6C" w:rsidRPr="006E4CFD">
        <w:rPr>
          <w:rStyle w:val="y2iqfc"/>
          <w:rFonts w:ascii="Times New Roman" w:hAnsi="Times New Roman" w:cs="Times New Roman"/>
          <w:color w:val="000000" w:themeColor="text1"/>
        </w:rPr>
        <w:t xml:space="preserve"> </w:t>
      </w:r>
      <w:r w:rsidR="001806E5" w:rsidRPr="006E4CFD">
        <w:rPr>
          <w:rStyle w:val="y2iqfc"/>
          <w:rFonts w:ascii="Times New Roman" w:hAnsi="Times New Roman" w:cs="Times New Roman"/>
          <w:color w:val="000000" w:themeColor="text1"/>
        </w:rPr>
        <w:t xml:space="preserve">mice </w:t>
      </w:r>
      <w:r w:rsidR="001806E5" w:rsidRPr="006E4CFD">
        <w:rPr>
          <w:rFonts w:ascii="Times New Roman" w:hAnsi="Times New Roman" w:cs="Times New Roman"/>
          <w:color w:val="000000" w:themeColor="text1"/>
        </w:rPr>
        <w:t>(Fig</w:t>
      </w:r>
      <w:r w:rsidR="00527C99" w:rsidRPr="006E4CFD">
        <w:rPr>
          <w:rFonts w:ascii="Times New Roman" w:hAnsi="Times New Roman" w:cs="Times New Roman"/>
          <w:color w:val="000000" w:themeColor="text1"/>
        </w:rPr>
        <w:t>.</w:t>
      </w:r>
      <w:r w:rsidR="001806E5" w:rsidRPr="006E4CFD">
        <w:rPr>
          <w:rFonts w:ascii="Times New Roman" w:hAnsi="Times New Roman" w:cs="Times New Roman"/>
          <w:color w:val="000000" w:themeColor="text1"/>
        </w:rPr>
        <w:t xml:space="preserve"> </w:t>
      </w:r>
      <w:r w:rsidR="006379A9" w:rsidRPr="006E4CFD">
        <w:rPr>
          <w:rFonts w:ascii="Times New Roman" w:hAnsi="Times New Roman" w:cs="Times New Roman"/>
          <w:color w:val="000000" w:themeColor="text1"/>
        </w:rPr>
        <w:t>1</w:t>
      </w:r>
      <w:r w:rsidR="00527C99" w:rsidRPr="006E4CFD">
        <w:rPr>
          <w:rFonts w:ascii="Times New Roman" w:hAnsi="Times New Roman" w:cs="Times New Roman"/>
          <w:color w:val="000000" w:themeColor="text1"/>
        </w:rPr>
        <w:t>H</w:t>
      </w:r>
      <w:r w:rsidR="001806E5" w:rsidRPr="006E4CFD">
        <w:rPr>
          <w:rFonts w:ascii="Times New Roman" w:hAnsi="Times New Roman" w:cs="Times New Roman"/>
          <w:color w:val="000000" w:themeColor="text1"/>
        </w:rPr>
        <w:t xml:space="preserve">). We also </w:t>
      </w:r>
      <w:r w:rsidR="00331A0B" w:rsidRPr="006E4CFD">
        <w:rPr>
          <w:rFonts w:ascii="Times New Roman" w:hAnsi="Times New Roman" w:cs="Times New Roman"/>
          <w:color w:val="000000" w:themeColor="text1"/>
        </w:rPr>
        <w:t>examin</w:t>
      </w:r>
      <w:r w:rsidR="001806E5" w:rsidRPr="006E4CFD">
        <w:rPr>
          <w:rFonts w:ascii="Times New Roman" w:hAnsi="Times New Roman" w:cs="Times New Roman"/>
          <w:color w:val="000000" w:themeColor="text1"/>
        </w:rPr>
        <w:t>ed</w:t>
      </w:r>
      <w:r w:rsidR="00331A0B" w:rsidRPr="006E4CFD">
        <w:rPr>
          <w:rFonts w:ascii="Times New Roman" w:hAnsi="Times New Roman" w:cs="Times New Roman"/>
          <w:color w:val="000000" w:themeColor="text1"/>
        </w:rPr>
        <w:t xml:space="preserve"> the</w:t>
      </w:r>
      <w:r w:rsidR="001806E5" w:rsidRPr="006E4CFD">
        <w:rPr>
          <w:rFonts w:ascii="Times New Roman" w:hAnsi="Times New Roman" w:cs="Times New Roman"/>
          <w:color w:val="000000" w:themeColor="text1"/>
        </w:rPr>
        <w:t xml:space="preserve"> tubules and </w:t>
      </w:r>
      <w:r w:rsidR="00570B1C" w:rsidRPr="006E4CFD">
        <w:rPr>
          <w:rFonts w:ascii="Times New Roman" w:hAnsi="Times New Roman" w:cs="Times New Roman"/>
          <w:color w:val="000000" w:themeColor="text1"/>
        </w:rPr>
        <w:t xml:space="preserve">blood </w:t>
      </w:r>
      <w:r w:rsidR="001806E5" w:rsidRPr="006E4CFD">
        <w:rPr>
          <w:rFonts w:ascii="Times New Roman" w:hAnsi="Times New Roman" w:cs="Times New Roman"/>
          <w:color w:val="000000" w:themeColor="text1"/>
        </w:rPr>
        <w:t xml:space="preserve">vessels </w:t>
      </w:r>
      <w:r w:rsidR="00EB2AAD" w:rsidRPr="006E4CFD">
        <w:rPr>
          <w:rFonts w:ascii="Times New Roman" w:hAnsi="Times New Roman" w:cs="Times New Roman"/>
          <w:color w:val="000000" w:themeColor="text1"/>
        </w:rPr>
        <w:t xml:space="preserve">of the </w:t>
      </w:r>
      <w:r w:rsidR="00186039" w:rsidRPr="006E4CFD">
        <w:rPr>
          <w:rFonts w:ascii="Times New Roman" w:hAnsi="Times New Roman" w:cs="Times New Roman"/>
          <w:color w:val="000000" w:themeColor="text1"/>
        </w:rPr>
        <w:t xml:space="preserve">systemic </w:t>
      </w:r>
      <w:r w:rsidR="00EB2AAD" w:rsidRPr="006E4CFD">
        <w:rPr>
          <w:rFonts w:ascii="Times New Roman" w:hAnsi="Times New Roman" w:cs="Times New Roman"/>
          <w:i/>
          <w:iCs/>
          <w:color w:val="000000" w:themeColor="text1"/>
        </w:rPr>
        <w:t>Cdkal1</w:t>
      </w:r>
      <w:r w:rsidR="00EB2AAD" w:rsidRPr="006E4CFD">
        <w:rPr>
          <w:rFonts w:ascii="Times New Roman" w:hAnsi="Times New Roman" w:cs="Times New Roman"/>
          <w:color w:val="000000" w:themeColor="text1"/>
        </w:rPr>
        <w:t xml:space="preserve"> KO mice</w:t>
      </w:r>
      <w:r w:rsidR="00EB2AAD" w:rsidRPr="006E4CFD">
        <w:rPr>
          <w:rStyle w:val="y2iqfc"/>
          <w:rFonts w:ascii="Times New Roman" w:hAnsi="Times New Roman" w:cs="Times New Roman"/>
          <w:color w:val="000000" w:themeColor="text1"/>
        </w:rPr>
        <w:t xml:space="preserve"> </w:t>
      </w:r>
      <w:r w:rsidR="00331A0B" w:rsidRPr="006E4CFD">
        <w:rPr>
          <w:rFonts w:ascii="Times New Roman" w:hAnsi="Times New Roman" w:cs="Times New Roman"/>
          <w:color w:val="000000" w:themeColor="text1"/>
        </w:rPr>
        <w:t>after</w:t>
      </w:r>
      <w:r w:rsidR="001806E5" w:rsidRPr="006E4CFD">
        <w:rPr>
          <w:rFonts w:ascii="Times New Roman" w:hAnsi="Times New Roman" w:cs="Times New Roman"/>
          <w:color w:val="000000" w:themeColor="text1"/>
        </w:rPr>
        <w:t xml:space="preserve"> </w:t>
      </w:r>
      <w:r w:rsidR="00331A0B" w:rsidRPr="006E4CFD">
        <w:rPr>
          <w:rFonts w:ascii="Times New Roman" w:hAnsi="Times New Roman" w:cs="Times New Roman"/>
          <w:color w:val="000000" w:themeColor="text1"/>
        </w:rPr>
        <w:t>h</w:t>
      </w:r>
      <w:r w:rsidR="008D3B33" w:rsidRPr="006E4CFD">
        <w:rPr>
          <w:rFonts w:ascii="Times New Roman" w:hAnsi="Times New Roman" w:cs="Times New Roman"/>
          <w:color w:val="000000" w:themeColor="text1"/>
          <w:shd w:val="clear" w:color="auto" w:fill="FFFFFF"/>
        </w:rPr>
        <w:t xml:space="preserve">ematoxylin </w:t>
      </w:r>
      <w:r w:rsidR="00331A0B" w:rsidRPr="006E4CFD">
        <w:rPr>
          <w:rFonts w:ascii="Times New Roman" w:hAnsi="Times New Roman" w:cs="Times New Roman"/>
          <w:color w:val="000000" w:themeColor="text1"/>
          <w:shd w:val="clear" w:color="auto" w:fill="FFFFFF"/>
        </w:rPr>
        <w:t>and e</w:t>
      </w:r>
      <w:r w:rsidR="008D3B33" w:rsidRPr="006E4CFD">
        <w:rPr>
          <w:rFonts w:ascii="Times New Roman" w:hAnsi="Times New Roman" w:cs="Times New Roman"/>
          <w:color w:val="000000" w:themeColor="text1"/>
          <w:shd w:val="clear" w:color="auto" w:fill="FFFFFF"/>
        </w:rPr>
        <w:t>osin</w:t>
      </w:r>
      <w:r w:rsidR="000D1832" w:rsidRPr="006E4CFD">
        <w:rPr>
          <w:rFonts w:ascii="Times New Roman" w:hAnsi="Times New Roman" w:cs="Times New Roman"/>
          <w:color w:val="000000" w:themeColor="text1"/>
        </w:rPr>
        <w:t xml:space="preserve"> </w:t>
      </w:r>
      <w:r w:rsidR="008D3B33" w:rsidRPr="006E4CFD">
        <w:rPr>
          <w:rFonts w:ascii="Times New Roman" w:hAnsi="Times New Roman" w:cs="Times New Roman"/>
          <w:color w:val="000000" w:themeColor="text1"/>
        </w:rPr>
        <w:t>(</w:t>
      </w:r>
      <w:r w:rsidR="001806E5" w:rsidRPr="006E4CFD">
        <w:rPr>
          <w:rFonts w:ascii="Times New Roman" w:hAnsi="Times New Roman" w:cs="Times New Roman"/>
          <w:color w:val="000000" w:themeColor="text1"/>
        </w:rPr>
        <w:t>HE</w:t>
      </w:r>
      <w:r w:rsidR="008D3B33" w:rsidRPr="006E4CFD">
        <w:rPr>
          <w:rFonts w:ascii="Times New Roman" w:hAnsi="Times New Roman" w:cs="Times New Roman"/>
          <w:color w:val="000000" w:themeColor="text1"/>
        </w:rPr>
        <w:t>)</w:t>
      </w:r>
      <w:r w:rsidR="001806E5" w:rsidRPr="006E4CFD">
        <w:rPr>
          <w:rFonts w:ascii="Times New Roman" w:hAnsi="Times New Roman" w:cs="Times New Roman"/>
          <w:color w:val="000000" w:themeColor="text1"/>
        </w:rPr>
        <w:t xml:space="preserve"> and</w:t>
      </w:r>
      <w:r w:rsidR="00570B1C" w:rsidRPr="006E4CFD">
        <w:rPr>
          <w:rFonts w:ascii="Times New Roman" w:hAnsi="Times New Roman" w:cs="Times New Roman"/>
          <w:color w:val="000000" w:themeColor="text1"/>
        </w:rPr>
        <w:t xml:space="preserve"> Azan</w:t>
      </w:r>
      <w:r w:rsidR="00331A0B" w:rsidRPr="006E4CFD">
        <w:rPr>
          <w:rFonts w:ascii="Times New Roman" w:hAnsi="Times New Roman" w:cs="Times New Roman"/>
          <w:color w:val="000000" w:themeColor="text1"/>
        </w:rPr>
        <w:t>–</w:t>
      </w:r>
      <w:r w:rsidR="00570B1C" w:rsidRPr="006E4CFD">
        <w:rPr>
          <w:rFonts w:ascii="Times New Roman" w:hAnsi="Times New Roman" w:cs="Times New Roman"/>
          <w:color w:val="000000" w:themeColor="text1"/>
        </w:rPr>
        <w:t>Mallory staining,</w:t>
      </w:r>
      <w:r w:rsidR="00570B1C" w:rsidRPr="006E4CFD">
        <w:rPr>
          <w:rStyle w:val="y2iqfc"/>
          <w:rFonts w:ascii="Times New Roman" w:hAnsi="Times New Roman" w:cs="Times New Roman"/>
          <w:color w:val="000000" w:themeColor="text1"/>
        </w:rPr>
        <w:t xml:space="preserve"> </w:t>
      </w:r>
      <w:r w:rsidR="00EB2AAD" w:rsidRPr="006E4CFD">
        <w:rPr>
          <w:rStyle w:val="y2iqfc"/>
          <w:rFonts w:ascii="Times New Roman" w:hAnsi="Times New Roman" w:cs="Times New Roman"/>
          <w:color w:val="000000" w:themeColor="text1"/>
        </w:rPr>
        <w:t xml:space="preserve">which revealed that </w:t>
      </w:r>
      <w:r w:rsidR="00186039" w:rsidRPr="006E4CFD">
        <w:rPr>
          <w:rStyle w:val="y2iqfc"/>
          <w:rFonts w:ascii="Times New Roman" w:hAnsi="Times New Roman" w:cs="Times New Roman"/>
          <w:color w:val="000000" w:themeColor="text1"/>
        </w:rPr>
        <w:t xml:space="preserve">they </w:t>
      </w:r>
      <w:r w:rsidR="00EB2AAD" w:rsidRPr="006E4CFD">
        <w:rPr>
          <w:rFonts w:ascii="Times New Roman" w:hAnsi="Times New Roman" w:cs="Times New Roman"/>
          <w:color w:val="000000" w:themeColor="text1"/>
        </w:rPr>
        <w:t>had</w:t>
      </w:r>
      <w:r w:rsidR="00570B1C" w:rsidRPr="006E4CFD">
        <w:rPr>
          <w:rFonts w:ascii="Times New Roman" w:hAnsi="Times New Roman" w:cs="Times New Roman"/>
          <w:color w:val="000000" w:themeColor="text1"/>
        </w:rPr>
        <w:t xml:space="preserve"> no morphologic</w:t>
      </w:r>
      <w:r w:rsidRPr="006E4CFD">
        <w:rPr>
          <w:rFonts w:ascii="Times New Roman" w:hAnsi="Times New Roman" w:cs="Times New Roman"/>
          <w:color w:val="000000"/>
        </w:rPr>
        <w:t xml:space="preserve"> abnormaliti</w:t>
      </w:r>
      <w:r w:rsidRPr="0027147D">
        <w:rPr>
          <w:rFonts w:ascii="Times New Roman" w:hAnsi="Times New Roman" w:cs="Times New Roman"/>
          <w:color w:val="000000" w:themeColor="text1"/>
        </w:rPr>
        <w:t>es</w:t>
      </w:r>
      <w:r w:rsidR="00F76D70" w:rsidRPr="0027147D">
        <w:rPr>
          <w:rFonts w:ascii="Times New Roman" w:hAnsi="Times New Roman" w:cs="Times New Roman"/>
          <w:color w:val="000000" w:themeColor="text1"/>
        </w:rPr>
        <w:t xml:space="preserve"> </w:t>
      </w:r>
      <w:r w:rsidR="00570B1C" w:rsidRPr="0027147D">
        <w:rPr>
          <w:rStyle w:val="y2iqfc"/>
          <w:rFonts w:ascii="Times New Roman" w:hAnsi="Times New Roman" w:cs="Times New Roman"/>
          <w:color w:val="000000" w:themeColor="text1"/>
        </w:rPr>
        <w:t>(</w:t>
      </w:r>
      <w:r w:rsidR="00197FC9" w:rsidRPr="0027147D">
        <w:rPr>
          <w:rFonts w:ascii="Times New Roman" w:hAnsi="Times New Roman" w:cs="Times New Roman"/>
          <w:color w:val="000000" w:themeColor="text1"/>
        </w:rPr>
        <w:t xml:space="preserve">Fig. </w:t>
      </w:r>
      <w:r w:rsidR="00420C02" w:rsidRPr="0027147D">
        <w:rPr>
          <w:rStyle w:val="y2iqfc"/>
          <w:rFonts w:ascii="Times New Roman" w:hAnsi="Times New Roman" w:cs="Times New Roman"/>
          <w:color w:val="000000" w:themeColor="text1"/>
        </w:rPr>
        <w:t>EV2A,</w:t>
      </w:r>
      <w:r w:rsidR="007974E1" w:rsidRPr="0027147D">
        <w:rPr>
          <w:rStyle w:val="y2iqfc"/>
          <w:rFonts w:ascii="Times New Roman" w:hAnsi="Times New Roman" w:cs="Times New Roman"/>
          <w:color w:val="000000" w:themeColor="text1"/>
        </w:rPr>
        <w:t xml:space="preserve"> </w:t>
      </w:r>
      <w:r w:rsidR="00420C02" w:rsidRPr="00197FC9">
        <w:rPr>
          <w:rStyle w:val="y2iqfc"/>
          <w:rFonts w:ascii="Times New Roman" w:hAnsi="Times New Roman" w:cs="Times New Roman"/>
          <w:color w:val="000000" w:themeColor="text1"/>
        </w:rPr>
        <w:t>B</w:t>
      </w:r>
      <w:r w:rsidR="00570B1C" w:rsidRPr="006E4CFD">
        <w:rPr>
          <w:rStyle w:val="y2iqfc"/>
          <w:rFonts w:ascii="Times New Roman" w:hAnsi="Times New Roman" w:cs="Times New Roman"/>
          <w:color w:val="000000" w:themeColor="text1"/>
        </w:rPr>
        <w:t>)</w:t>
      </w:r>
      <w:r w:rsidR="00C45882" w:rsidRPr="006E4CFD">
        <w:rPr>
          <w:rStyle w:val="y2iqfc"/>
          <w:rFonts w:ascii="Times New Roman" w:hAnsi="Times New Roman" w:cs="Times New Roman"/>
          <w:color w:val="000000" w:themeColor="text1"/>
        </w:rPr>
        <w:t>.</w:t>
      </w:r>
      <w:r w:rsidR="00EF31C8" w:rsidRPr="006E4CFD">
        <w:rPr>
          <w:rFonts w:ascii="Times New Roman" w:hAnsi="Times New Roman" w:cs="Times New Roman"/>
          <w:color w:val="000000" w:themeColor="text1"/>
        </w:rPr>
        <w:t xml:space="preserve"> </w:t>
      </w:r>
      <w:r w:rsidR="001806E5" w:rsidRPr="006E4CFD">
        <w:rPr>
          <w:rFonts w:ascii="Times New Roman" w:hAnsi="Times New Roman" w:cs="Times New Roman"/>
          <w:color w:val="000000" w:themeColor="text1"/>
        </w:rPr>
        <w:t xml:space="preserve">However, </w:t>
      </w:r>
      <w:r w:rsidR="00827B95" w:rsidRPr="006E4CFD">
        <w:rPr>
          <w:rFonts w:ascii="Times New Roman" w:hAnsi="Times New Roman" w:cs="Times New Roman"/>
          <w:color w:val="000000" w:themeColor="text1"/>
        </w:rPr>
        <w:t xml:space="preserve">after </w:t>
      </w:r>
      <w:r w:rsidR="00827B95" w:rsidRPr="006E4CFD">
        <w:rPr>
          <w:rFonts w:ascii="Times New Roman" w:hAnsi="Times New Roman" w:cs="Times New Roman"/>
          <w:color w:val="000000" w:themeColor="text1"/>
        </w:rPr>
        <w:lastRenderedPageBreak/>
        <w:t xml:space="preserve">5/6 nephrectomy, </w:t>
      </w:r>
      <w:r w:rsidR="0018553C" w:rsidRPr="006E4CFD">
        <w:rPr>
          <w:rFonts w:ascii="Times New Roman" w:hAnsi="Times New Roman" w:cs="Times New Roman"/>
          <w:color w:val="000000" w:themeColor="text1"/>
        </w:rPr>
        <w:t xml:space="preserve">the glomeruli of </w:t>
      </w:r>
      <w:r w:rsidR="0018553C" w:rsidRPr="006E4CFD">
        <w:rPr>
          <w:rStyle w:val="y2iqfc"/>
          <w:rFonts w:ascii="Times New Roman" w:hAnsi="Times New Roman" w:cs="Times New Roman"/>
          <w:color w:val="000000" w:themeColor="text1"/>
        </w:rPr>
        <w:t xml:space="preserve">systemic </w:t>
      </w:r>
      <w:r w:rsidR="0018553C" w:rsidRPr="006E4CFD">
        <w:rPr>
          <w:rFonts w:ascii="Times New Roman" w:hAnsi="Times New Roman" w:cs="Times New Roman"/>
          <w:i/>
          <w:iCs/>
          <w:color w:val="000000" w:themeColor="text1"/>
        </w:rPr>
        <w:t>Cdkal1</w:t>
      </w:r>
      <w:r w:rsidR="0018553C" w:rsidRPr="006E4CFD">
        <w:rPr>
          <w:rFonts w:ascii="Times New Roman" w:hAnsi="Times New Roman" w:cs="Times New Roman"/>
          <w:color w:val="000000" w:themeColor="text1"/>
        </w:rPr>
        <w:t xml:space="preserve"> KO mice </w:t>
      </w:r>
      <w:r w:rsidR="002D6934" w:rsidRPr="006E4CFD">
        <w:rPr>
          <w:rFonts w:ascii="Times New Roman" w:hAnsi="Times New Roman" w:cs="Times New Roman"/>
          <w:color w:val="000000" w:themeColor="text1"/>
        </w:rPr>
        <w:t>showed focal segmental glomerulosclerosis</w:t>
      </w:r>
      <w:r w:rsidRPr="006E4CFD">
        <w:rPr>
          <w:rFonts w:ascii="Times New Roman" w:hAnsi="Times New Roman" w:cs="Times New Roman"/>
          <w:color w:val="000000"/>
        </w:rPr>
        <w:t xml:space="preserve"> (FSGS)</w:t>
      </w:r>
      <w:r w:rsidR="00297206" w:rsidRPr="006E4CFD">
        <w:rPr>
          <w:rFonts w:ascii="Times New Roman" w:hAnsi="Times New Roman" w:cs="Times New Roman"/>
          <w:color w:val="000000" w:themeColor="text1"/>
          <w:shd w:val="clear" w:color="auto" w:fill="FFFFFF"/>
        </w:rPr>
        <w:t>–</w:t>
      </w:r>
      <w:r w:rsidR="00297206" w:rsidRPr="006E4CFD">
        <w:rPr>
          <w:rFonts w:ascii="Times New Roman" w:hAnsi="Times New Roman" w:cs="Times New Roman"/>
          <w:color w:val="000000" w:themeColor="text1"/>
        </w:rPr>
        <w:t>like features</w:t>
      </w:r>
      <w:r w:rsidR="00532D99" w:rsidRPr="006E4CFD">
        <w:rPr>
          <w:rFonts w:ascii="Times New Roman" w:hAnsi="Times New Roman" w:cs="Times New Roman"/>
          <w:color w:val="000000" w:themeColor="text1"/>
        </w:rPr>
        <w:t>.</w:t>
      </w:r>
      <w:r w:rsidR="002D6934" w:rsidRPr="006E4CFD">
        <w:rPr>
          <w:rFonts w:ascii="Times New Roman" w:hAnsi="Times New Roman" w:cs="Times New Roman"/>
          <w:color w:val="000000" w:themeColor="text1"/>
        </w:rPr>
        <w:t xml:space="preserve"> </w:t>
      </w:r>
      <w:r w:rsidR="00A73AD9" w:rsidRPr="006E4CFD">
        <w:rPr>
          <w:rFonts w:ascii="Times New Roman" w:hAnsi="Times New Roman" w:cs="Times New Roman"/>
          <w:color w:val="000000" w:themeColor="text1"/>
        </w:rPr>
        <w:t>Sclerotic changes with extracellular matrix deposition were observed within the affected glomeruli</w:t>
      </w:r>
      <w:r w:rsidR="00776CF6" w:rsidRPr="006E4CFD">
        <w:rPr>
          <w:rFonts w:ascii="Times New Roman" w:hAnsi="Times New Roman" w:cs="Times New Roman"/>
          <w:color w:val="000000" w:themeColor="text1"/>
        </w:rPr>
        <w:t xml:space="preserve"> </w:t>
      </w:r>
      <w:r w:rsidR="002D6934" w:rsidRPr="006E4CFD">
        <w:rPr>
          <w:rFonts w:ascii="Times New Roman" w:hAnsi="Times New Roman" w:cs="Times New Roman"/>
          <w:color w:val="000000" w:themeColor="text1"/>
        </w:rPr>
        <w:t>(Fig</w:t>
      </w:r>
      <w:r w:rsidR="00527C99" w:rsidRPr="006E4CFD">
        <w:rPr>
          <w:rFonts w:ascii="Times New Roman" w:hAnsi="Times New Roman" w:cs="Times New Roman"/>
          <w:color w:val="000000" w:themeColor="text1"/>
        </w:rPr>
        <w:t>.</w:t>
      </w:r>
      <w:r w:rsidR="002D6934" w:rsidRPr="006E4CFD">
        <w:rPr>
          <w:rFonts w:ascii="Times New Roman" w:hAnsi="Times New Roman" w:cs="Times New Roman"/>
          <w:color w:val="000000" w:themeColor="text1"/>
        </w:rPr>
        <w:t xml:space="preserve"> </w:t>
      </w:r>
      <w:r w:rsidR="00B552DB" w:rsidRPr="006E4CFD">
        <w:rPr>
          <w:rFonts w:ascii="Times New Roman" w:hAnsi="Times New Roman" w:cs="Times New Roman"/>
          <w:color w:val="000000" w:themeColor="text1"/>
        </w:rPr>
        <w:t>1</w:t>
      </w:r>
      <w:r w:rsidR="00527C99" w:rsidRPr="006E4CFD">
        <w:rPr>
          <w:rFonts w:ascii="Times New Roman" w:hAnsi="Times New Roman" w:cs="Times New Roman"/>
          <w:color w:val="000000" w:themeColor="text1"/>
        </w:rPr>
        <w:t>I</w:t>
      </w:r>
      <w:r w:rsidR="00AA095B" w:rsidRPr="006E4CFD">
        <w:rPr>
          <w:rFonts w:ascii="Times New Roman" w:hAnsi="Times New Roman" w:cs="Times New Roman"/>
          <w:color w:val="000000" w:themeColor="text1"/>
        </w:rPr>
        <w:t>, arrows</w:t>
      </w:r>
      <w:r w:rsidR="002D6934"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 xml:space="preserve">These results suggest that CKD progresses in </w:t>
      </w:r>
      <w:r w:rsidR="00821980" w:rsidRPr="006E4CFD">
        <w:rPr>
          <w:rFonts w:ascii="Times New Roman" w:hAnsi="Times New Roman" w:cs="Times New Roman"/>
          <w:color w:val="000000" w:themeColor="text1"/>
        </w:rPr>
        <w:t>systemic</w:t>
      </w:r>
      <w:r w:rsidRPr="006E4CFD">
        <w:rPr>
          <w:rStyle w:val="y2iqfc"/>
          <w:rFonts w:ascii="Times New Roman" w:hAnsi="Times New Roman" w:cs="Times New Roman"/>
          <w:color w:val="000000" w:themeColor="text1"/>
        </w:rPr>
        <w:t xml:space="preserve"> </w:t>
      </w:r>
      <w:r w:rsidRPr="006E4CFD">
        <w:rPr>
          <w:rFonts w:ascii="Times New Roman" w:hAnsi="Times New Roman" w:cs="Times New Roman"/>
          <w:i/>
          <w:iCs/>
          <w:color w:val="000000" w:themeColor="text1"/>
        </w:rPr>
        <w:t>Cdkal1</w:t>
      </w:r>
      <w:r w:rsidRPr="006E4CFD">
        <w:rPr>
          <w:rFonts w:ascii="Times New Roman" w:hAnsi="Times New Roman" w:cs="Times New Roman"/>
          <w:color w:val="000000" w:themeColor="text1"/>
        </w:rPr>
        <w:t xml:space="preserve"> KO mice upon increased kidney loads, likely </w:t>
      </w:r>
      <w:r w:rsidRPr="006E4CFD">
        <w:rPr>
          <w:rFonts w:ascii="Times New Roman" w:hAnsi="Times New Roman" w:cs="Times New Roman"/>
          <w:i/>
          <w:iCs/>
          <w:color w:val="000000" w:themeColor="text1"/>
        </w:rPr>
        <w:t>via</w:t>
      </w:r>
      <w:r w:rsidRPr="006E4CFD">
        <w:rPr>
          <w:rFonts w:ascii="Times New Roman" w:hAnsi="Times New Roman" w:cs="Times New Roman"/>
          <w:color w:val="000000" w:themeColor="text1"/>
        </w:rPr>
        <w:t xml:space="preserve"> glomerular injury and not tubular damage.</w:t>
      </w:r>
    </w:p>
    <w:p w14:paraId="4CE17E37" w14:textId="45E86608" w:rsidR="008C0313" w:rsidRPr="006E4CFD" w:rsidRDefault="008C0313" w:rsidP="00D726EE">
      <w:pPr>
        <w:pStyle w:val="HTMLPreformatted"/>
        <w:rPr>
          <w:rFonts w:ascii="Times New Roman" w:hAnsi="Times New Roman" w:cs="Times New Roman"/>
          <w:color w:val="000000" w:themeColor="text1"/>
        </w:rPr>
      </w:pPr>
    </w:p>
    <w:p w14:paraId="0166AFA0" w14:textId="0153535D" w:rsidR="0083603F" w:rsidRPr="006E4CFD" w:rsidRDefault="00833659" w:rsidP="000776A9">
      <w:pPr>
        <w:spacing w:line="360" w:lineRule="auto"/>
        <w:rPr>
          <w:rFonts w:ascii="Times New Roman" w:hAnsi="Times New Roman" w:cs="Times New Roman"/>
          <w:b/>
          <w:bCs/>
          <w:i/>
          <w:iCs/>
          <w:color w:val="000000" w:themeColor="text1"/>
        </w:rPr>
      </w:pPr>
      <w:r w:rsidRPr="006E4CFD">
        <w:rPr>
          <w:rFonts w:ascii="Times New Roman" w:hAnsi="Times New Roman" w:cs="Times New Roman"/>
          <w:b/>
          <w:bCs/>
          <w:i/>
          <w:iCs/>
          <w:color w:val="000000" w:themeColor="text1"/>
        </w:rPr>
        <w:t>S</w:t>
      </w:r>
      <w:r w:rsidRPr="006E4CFD">
        <w:rPr>
          <w:rStyle w:val="y2iqfc"/>
          <w:rFonts w:ascii="Times New Roman" w:hAnsi="Times New Roman" w:cs="Times New Roman"/>
          <w:b/>
          <w:bCs/>
          <w:i/>
          <w:iCs/>
          <w:color w:val="000000" w:themeColor="text1"/>
        </w:rPr>
        <w:t xml:space="preserve">ystemic </w:t>
      </w:r>
      <w:r w:rsidRPr="006E4CFD">
        <w:rPr>
          <w:rFonts w:ascii="Times New Roman" w:hAnsi="Times New Roman" w:cs="Times New Roman"/>
          <w:b/>
          <w:bCs/>
          <w:i/>
          <w:color w:val="000000" w:themeColor="text1"/>
        </w:rPr>
        <w:t>Cdkal1</w:t>
      </w:r>
      <w:r w:rsidRPr="006E4CFD">
        <w:rPr>
          <w:rFonts w:ascii="Times New Roman" w:hAnsi="Times New Roman" w:cs="Times New Roman"/>
          <w:b/>
          <w:bCs/>
          <w:i/>
          <w:iCs/>
          <w:color w:val="000000" w:themeColor="text1"/>
        </w:rPr>
        <w:t xml:space="preserve"> KO m</w:t>
      </w:r>
      <w:r w:rsidR="007735DD" w:rsidRPr="006E4CFD">
        <w:rPr>
          <w:rFonts w:ascii="Times New Roman" w:hAnsi="Times New Roman" w:cs="Times New Roman"/>
          <w:b/>
          <w:bCs/>
          <w:i/>
          <w:iCs/>
          <w:color w:val="000000" w:themeColor="text1"/>
        </w:rPr>
        <w:t>ouse podocytes</w:t>
      </w:r>
      <w:r w:rsidRPr="006E4CFD">
        <w:rPr>
          <w:rFonts w:ascii="Times New Roman" w:hAnsi="Times New Roman" w:cs="Times New Roman"/>
          <w:b/>
          <w:bCs/>
          <w:i/>
          <w:iCs/>
          <w:color w:val="000000" w:themeColor="text1"/>
        </w:rPr>
        <w:t xml:space="preserve"> show morphologic</w:t>
      </w:r>
      <w:r w:rsidR="007735DD" w:rsidRPr="006E4CFD">
        <w:rPr>
          <w:rFonts w:ascii="Times New Roman" w:hAnsi="Times New Roman" w:cs="Times New Roman"/>
          <w:b/>
          <w:bCs/>
          <w:i/>
          <w:iCs/>
          <w:color w:val="000000" w:themeColor="text1"/>
        </w:rPr>
        <w:t xml:space="preserve"> </w:t>
      </w:r>
      <w:r w:rsidRPr="006E4CFD">
        <w:rPr>
          <w:rFonts w:ascii="Times New Roman" w:hAnsi="Times New Roman" w:cs="Times New Roman"/>
          <w:b/>
          <w:bCs/>
          <w:i/>
          <w:iCs/>
          <w:color w:val="000000" w:themeColor="text1"/>
        </w:rPr>
        <w:t>abnormalities</w:t>
      </w:r>
    </w:p>
    <w:p w14:paraId="05FD1825" w14:textId="4475F482" w:rsidR="004A6A59" w:rsidRPr="0027147D" w:rsidRDefault="00833659" w:rsidP="001C6A12">
      <w:pPr>
        <w:spacing w:line="360" w:lineRule="auto"/>
        <w:rPr>
          <w:rFonts w:ascii="Times New Roman" w:hAnsi="Times New Roman" w:cs="Times New Roman"/>
          <w:color w:val="000000" w:themeColor="text1"/>
        </w:rPr>
      </w:pPr>
      <w:r w:rsidRPr="006E4CFD">
        <w:rPr>
          <w:rFonts w:ascii="Times New Roman" w:cs="Times New Roman"/>
          <w:color w:val="000000" w:themeColor="text1"/>
        </w:rPr>
        <w:t xml:space="preserve">Next, we investigated the localization of </w:t>
      </w:r>
      <w:r w:rsidR="00D650F6" w:rsidRPr="006E4CFD">
        <w:rPr>
          <w:rFonts w:ascii="Times New Roman" w:cs="Times New Roman"/>
          <w:color w:val="000000" w:themeColor="text1"/>
        </w:rPr>
        <w:t xml:space="preserve">CDKAL1 </w:t>
      </w:r>
      <w:r w:rsidRPr="006E4CFD">
        <w:rPr>
          <w:rFonts w:ascii="Times New Roman" w:cs="Times New Roman"/>
          <w:color w:val="000000" w:themeColor="text1"/>
        </w:rPr>
        <w:t xml:space="preserve">in </w:t>
      </w:r>
      <w:r w:rsidR="00D50AE5" w:rsidRPr="006E4CFD">
        <w:rPr>
          <w:rFonts w:ascii="Times New Roman" w:cs="Times New Roman"/>
          <w:color w:val="000000" w:themeColor="text1"/>
        </w:rPr>
        <w:t xml:space="preserve">the </w:t>
      </w:r>
      <w:r w:rsidRPr="006E4CFD">
        <w:rPr>
          <w:rFonts w:ascii="Times New Roman" w:cs="Times New Roman"/>
          <w:color w:val="000000" w:themeColor="text1"/>
        </w:rPr>
        <w:t>mouse glomeruli by immunostaining.</w:t>
      </w:r>
      <w:r w:rsidR="00594E0F" w:rsidRPr="006E4CFD">
        <w:rPr>
          <w:rFonts w:ascii="Times New Roman" w:cs="Times New Roman"/>
          <w:color w:val="000000" w:themeColor="text1"/>
        </w:rPr>
        <w:t xml:space="preserve"> </w:t>
      </w:r>
      <w:r w:rsidR="000C6EE8" w:rsidRPr="006E4CFD">
        <w:rPr>
          <w:rFonts w:ascii="Times New Roman" w:cs="Times New Roman"/>
          <w:color w:val="000000" w:themeColor="text1"/>
        </w:rPr>
        <w:t>Using a</w:t>
      </w:r>
      <w:r w:rsidR="00594E0F" w:rsidRPr="006E4CFD">
        <w:rPr>
          <w:rFonts w:ascii="Times New Roman" w:cs="Times New Roman"/>
          <w:color w:val="000000" w:themeColor="text1"/>
        </w:rPr>
        <w:t xml:space="preserve"> </w:t>
      </w:r>
      <w:r w:rsidR="000C6EE8" w:rsidRPr="006E4CFD">
        <w:rPr>
          <w:rFonts w:ascii="Times New Roman" w:cs="Times New Roman"/>
          <w:color w:val="000000" w:themeColor="text1"/>
        </w:rPr>
        <w:t xml:space="preserve">CDKAL1 </w:t>
      </w:r>
      <w:r w:rsidRPr="006E4CFD">
        <w:rPr>
          <w:rFonts w:ascii="Times New Roman" w:cs="Times New Roman"/>
          <w:color w:val="000000" w:themeColor="text1"/>
        </w:rPr>
        <w:t>antibod</w:t>
      </w:r>
      <w:r w:rsidR="00594E0F" w:rsidRPr="006E4CFD">
        <w:rPr>
          <w:rFonts w:ascii="Times New Roman" w:cs="Times New Roman"/>
          <w:color w:val="000000" w:themeColor="text1"/>
        </w:rPr>
        <w:t>y</w:t>
      </w:r>
      <w:r w:rsidRPr="006E4CFD">
        <w:rPr>
          <w:rFonts w:ascii="Times New Roman" w:cs="Times New Roman"/>
          <w:color w:val="000000" w:themeColor="text1"/>
        </w:rPr>
        <w:t xml:space="preserve"> that </w:t>
      </w:r>
      <w:r w:rsidR="00D50AE5" w:rsidRPr="006E4CFD">
        <w:rPr>
          <w:rFonts w:ascii="Times New Roman" w:cs="Times New Roman"/>
          <w:color w:val="000000" w:themeColor="text1"/>
        </w:rPr>
        <w:t>generat</w:t>
      </w:r>
      <w:r w:rsidR="000C6EE8" w:rsidRPr="006E4CFD">
        <w:rPr>
          <w:rFonts w:ascii="Times New Roman" w:cs="Times New Roman"/>
          <w:color w:val="000000" w:themeColor="text1"/>
        </w:rPr>
        <w:t>ed immunofluorescen</w:t>
      </w:r>
      <w:r w:rsidR="00D50AE5" w:rsidRPr="006E4CFD">
        <w:rPr>
          <w:rFonts w:ascii="Times New Roman" w:cs="Times New Roman"/>
          <w:color w:val="000000" w:themeColor="text1"/>
        </w:rPr>
        <w:t>ce</w:t>
      </w:r>
      <w:r w:rsidR="000C6EE8" w:rsidRPr="006E4CFD">
        <w:rPr>
          <w:rFonts w:ascii="Times New Roman" w:cs="Times New Roman"/>
          <w:color w:val="000000" w:themeColor="text1"/>
        </w:rPr>
        <w:t xml:space="preserve"> signals in</w:t>
      </w:r>
      <w:r w:rsidRPr="006E4CFD">
        <w:rPr>
          <w:rFonts w:ascii="Times New Roman" w:cs="Times New Roman"/>
          <w:color w:val="000000" w:themeColor="text1"/>
        </w:rPr>
        <w:t xml:space="preserve"> </w:t>
      </w:r>
      <w:r w:rsidR="000C6EE8" w:rsidRPr="006E4CFD">
        <w:rPr>
          <w:rFonts w:ascii="Times New Roman" w:cs="Times New Roman"/>
          <w:color w:val="000000" w:themeColor="text1"/>
        </w:rPr>
        <w:t xml:space="preserve">the </w:t>
      </w:r>
      <w:r w:rsidRPr="006E4CFD">
        <w:rPr>
          <w:rFonts w:ascii="Times New Roman" w:cs="Times New Roman"/>
          <w:color w:val="000000" w:themeColor="text1"/>
        </w:rPr>
        <w:t>kidney</w:t>
      </w:r>
      <w:r w:rsidR="00D50AE5" w:rsidRPr="006E4CFD">
        <w:rPr>
          <w:rFonts w:ascii="Times New Roman" w:cs="Times New Roman"/>
          <w:color w:val="000000" w:themeColor="text1"/>
        </w:rPr>
        <w:t>s</w:t>
      </w:r>
      <w:r w:rsidRPr="006E4CFD">
        <w:rPr>
          <w:rFonts w:ascii="Times New Roman" w:cs="Times New Roman"/>
          <w:color w:val="000000" w:themeColor="text1"/>
        </w:rPr>
        <w:t xml:space="preserve"> of </w:t>
      </w:r>
      <w:r w:rsidR="000C6EE8" w:rsidRPr="006E4CFD">
        <w:rPr>
          <w:rFonts w:ascii="Times New Roman" w:cs="Times New Roman"/>
          <w:color w:val="000000" w:themeColor="text1"/>
        </w:rPr>
        <w:t>flox</w:t>
      </w:r>
      <w:r w:rsidR="00D50AE5" w:rsidRPr="006E4CFD">
        <w:rPr>
          <w:rFonts w:ascii="Times New Roman" w:cs="Times New Roman"/>
          <w:color w:val="000000" w:themeColor="text1"/>
        </w:rPr>
        <w:t>ed</w:t>
      </w:r>
      <w:r w:rsidR="000C6EE8" w:rsidRPr="006E4CFD">
        <w:rPr>
          <w:rFonts w:ascii="Times New Roman" w:cs="Times New Roman"/>
          <w:color w:val="000000" w:themeColor="text1"/>
        </w:rPr>
        <w:t xml:space="preserve"> mice</w:t>
      </w:r>
      <w:r w:rsidR="00D50AE5" w:rsidRPr="006E4CFD">
        <w:rPr>
          <w:rFonts w:ascii="Times New Roman" w:cs="Times New Roman"/>
          <w:color w:val="000000" w:themeColor="text1"/>
        </w:rPr>
        <w:t>, but</w:t>
      </w:r>
      <w:r w:rsidR="000C6EE8" w:rsidRPr="006E4CFD">
        <w:rPr>
          <w:rFonts w:ascii="Times New Roman" w:cs="Times New Roman"/>
          <w:color w:val="000000" w:themeColor="text1"/>
        </w:rPr>
        <w:t xml:space="preserve"> not in </w:t>
      </w:r>
      <w:r w:rsidR="00570B1C" w:rsidRPr="006E4CFD">
        <w:rPr>
          <w:rFonts w:ascii="Times New Roman" w:cs="Times New Roman"/>
          <w:color w:val="000000" w:themeColor="text1"/>
        </w:rPr>
        <w:t xml:space="preserve">systemic </w:t>
      </w:r>
      <w:r w:rsidR="00570B1C" w:rsidRPr="006E4CFD">
        <w:rPr>
          <w:rFonts w:ascii="Times New Roman" w:cs="Times New Roman"/>
          <w:i/>
          <w:iCs/>
          <w:color w:val="000000" w:themeColor="text1"/>
        </w:rPr>
        <w:t>Cdkal1</w:t>
      </w:r>
      <w:r w:rsidR="00570B1C" w:rsidRPr="006E4CFD">
        <w:rPr>
          <w:rFonts w:ascii="Times New Roman" w:cs="Times New Roman"/>
          <w:color w:val="000000" w:themeColor="text1"/>
        </w:rPr>
        <w:t xml:space="preserve"> </w:t>
      </w:r>
      <w:r w:rsidR="00570B1C" w:rsidRPr="0027147D">
        <w:rPr>
          <w:rFonts w:ascii="Times New Roman" w:cs="Times New Roman"/>
          <w:color w:val="000000" w:themeColor="text1"/>
        </w:rPr>
        <w:t>KO</w:t>
      </w:r>
      <w:r w:rsidRPr="0027147D">
        <w:rPr>
          <w:rFonts w:ascii="Times New Roman" w:cs="Times New Roman"/>
          <w:color w:val="000000" w:themeColor="text1"/>
        </w:rPr>
        <w:t xml:space="preserve"> mice </w:t>
      </w:r>
      <w:r w:rsidR="0018553C" w:rsidRPr="0027147D">
        <w:rPr>
          <w:rStyle w:val="y2iqfc"/>
          <w:rFonts w:ascii="Times New Roman" w:cs="Times New Roman"/>
          <w:color w:val="000000" w:themeColor="text1"/>
        </w:rPr>
        <w:t>(</w:t>
      </w:r>
      <w:r w:rsidR="00BF00CF" w:rsidRPr="0027147D">
        <w:rPr>
          <w:rFonts w:ascii="Times New Roman" w:hAnsi="Times New Roman" w:cs="Times New Roman"/>
          <w:color w:val="000000" w:themeColor="text1"/>
        </w:rPr>
        <w:t xml:space="preserve">Fig. </w:t>
      </w:r>
      <w:r w:rsidR="00B930A0" w:rsidRPr="0027147D">
        <w:rPr>
          <w:rStyle w:val="y2iqfc"/>
          <w:rFonts w:ascii="Times New Roman" w:cs="Times New Roman"/>
          <w:color w:val="000000" w:themeColor="text1"/>
        </w:rPr>
        <w:t>EV</w:t>
      </w:r>
      <w:r w:rsidR="00CD1618" w:rsidRPr="0027147D">
        <w:rPr>
          <w:rStyle w:val="y2iqfc"/>
          <w:rFonts w:ascii="Times New Roman" w:cs="Times New Roman"/>
          <w:color w:val="000000" w:themeColor="text1"/>
        </w:rPr>
        <w:t>3A</w:t>
      </w:r>
      <w:r w:rsidR="0018553C" w:rsidRPr="0027147D">
        <w:rPr>
          <w:rStyle w:val="y2iqfc"/>
          <w:rFonts w:ascii="Times New Roman" w:cs="Times New Roman"/>
          <w:color w:val="000000" w:themeColor="text1"/>
        </w:rPr>
        <w:t>)</w:t>
      </w:r>
      <w:r w:rsidR="000C6EE8" w:rsidRPr="0027147D">
        <w:rPr>
          <w:rFonts w:ascii="Times New Roman" w:cs="Times New Roman"/>
          <w:color w:val="000000" w:themeColor="text1"/>
        </w:rPr>
        <w:t>,</w:t>
      </w:r>
      <w:r w:rsidRPr="0027147D">
        <w:rPr>
          <w:rFonts w:ascii="Times New Roman" w:cs="Times New Roman"/>
          <w:color w:val="000000" w:themeColor="text1"/>
        </w:rPr>
        <w:t xml:space="preserve"> </w:t>
      </w:r>
      <w:r w:rsidR="000C6EE8" w:rsidRPr="0027147D">
        <w:rPr>
          <w:rStyle w:val="y2iqfc"/>
          <w:rFonts w:ascii="Times New Roman" w:cs="Times New Roman"/>
          <w:color w:val="000000" w:themeColor="text1"/>
        </w:rPr>
        <w:t xml:space="preserve">we </w:t>
      </w:r>
      <w:r w:rsidR="00D31FEB" w:rsidRPr="0027147D">
        <w:rPr>
          <w:rStyle w:val="y2iqfc"/>
          <w:rFonts w:ascii="Times New Roman" w:cs="Times New Roman"/>
          <w:color w:val="000000" w:themeColor="text1"/>
        </w:rPr>
        <w:t>foun</w:t>
      </w:r>
      <w:r w:rsidR="008D2A56" w:rsidRPr="0027147D">
        <w:rPr>
          <w:rStyle w:val="y2iqfc"/>
          <w:rFonts w:ascii="Times New Roman" w:cs="Times New Roman"/>
          <w:color w:val="000000" w:themeColor="text1"/>
        </w:rPr>
        <w:t xml:space="preserve">d </w:t>
      </w:r>
      <w:r w:rsidRPr="0027147D">
        <w:rPr>
          <w:rStyle w:val="y2iqfc"/>
          <w:rFonts w:ascii="Times New Roman" w:cs="Times New Roman"/>
          <w:color w:val="000000" w:themeColor="text1"/>
        </w:rPr>
        <w:t xml:space="preserve">that </w:t>
      </w:r>
      <w:r w:rsidR="008D2A56" w:rsidRPr="0027147D">
        <w:rPr>
          <w:rFonts w:ascii="Times New Roman" w:cs="Times New Roman"/>
          <w:color w:val="000000" w:themeColor="text1"/>
        </w:rPr>
        <w:t xml:space="preserve">CDKAL1 </w:t>
      </w:r>
      <w:r w:rsidR="006E654D" w:rsidRPr="0027147D">
        <w:rPr>
          <w:rFonts w:ascii="Times New Roman" w:cs="Times New Roman"/>
          <w:color w:val="000000" w:themeColor="text1"/>
        </w:rPr>
        <w:t xml:space="preserve">protein </w:t>
      </w:r>
      <w:r w:rsidR="00D50AE5" w:rsidRPr="0027147D">
        <w:rPr>
          <w:rFonts w:ascii="Times New Roman" w:cs="Times New Roman"/>
          <w:color w:val="000000" w:themeColor="text1"/>
        </w:rPr>
        <w:t>wa</w:t>
      </w:r>
      <w:r w:rsidR="006C3F42" w:rsidRPr="0027147D">
        <w:rPr>
          <w:rFonts w:ascii="Times New Roman" w:cs="Times New Roman"/>
          <w:color w:val="000000" w:themeColor="text1"/>
        </w:rPr>
        <w:t xml:space="preserve">s </w:t>
      </w:r>
      <w:r w:rsidR="00D50AE5" w:rsidRPr="0027147D">
        <w:rPr>
          <w:rFonts w:ascii="Times New Roman" w:cs="Times New Roman"/>
          <w:color w:val="000000" w:themeColor="text1"/>
        </w:rPr>
        <w:t>expressed</w:t>
      </w:r>
      <w:r w:rsidR="00466774" w:rsidRPr="0027147D">
        <w:rPr>
          <w:rFonts w:ascii="Times New Roman" w:cs="Times New Roman"/>
          <w:color w:val="000000" w:themeColor="text1"/>
        </w:rPr>
        <w:t xml:space="preserve"> </w:t>
      </w:r>
      <w:r w:rsidRPr="0027147D">
        <w:rPr>
          <w:rStyle w:val="y2iqfc"/>
          <w:rFonts w:ascii="Times New Roman" w:hAnsi="Times New Roman" w:cs="Times New Roman"/>
          <w:color w:val="000000" w:themeColor="text1"/>
        </w:rPr>
        <w:t>in podocytes by co-staining with podocin, a podocyte-specific protein (</w:t>
      </w:r>
      <w:r w:rsidR="001D4DEC" w:rsidRPr="0027147D">
        <w:rPr>
          <w:rFonts w:ascii="Times New Roman" w:hAnsi="Times New Roman" w:cs="Times New Roman"/>
          <w:color w:val="000000" w:themeColor="text1"/>
        </w:rPr>
        <w:t xml:space="preserve">Fig. </w:t>
      </w:r>
      <w:r w:rsidR="006947D0" w:rsidRPr="0027147D">
        <w:rPr>
          <w:rStyle w:val="y2iqfc"/>
          <w:rFonts w:ascii="Times New Roman" w:hAnsi="Times New Roman" w:cs="Times New Roman"/>
          <w:color w:val="000000" w:themeColor="text1"/>
        </w:rPr>
        <w:t>EV3B</w:t>
      </w:r>
      <w:r w:rsidRPr="0027147D">
        <w:rPr>
          <w:rStyle w:val="y2iqfc"/>
          <w:rFonts w:ascii="Times New Roman" w:hAnsi="Times New Roman" w:cs="Times New Roman"/>
          <w:color w:val="000000" w:themeColor="text1"/>
        </w:rPr>
        <w:t xml:space="preserve">). </w:t>
      </w:r>
      <w:r w:rsidR="008D2A56" w:rsidRPr="0027147D">
        <w:rPr>
          <w:rFonts w:ascii="Times New Roman" w:hAnsi="Times New Roman" w:cs="Times New Roman"/>
          <w:color w:val="000000" w:themeColor="text1"/>
        </w:rPr>
        <w:t xml:space="preserve">CDKAL1 </w:t>
      </w:r>
      <w:r w:rsidR="006E654D" w:rsidRPr="0027147D">
        <w:rPr>
          <w:rFonts w:ascii="Times New Roman" w:hAnsi="Times New Roman" w:cs="Times New Roman"/>
          <w:color w:val="000000" w:themeColor="text1"/>
        </w:rPr>
        <w:t xml:space="preserve">was </w:t>
      </w:r>
      <w:r w:rsidRPr="0027147D">
        <w:rPr>
          <w:rStyle w:val="y2iqfc"/>
          <w:rFonts w:ascii="Times New Roman" w:hAnsi="Times New Roman" w:cs="Times New Roman"/>
          <w:color w:val="000000" w:themeColor="text1"/>
        </w:rPr>
        <w:t xml:space="preserve">also </w:t>
      </w:r>
      <w:r w:rsidR="00D50AE5" w:rsidRPr="0027147D">
        <w:rPr>
          <w:rStyle w:val="y2iqfc"/>
          <w:rFonts w:ascii="Times New Roman" w:hAnsi="Times New Roman" w:cs="Times New Roman"/>
          <w:color w:val="000000" w:themeColor="text1"/>
        </w:rPr>
        <w:t>express</w:t>
      </w:r>
      <w:r w:rsidR="006E654D" w:rsidRPr="0027147D">
        <w:rPr>
          <w:rStyle w:val="y2iqfc"/>
          <w:rFonts w:ascii="Times New Roman" w:hAnsi="Times New Roman" w:cs="Times New Roman"/>
          <w:color w:val="000000" w:themeColor="text1"/>
        </w:rPr>
        <w:t xml:space="preserve">ed </w:t>
      </w:r>
      <w:r w:rsidRPr="0027147D">
        <w:rPr>
          <w:rStyle w:val="y2iqfc"/>
          <w:rFonts w:ascii="Times New Roman" w:hAnsi="Times New Roman" w:cs="Times New Roman"/>
          <w:color w:val="000000" w:themeColor="text1"/>
        </w:rPr>
        <w:t>in mesangial and endothelial cells</w:t>
      </w:r>
      <w:r w:rsidR="0018553C" w:rsidRPr="0027147D">
        <w:rPr>
          <w:rStyle w:val="y2iqfc"/>
          <w:rFonts w:ascii="Times New Roman" w:hAnsi="Times New Roman" w:cs="Times New Roman"/>
          <w:color w:val="000000" w:themeColor="text1"/>
        </w:rPr>
        <w:t xml:space="preserve"> (</w:t>
      </w:r>
      <w:r w:rsidR="001D4DEC" w:rsidRPr="0027147D">
        <w:rPr>
          <w:rFonts w:ascii="Times New Roman" w:hAnsi="Times New Roman" w:cs="Times New Roman"/>
          <w:color w:val="000000" w:themeColor="text1"/>
        </w:rPr>
        <w:t xml:space="preserve">Fig. </w:t>
      </w:r>
      <w:r w:rsidR="007D220F" w:rsidRPr="0027147D">
        <w:rPr>
          <w:rStyle w:val="y2iqfc"/>
          <w:rFonts w:ascii="Times New Roman" w:hAnsi="Times New Roman" w:cs="Times New Roman"/>
          <w:color w:val="000000" w:themeColor="text1"/>
        </w:rPr>
        <w:t>EV</w:t>
      </w:r>
      <w:r w:rsidR="00CD1618" w:rsidRPr="0027147D">
        <w:rPr>
          <w:rStyle w:val="y2iqfc"/>
          <w:rFonts w:ascii="Times New Roman" w:hAnsi="Times New Roman" w:cs="Times New Roman"/>
          <w:color w:val="000000" w:themeColor="text1"/>
        </w:rPr>
        <w:t>3</w:t>
      </w:r>
      <w:r w:rsidR="007D220F" w:rsidRPr="0027147D">
        <w:rPr>
          <w:rStyle w:val="y2iqfc"/>
          <w:rFonts w:ascii="Times New Roman" w:hAnsi="Times New Roman" w:cs="Times New Roman"/>
          <w:color w:val="000000" w:themeColor="text1"/>
        </w:rPr>
        <w:t>B</w:t>
      </w:r>
      <w:r w:rsidR="0018553C" w:rsidRPr="0027147D">
        <w:rPr>
          <w:rStyle w:val="y2iqfc"/>
          <w:rFonts w:ascii="Times New Roman" w:hAnsi="Times New Roman" w:cs="Times New Roman"/>
          <w:color w:val="000000" w:themeColor="text1"/>
        </w:rPr>
        <w:t>)</w:t>
      </w:r>
      <w:r w:rsidRPr="0027147D">
        <w:rPr>
          <w:rStyle w:val="y2iqfc"/>
          <w:rFonts w:ascii="Times New Roman" w:hAnsi="Times New Roman" w:cs="Times New Roman"/>
          <w:color w:val="000000" w:themeColor="text1"/>
        </w:rPr>
        <w:t xml:space="preserve">. </w:t>
      </w:r>
      <w:r w:rsidR="00915D50" w:rsidRPr="0027147D">
        <w:rPr>
          <w:rStyle w:val="y2iqfc"/>
          <w:rFonts w:ascii="Times New Roman" w:hAnsi="Times New Roman" w:cs="Times New Roman"/>
          <w:color w:val="000000" w:themeColor="text1"/>
        </w:rPr>
        <w:t>Thus</w:t>
      </w:r>
      <w:r w:rsidRPr="0027147D">
        <w:rPr>
          <w:rStyle w:val="y2iqfc"/>
          <w:rFonts w:ascii="Times New Roman" w:hAnsi="Times New Roman" w:cs="Times New Roman"/>
          <w:color w:val="000000" w:themeColor="text1"/>
        </w:rPr>
        <w:t xml:space="preserve">, </w:t>
      </w:r>
      <w:r w:rsidR="008D2A56" w:rsidRPr="0027147D">
        <w:rPr>
          <w:rFonts w:ascii="Times New Roman" w:hAnsi="Times New Roman" w:cs="Times New Roman"/>
          <w:color w:val="000000" w:themeColor="text1"/>
        </w:rPr>
        <w:t xml:space="preserve">CDKAL1 </w:t>
      </w:r>
      <w:r w:rsidR="009C08EB" w:rsidRPr="0027147D">
        <w:rPr>
          <w:rFonts w:ascii="Times New Roman" w:hAnsi="Times New Roman" w:cs="Times New Roman"/>
          <w:color w:val="000000" w:themeColor="text1"/>
        </w:rPr>
        <w:t>was present</w:t>
      </w:r>
      <w:r w:rsidR="006E654D" w:rsidRPr="0027147D">
        <w:rPr>
          <w:rStyle w:val="y2iqfc"/>
          <w:rFonts w:ascii="Times New Roman" w:hAnsi="Times New Roman" w:cs="Times New Roman"/>
          <w:color w:val="000000" w:themeColor="text1"/>
        </w:rPr>
        <w:t xml:space="preserve"> in</w:t>
      </w:r>
      <w:r w:rsidRPr="0027147D">
        <w:rPr>
          <w:rStyle w:val="y2iqfc"/>
          <w:rFonts w:ascii="Times New Roman" w:hAnsi="Times New Roman" w:cs="Times New Roman"/>
          <w:color w:val="000000" w:themeColor="text1"/>
        </w:rPr>
        <w:t xml:space="preserve"> all </w:t>
      </w:r>
      <w:r w:rsidR="00D50AE5" w:rsidRPr="0027147D">
        <w:rPr>
          <w:rStyle w:val="y2iqfc"/>
          <w:rFonts w:ascii="Times New Roman" w:hAnsi="Times New Roman" w:cs="Times New Roman"/>
          <w:color w:val="000000" w:themeColor="text1"/>
        </w:rPr>
        <w:t xml:space="preserve">the </w:t>
      </w:r>
      <w:r w:rsidRPr="0027147D">
        <w:rPr>
          <w:rStyle w:val="y2iqfc"/>
          <w:rFonts w:ascii="Times New Roman" w:hAnsi="Times New Roman" w:cs="Times New Roman"/>
          <w:color w:val="000000" w:themeColor="text1"/>
        </w:rPr>
        <w:t xml:space="preserve">cells of </w:t>
      </w:r>
      <w:r w:rsidR="00D50AE5" w:rsidRPr="0027147D">
        <w:rPr>
          <w:rStyle w:val="y2iqfc"/>
          <w:rFonts w:ascii="Times New Roman" w:hAnsi="Times New Roman" w:cs="Times New Roman"/>
          <w:color w:val="000000" w:themeColor="text1"/>
        </w:rPr>
        <w:t xml:space="preserve">the </w:t>
      </w:r>
      <w:r w:rsidRPr="0027147D">
        <w:rPr>
          <w:rStyle w:val="y2iqfc"/>
          <w:rFonts w:ascii="Times New Roman" w:hAnsi="Times New Roman" w:cs="Times New Roman"/>
          <w:color w:val="000000" w:themeColor="text1"/>
        </w:rPr>
        <w:t>mouse glomerul</w:t>
      </w:r>
      <w:r w:rsidR="0018553C" w:rsidRPr="0027147D">
        <w:rPr>
          <w:rStyle w:val="y2iqfc"/>
          <w:rFonts w:ascii="Times New Roman" w:hAnsi="Times New Roman" w:cs="Times New Roman"/>
          <w:color w:val="000000" w:themeColor="text1"/>
        </w:rPr>
        <w:t>i</w:t>
      </w:r>
      <w:r w:rsidRPr="0027147D">
        <w:rPr>
          <w:rStyle w:val="y2iqfc"/>
          <w:rFonts w:ascii="Times New Roman" w:hAnsi="Times New Roman" w:cs="Times New Roman"/>
          <w:color w:val="000000" w:themeColor="text1"/>
        </w:rPr>
        <w:t xml:space="preserve">. We </w:t>
      </w:r>
      <w:r w:rsidR="00915D50" w:rsidRPr="0027147D">
        <w:rPr>
          <w:rStyle w:val="y2iqfc"/>
          <w:rFonts w:ascii="Times New Roman" w:hAnsi="Times New Roman" w:cs="Times New Roman"/>
          <w:color w:val="000000" w:themeColor="text1"/>
        </w:rPr>
        <w:t>next</w:t>
      </w:r>
      <w:r w:rsidRPr="0027147D">
        <w:rPr>
          <w:rStyle w:val="y2iqfc"/>
          <w:rFonts w:ascii="Times New Roman" w:hAnsi="Times New Roman" w:cs="Times New Roman"/>
          <w:color w:val="000000" w:themeColor="text1"/>
        </w:rPr>
        <w:t xml:space="preserve"> </w:t>
      </w:r>
      <w:r w:rsidR="008D2A56" w:rsidRPr="0027147D">
        <w:rPr>
          <w:rStyle w:val="y2iqfc"/>
          <w:rFonts w:ascii="Times New Roman" w:hAnsi="Times New Roman" w:cs="Times New Roman"/>
          <w:color w:val="000000" w:themeColor="text1"/>
        </w:rPr>
        <w:t xml:space="preserve">investigated whether </w:t>
      </w:r>
      <w:r w:rsidR="00D50AE5" w:rsidRPr="0027147D">
        <w:rPr>
          <w:rStyle w:val="y2iqfc"/>
          <w:rFonts w:ascii="Times New Roman" w:hAnsi="Times New Roman" w:cs="Times New Roman"/>
          <w:color w:val="000000" w:themeColor="text1"/>
        </w:rPr>
        <w:t xml:space="preserve">the </w:t>
      </w:r>
      <w:r w:rsidR="008D2A56" w:rsidRPr="0027147D">
        <w:rPr>
          <w:rStyle w:val="y2iqfc"/>
          <w:rFonts w:ascii="Times New Roman" w:hAnsi="Times New Roman" w:cs="Times New Roman"/>
          <w:color w:val="000000" w:themeColor="text1"/>
        </w:rPr>
        <w:t>loss of</w:t>
      </w:r>
      <w:r w:rsidRPr="0027147D">
        <w:rPr>
          <w:rStyle w:val="y2iqfc"/>
          <w:rFonts w:ascii="Times New Roman" w:hAnsi="Times New Roman" w:cs="Times New Roman"/>
          <w:color w:val="000000" w:themeColor="text1"/>
        </w:rPr>
        <w:t xml:space="preserve"> </w:t>
      </w:r>
      <w:r w:rsidR="008D2A56" w:rsidRPr="0027147D">
        <w:rPr>
          <w:rFonts w:ascii="Times New Roman" w:hAnsi="Times New Roman" w:cs="Times New Roman"/>
          <w:color w:val="000000" w:themeColor="text1"/>
        </w:rPr>
        <w:t xml:space="preserve">CDKAL1 </w:t>
      </w:r>
      <w:r w:rsidR="001C7A71" w:rsidRPr="0027147D">
        <w:rPr>
          <w:rStyle w:val="y2iqfc"/>
          <w:rFonts w:ascii="Times New Roman" w:hAnsi="Times New Roman" w:cs="Times New Roman"/>
          <w:color w:val="000000" w:themeColor="text1"/>
        </w:rPr>
        <w:t>injured</w:t>
      </w:r>
      <w:r w:rsidR="000C6EE8" w:rsidRPr="0027147D">
        <w:rPr>
          <w:rStyle w:val="y2iqfc"/>
          <w:rFonts w:ascii="Times New Roman" w:hAnsi="Times New Roman" w:cs="Times New Roman"/>
          <w:color w:val="000000" w:themeColor="text1"/>
        </w:rPr>
        <w:t xml:space="preserve"> </w:t>
      </w:r>
      <w:r w:rsidR="00D50AE5" w:rsidRPr="0027147D">
        <w:rPr>
          <w:rStyle w:val="y2iqfc"/>
          <w:rFonts w:ascii="Times New Roman" w:hAnsi="Times New Roman" w:cs="Times New Roman"/>
          <w:color w:val="000000" w:themeColor="text1"/>
        </w:rPr>
        <w:t xml:space="preserve">the </w:t>
      </w:r>
      <w:r w:rsidRPr="0027147D">
        <w:rPr>
          <w:rStyle w:val="y2iqfc"/>
          <w:rFonts w:ascii="Times New Roman" w:hAnsi="Times New Roman" w:cs="Times New Roman"/>
          <w:color w:val="000000" w:themeColor="text1"/>
        </w:rPr>
        <w:t xml:space="preserve">glomeruli </w:t>
      </w:r>
      <w:r w:rsidR="008D2A56" w:rsidRPr="0027147D">
        <w:rPr>
          <w:rStyle w:val="y2iqfc"/>
          <w:rFonts w:ascii="Times New Roman" w:hAnsi="Times New Roman" w:cs="Times New Roman"/>
          <w:color w:val="000000" w:themeColor="text1"/>
        </w:rPr>
        <w:t xml:space="preserve">by </w:t>
      </w:r>
      <w:r w:rsidR="00D50AE5" w:rsidRPr="0027147D">
        <w:rPr>
          <w:rStyle w:val="y2iqfc"/>
          <w:rFonts w:ascii="Times New Roman" w:hAnsi="Times New Roman" w:cs="Times New Roman"/>
          <w:color w:val="000000" w:themeColor="text1"/>
        </w:rPr>
        <w:t xml:space="preserve">examining them using </w:t>
      </w:r>
      <w:r w:rsidRPr="0027147D">
        <w:rPr>
          <w:rStyle w:val="y2iqfc"/>
          <w:rFonts w:ascii="Times New Roman" w:hAnsi="Times New Roman" w:cs="Times New Roman"/>
          <w:color w:val="000000" w:themeColor="text1"/>
        </w:rPr>
        <w:t xml:space="preserve">transmission electron </w:t>
      </w:r>
      <w:r w:rsidR="00AE4E84" w:rsidRPr="0027147D">
        <w:rPr>
          <w:rStyle w:val="y2iqfc"/>
          <w:rFonts w:ascii="Times New Roman" w:hAnsi="Times New Roman" w:cs="Times New Roman"/>
          <w:color w:val="000000" w:themeColor="text1"/>
        </w:rPr>
        <w:t>microscope</w:t>
      </w:r>
      <w:r w:rsidR="00F452AD" w:rsidRPr="0027147D">
        <w:rPr>
          <w:rFonts w:ascii="Times New Roman" w:hAnsi="Times New Roman" w:cs="Times New Roman"/>
          <w:color w:val="000000" w:themeColor="text1"/>
        </w:rPr>
        <w:t>.</w:t>
      </w:r>
      <w:r w:rsidRPr="0027147D">
        <w:rPr>
          <w:rStyle w:val="y2iqfc"/>
          <w:rFonts w:ascii="Times New Roman" w:hAnsi="Times New Roman" w:cs="Times New Roman"/>
          <w:color w:val="000000" w:themeColor="text1"/>
        </w:rPr>
        <w:t xml:space="preserve"> </w:t>
      </w:r>
      <w:r w:rsidR="00D50AE5" w:rsidRPr="0027147D">
        <w:rPr>
          <w:rStyle w:val="y2iqfc"/>
          <w:rFonts w:ascii="Times New Roman" w:hAnsi="Times New Roman" w:cs="Times New Roman"/>
          <w:color w:val="000000" w:themeColor="text1"/>
        </w:rPr>
        <w:t xml:space="preserve">The </w:t>
      </w:r>
      <w:r w:rsidR="00D50AE5" w:rsidRPr="0027147D">
        <w:rPr>
          <w:rFonts w:ascii="Times New Roman" w:hAnsi="Times New Roman" w:cs="Times New Roman"/>
          <w:color w:val="000000" w:themeColor="text1"/>
        </w:rPr>
        <w:t>e</w:t>
      </w:r>
      <w:r w:rsidR="00915D50" w:rsidRPr="0027147D">
        <w:rPr>
          <w:rFonts w:ascii="Times New Roman" w:hAnsi="Times New Roman" w:cs="Times New Roman"/>
          <w:color w:val="000000" w:themeColor="text1"/>
        </w:rPr>
        <w:t>ffacement of foot process</w:t>
      </w:r>
      <w:r w:rsidR="00D50AE5" w:rsidRPr="0027147D">
        <w:rPr>
          <w:rFonts w:ascii="Times New Roman" w:hAnsi="Times New Roman" w:cs="Times New Roman"/>
          <w:color w:val="000000" w:themeColor="text1"/>
        </w:rPr>
        <w:t>es</w:t>
      </w:r>
      <w:r w:rsidR="00915D50" w:rsidRPr="0027147D">
        <w:rPr>
          <w:rFonts w:ascii="Times New Roman" w:hAnsi="Times New Roman" w:cs="Times New Roman"/>
          <w:color w:val="000000" w:themeColor="text1"/>
        </w:rPr>
        <w:t xml:space="preserve"> was observed in the </w:t>
      </w:r>
      <w:r w:rsidRPr="0027147D">
        <w:rPr>
          <w:rStyle w:val="y2iqfc"/>
          <w:rFonts w:ascii="Times New Roman" w:hAnsi="Times New Roman" w:cs="Times New Roman"/>
          <w:color w:val="000000" w:themeColor="text1"/>
        </w:rPr>
        <w:t>glomeruli of</w:t>
      </w:r>
      <w:r w:rsidRPr="0027147D">
        <w:rPr>
          <w:rFonts w:ascii="Times New Roman" w:hAnsi="Times New Roman" w:cs="Times New Roman"/>
          <w:color w:val="000000" w:themeColor="text1"/>
        </w:rPr>
        <w:t xml:space="preserve"> </w:t>
      </w:r>
      <w:r w:rsidR="00D50AE5" w:rsidRPr="0027147D">
        <w:rPr>
          <w:rFonts w:ascii="Times New Roman" w:hAnsi="Times New Roman" w:cs="Times New Roman"/>
          <w:color w:val="000000" w:themeColor="text1"/>
        </w:rPr>
        <w:t xml:space="preserve">the </w:t>
      </w:r>
      <w:r w:rsidR="0018553C" w:rsidRPr="0027147D">
        <w:rPr>
          <w:rFonts w:ascii="Times New Roman" w:hAnsi="Times New Roman" w:cs="Times New Roman"/>
          <w:color w:val="000000" w:themeColor="text1"/>
        </w:rPr>
        <w:t xml:space="preserve">systemic </w:t>
      </w:r>
      <w:r w:rsidR="0018553C" w:rsidRPr="0027147D">
        <w:rPr>
          <w:rFonts w:ascii="Times New Roman" w:hAnsi="Times New Roman" w:cs="Times New Roman"/>
          <w:i/>
          <w:iCs/>
          <w:color w:val="000000" w:themeColor="text1"/>
        </w:rPr>
        <w:t>Cdkal1</w:t>
      </w:r>
      <w:r w:rsidR="0018553C" w:rsidRPr="0027147D">
        <w:rPr>
          <w:rFonts w:ascii="Times New Roman" w:hAnsi="Times New Roman" w:cs="Times New Roman"/>
          <w:color w:val="000000" w:themeColor="text1"/>
        </w:rPr>
        <w:t xml:space="preserve"> KO mice </w:t>
      </w:r>
      <w:r w:rsidRPr="0027147D">
        <w:rPr>
          <w:rFonts w:ascii="Times New Roman" w:hAnsi="Times New Roman" w:cs="Times New Roman"/>
          <w:color w:val="000000" w:themeColor="text1"/>
        </w:rPr>
        <w:t>at 40</w:t>
      </w:r>
      <w:r w:rsidR="00915D50" w:rsidRPr="0027147D">
        <w:rPr>
          <w:rFonts w:ascii="Times New Roman" w:hAnsi="Times New Roman" w:cs="Times New Roman"/>
          <w:color w:val="000000" w:themeColor="text1"/>
        </w:rPr>
        <w:t xml:space="preserve"> </w:t>
      </w:r>
      <w:r w:rsidRPr="0027147D">
        <w:rPr>
          <w:rFonts w:ascii="Times New Roman" w:hAnsi="Times New Roman" w:cs="Times New Roman"/>
          <w:color w:val="000000" w:themeColor="text1"/>
        </w:rPr>
        <w:t>week</w:t>
      </w:r>
      <w:r w:rsidR="00915D50" w:rsidRPr="0027147D">
        <w:rPr>
          <w:rFonts w:ascii="Times New Roman" w:hAnsi="Times New Roman" w:cs="Times New Roman"/>
          <w:color w:val="000000" w:themeColor="text1"/>
        </w:rPr>
        <w:t>s of age</w:t>
      </w:r>
      <w:r w:rsidRPr="0027147D">
        <w:rPr>
          <w:rFonts w:ascii="Times New Roman" w:hAnsi="Times New Roman" w:cs="Times New Roman"/>
          <w:color w:val="000000" w:themeColor="text1"/>
        </w:rPr>
        <w:t xml:space="preserve">, </w:t>
      </w:r>
      <w:r w:rsidR="00D50AE5" w:rsidRPr="0027147D">
        <w:rPr>
          <w:rFonts w:ascii="Times New Roman" w:hAnsi="Times New Roman" w:cs="Times New Roman"/>
          <w:color w:val="000000" w:themeColor="text1"/>
        </w:rPr>
        <w:t>but</w:t>
      </w:r>
      <w:r w:rsidRPr="0027147D">
        <w:rPr>
          <w:rFonts w:ascii="Times New Roman" w:hAnsi="Times New Roman" w:cs="Times New Roman"/>
          <w:color w:val="000000" w:themeColor="text1"/>
        </w:rPr>
        <w:t xml:space="preserve"> not in</w:t>
      </w:r>
      <w:r w:rsidR="00915D50" w:rsidRPr="0027147D">
        <w:rPr>
          <w:rFonts w:ascii="Times New Roman" w:hAnsi="Times New Roman" w:cs="Times New Roman"/>
          <w:color w:val="000000" w:themeColor="text1"/>
        </w:rPr>
        <w:t xml:space="preserve"> control</w:t>
      </w:r>
      <w:r w:rsidRPr="0027147D">
        <w:rPr>
          <w:rFonts w:ascii="Times New Roman" w:hAnsi="Times New Roman" w:cs="Times New Roman"/>
          <w:color w:val="000000" w:themeColor="text1"/>
        </w:rPr>
        <w:t xml:space="preserve"> </w:t>
      </w:r>
      <w:r w:rsidR="001B5ED6" w:rsidRPr="0027147D">
        <w:rPr>
          <w:rStyle w:val="y2iqfc"/>
          <w:rFonts w:ascii="Times New Roman" w:hAnsi="Times New Roman" w:cs="Times New Roman"/>
          <w:color w:val="000000" w:themeColor="text1"/>
        </w:rPr>
        <w:t>f</w:t>
      </w:r>
      <w:r w:rsidR="00FD4871" w:rsidRPr="0027147D">
        <w:rPr>
          <w:rStyle w:val="y2iqfc"/>
          <w:rFonts w:ascii="Times New Roman" w:hAnsi="Times New Roman" w:cs="Times New Roman"/>
          <w:color w:val="000000" w:themeColor="text1"/>
        </w:rPr>
        <w:t>lox</w:t>
      </w:r>
      <w:r w:rsidR="00D50AE5" w:rsidRPr="0027147D">
        <w:rPr>
          <w:rStyle w:val="y2iqfc"/>
          <w:rFonts w:ascii="Times New Roman" w:hAnsi="Times New Roman" w:cs="Times New Roman"/>
          <w:color w:val="000000" w:themeColor="text1"/>
        </w:rPr>
        <w:t>ed</w:t>
      </w:r>
      <w:r w:rsidR="00F41BA9" w:rsidRPr="0027147D">
        <w:rPr>
          <w:rStyle w:val="y2iqfc"/>
          <w:rFonts w:ascii="Times New Roman" w:hAnsi="Times New Roman" w:cs="Times New Roman"/>
          <w:color w:val="000000" w:themeColor="text1"/>
        </w:rPr>
        <w:t xml:space="preserve"> </w:t>
      </w:r>
      <w:r w:rsidRPr="0027147D">
        <w:rPr>
          <w:rStyle w:val="y2iqfc"/>
          <w:rFonts w:ascii="Times New Roman" w:hAnsi="Times New Roman" w:cs="Times New Roman"/>
          <w:color w:val="000000" w:themeColor="text1"/>
        </w:rPr>
        <w:t>mice</w:t>
      </w:r>
      <w:r w:rsidR="00570B1C" w:rsidRPr="0027147D">
        <w:rPr>
          <w:rStyle w:val="y2iqfc"/>
          <w:rFonts w:ascii="Times New Roman" w:hAnsi="Times New Roman" w:cs="Times New Roman"/>
          <w:color w:val="000000" w:themeColor="text1"/>
        </w:rPr>
        <w:t xml:space="preserve"> </w:t>
      </w:r>
      <w:r w:rsidR="00915D50" w:rsidRPr="0027147D">
        <w:rPr>
          <w:rFonts w:ascii="Times New Roman" w:hAnsi="Times New Roman" w:cs="Times New Roman"/>
          <w:color w:val="000000" w:themeColor="text1"/>
        </w:rPr>
        <w:t>of</w:t>
      </w:r>
      <w:r w:rsidR="00D50AE5" w:rsidRPr="0027147D">
        <w:rPr>
          <w:rFonts w:ascii="Times New Roman" w:hAnsi="Times New Roman" w:cs="Times New Roman"/>
          <w:color w:val="000000" w:themeColor="text1"/>
        </w:rPr>
        <w:t xml:space="preserve"> the same</w:t>
      </w:r>
      <w:r w:rsidR="00915D50" w:rsidRPr="0027147D">
        <w:rPr>
          <w:rFonts w:ascii="Times New Roman" w:hAnsi="Times New Roman" w:cs="Times New Roman"/>
          <w:color w:val="000000" w:themeColor="text1"/>
        </w:rPr>
        <w:t xml:space="preserve"> age</w:t>
      </w:r>
      <w:r w:rsidR="00915D50" w:rsidRPr="0027147D">
        <w:rPr>
          <w:rStyle w:val="y2iqfc"/>
          <w:rFonts w:ascii="Times New Roman" w:hAnsi="Times New Roman" w:cs="Times New Roman"/>
          <w:color w:val="000000" w:themeColor="text1"/>
        </w:rPr>
        <w:t xml:space="preserve"> </w:t>
      </w:r>
      <w:r w:rsidR="000868E9" w:rsidRPr="0027147D">
        <w:rPr>
          <w:rStyle w:val="y2iqfc"/>
          <w:rFonts w:ascii="Times New Roman" w:hAnsi="Times New Roman" w:cs="Times New Roman"/>
          <w:color w:val="000000" w:themeColor="text1"/>
        </w:rPr>
        <w:t>(Fig</w:t>
      </w:r>
      <w:r w:rsidR="003331B8" w:rsidRPr="0027147D">
        <w:rPr>
          <w:rStyle w:val="y2iqfc"/>
          <w:rFonts w:ascii="Times New Roman" w:hAnsi="Times New Roman" w:cs="Times New Roman"/>
          <w:color w:val="000000" w:themeColor="text1"/>
        </w:rPr>
        <w:t>.</w:t>
      </w:r>
      <w:r w:rsidR="000868E9" w:rsidRPr="0027147D">
        <w:rPr>
          <w:rStyle w:val="y2iqfc"/>
          <w:rFonts w:ascii="Times New Roman" w:hAnsi="Times New Roman" w:cs="Times New Roman"/>
          <w:color w:val="000000" w:themeColor="text1"/>
        </w:rPr>
        <w:t xml:space="preserve"> </w:t>
      </w:r>
      <w:r w:rsidR="00164BCA" w:rsidRPr="0027147D">
        <w:rPr>
          <w:rStyle w:val="y2iqfc"/>
          <w:rFonts w:ascii="Times New Roman" w:hAnsi="Times New Roman" w:cs="Times New Roman"/>
          <w:color w:val="000000" w:themeColor="text1"/>
        </w:rPr>
        <w:t>1</w:t>
      </w:r>
      <w:r w:rsidR="003331B8" w:rsidRPr="0027147D">
        <w:rPr>
          <w:rStyle w:val="y2iqfc"/>
          <w:rFonts w:ascii="Times New Roman" w:hAnsi="Times New Roman" w:cs="Times New Roman"/>
          <w:color w:val="000000" w:themeColor="text1"/>
        </w:rPr>
        <w:t>J</w:t>
      </w:r>
      <w:r w:rsidR="000868E9" w:rsidRPr="0027147D">
        <w:rPr>
          <w:rStyle w:val="y2iqfc"/>
          <w:rFonts w:ascii="Times New Roman" w:hAnsi="Times New Roman" w:cs="Times New Roman"/>
          <w:color w:val="000000" w:themeColor="text1"/>
        </w:rPr>
        <w:t>)</w:t>
      </w:r>
      <w:r w:rsidRPr="0027147D">
        <w:rPr>
          <w:rFonts w:ascii="Times New Roman" w:hAnsi="Times New Roman" w:cs="Times New Roman"/>
          <w:color w:val="000000" w:themeColor="text1"/>
        </w:rPr>
        <w:t xml:space="preserve">. </w:t>
      </w:r>
      <w:r w:rsidR="00272810" w:rsidRPr="0027147D">
        <w:rPr>
          <w:rFonts w:ascii="Times New Roman" w:hAnsi="Times New Roman" w:cs="Times New Roman"/>
          <w:color w:val="000000" w:themeColor="text1"/>
        </w:rPr>
        <w:t xml:space="preserve">Consistently, quantitative analysis </w:t>
      </w:r>
      <w:r w:rsidRPr="0027147D">
        <w:rPr>
          <w:rFonts w:ascii="Times New Roman" w:hAnsi="Times New Roman" w:cs="Times New Roman"/>
          <w:color w:val="000000" w:themeColor="text1"/>
        </w:rPr>
        <w:t>revealed that podocytes in systemic</w:t>
      </w:r>
      <w:r w:rsidR="00272810" w:rsidRPr="0027147D">
        <w:rPr>
          <w:rStyle w:val="apple-converted-space"/>
          <w:rFonts w:ascii="Times New Roman" w:hAnsi="Times New Roman" w:cs="Times New Roman"/>
          <w:color w:val="000000" w:themeColor="text1"/>
        </w:rPr>
        <w:t> </w:t>
      </w:r>
      <w:r w:rsidR="00272810" w:rsidRPr="0027147D">
        <w:rPr>
          <w:rStyle w:val="Emphasis"/>
          <w:rFonts w:ascii="Times New Roman" w:hAnsi="Times New Roman" w:cs="Times New Roman"/>
          <w:color w:val="000000" w:themeColor="text1"/>
        </w:rPr>
        <w:t>Cdkal1</w:t>
      </w:r>
      <w:r w:rsidR="00272810" w:rsidRPr="0027147D">
        <w:rPr>
          <w:rStyle w:val="apple-converted-space"/>
          <w:rFonts w:ascii="Times New Roman" w:hAnsi="Times New Roman" w:cs="Times New Roman"/>
          <w:color w:val="000000" w:themeColor="text1"/>
        </w:rPr>
        <w:t> </w:t>
      </w:r>
      <w:r w:rsidR="00272810" w:rsidRPr="0027147D">
        <w:rPr>
          <w:rFonts w:ascii="Times New Roman" w:hAnsi="Times New Roman" w:cs="Times New Roman"/>
          <w:color w:val="000000" w:themeColor="text1"/>
        </w:rPr>
        <w:t xml:space="preserve">KO mice had significantly fewer foot processes per micrometer of the glomerular basement membrane (GBM) </w:t>
      </w:r>
      <w:r w:rsidR="00272810" w:rsidRPr="0027147D">
        <w:rPr>
          <w:rFonts w:ascii="Times New Roman" w:hAnsi="Times New Roman" w:cs="Times New Roman"/>
          <w:color w:val="000000" w:themeColor="text1"/>
        </w:rPr>
        <w:fldChar w:fldCharType="begin">
          <w:fldData xml:space="preserve">PEVuZE5vdGU+PENpdGU+PEF1dGhvcj5NYXJ0aW48L0F1dGhvcj48WWVhcj4yMDIyPC9ZZWFyPjxS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</w:fldData>
        </w:fldChar>
      </w:r>
      <w:r w:rsidR="00272810" w:rsidRPr="0027147D">
        <w:rPr>
          <w:rFonts w:ascii="Times New Roman" w:hAnsi="Times New Roman" w:cs="Times New Roman"/>
          <w:color w:val="000000" w:themeColor="text1"/>
        </w:rPr>
        <w:instrText xml:space="preserve"> ADDIN EN.CITE </w:instrText>
      </w:r>
      <w:r w:rsidR="00272810" w:rsidRPr="0027147D">
        <w:rPr>
          <w:rFonts w:ascii="Times New Roman" w:hAnsi="Times New Roman" w:cs="Times New Roman"/>
          <w:color w:val="000000" w:themeColor="text1"/>
        </w:rPr>
        <w:fldChar w:fldCharType="begin">
          <w:fldData xml:space="preserve">PEVuZE5vdGU+PENpdGU+PEF1dGhvcj5NYXJ0aW48L0F1dGhvcj48WWVhcj4yMDIyPC9ZZWFyPjxS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</w:fldData>
        </w:fldChar>
      </w:r>
      <w:r w:rsidR="00272810" w:rsidRPr="0027147D">
        <w:rPr>
          <w:rFonts w:ascii="Times New Roman" w:hAnsi="Times New Roman" w:cs="Times New Roman"/>
          <w:color w:val="000000" w:themeColor="text1"/>
        </w:rPr>
        <w:instrText xml:space="preserve"> ADDIN EN.CITE.DATA </w:instrText>
      </w:r>
      <w:r w:rsidR="00272810" w:rsidRPr="0027147D">
        <w:rPr>
          <w:rFonts w:ascii="Times New Roman" w:hAnsi="Times New Roman" w:cs="Times New Roman"/>
          <w:color w:val="000000" w:themeColor="text1"/>
        </w:rPr>
      </w:r>
      <w:r w:rsidR="00272810" w:rsidRPr="0027147D">
        <w:rPr>
          <w:rFonts w:ascii="Times New Roman" w:hAnsi="Times New Roman" w:cs="Times New Roman"/>
          <w:color w:val="000000" w:themeColor="text1"/>
        </w:rPr>
        <w:fldChar w:fldCharType="end"/>
      </w:r>
      <w:r w:rsidR="00272810" w:rsidRPr="0027147D">
        <w:rPr>
          <w:rFonts w:ascii="Times New Roman" w:hAnsi="Times New Roman" w:cs="Times New Roman"/>
          <w:color w:val="000000" w:themeColor="text1"/>
        </w:rPr>
      </w:r>
      <w:r w:rsidR="00272810" w:rsidRPr="0027147D">
        <w:rPr>
          <w:rFonts w:ascii="Times New Roman" w:hAnsi="Times New Roman" w:cs="Times New Roman"/>
          <w:color w:val="000000" w:themeColor="text1"/>
        </w:rPr>
        <w:fldChar w:fldCharType="separate"/>
      </w:r>
      <w:r w:rsidR="00272810" w:rsidRPr="0027147D">
        <w:rPr>
          <w:rFonts w:ascii="Times New Roman" w:hAnsi="Times New Roman" w:cs="Times New Roman"/>
          <w:noProof/>
          <w:color w:val="000000" w:themeColor="text1"/>
        </w:rPr>
        <w:t>(Martin</w:t>
      </w:r>
      <w:r w:rsidR="00272810" w:rsidRPr="0027147D">
        <w:rPr>
          <w:rFonts w:ascii="Times New Roman" w:hAnsi="Times New Roman" w:cs="Times New Roman"/>
          <w:i/>
          <w:noProof/>
          <w:color w:val="000000" w:themeColor="text1"/>
        </w:rPr>
        <w:t xml:space="preserve"> et al</w:t>
      </w:r>
      <w:r w:rsidR="00272810" w:rsidRPr="0027147D">
        <w:rPr>
          <w:rFonts w:ascii="Times New Roman" w:hAnsi="Times New Roman" w:cs="Times New Roman"/>
          <w:noProof/>
          <w:color w:val="000000" w:themeColor="text1"/>
        </w:rPr>
        <w:t>, 2022)</w:t>
      </w:r>
      <w:r w:rsidR="00272810" w:rsidRPr="0027147D">
        <w:rPr>
          <w:rFonts w:ascii="Times New Roman" w:hAnsi="Times New Roman" w:cs="Times New Roman"/>
          <w:color w:val="000000" w:themeColor="text1"/>
        </w:rPr>
        <w:fldChar w:fldCharType="end"/>
      </w:r>
      <w:r w:rsidR="00272810" w:rsidRPr="0027147D">
        <w:rPr>
          <w:rFonts w:ascii="Times New Roman" w:hAnsi="Times New Roman" w:cs="Times New Roman"/>
          <w:color w:val="000000" w:themeColor="text1"/>
        </w:rPr>
        <w:t xml:space="preserve"> (Fig. 1K</w:t>
      </w:r>
      <w:r w:rsidR="0099240F" w:rsidRPr="0027147D">
        <w:rPr>
          <w:rFonts w:ascii="Times New Roman" w:hAnsi="Times New Roman" w:cs="Times New Roman"/>
          <w:color w:val="000000" w:themeColor="text1"/>
        </w:rPr>
        <w:t>)</w:t>
      </w:r>
      <w:r w:rsidR="00272810" w:rsidRPr="0027147D">
        <w:rPr>
          <w:rFonts w:ascii="Times New Roman" w:hAnsi="Times New Roman" w:cs="Times New Roman"/>
          <w:color w:val="000000" w:themeColor="text1"/>
        </w:rPr>
        <w:t xml:space="preserve">. </w:t>
      </w:r>
      <w:r w:rsidR="00205000" w:rsidRPr="0027147D">
        <w:rPr>
          <w:rFonts w:ascii="Times New Roman" w:hAnsi="Times New Roman" w:cs="Times New Roman"/>
          <w:color w:val="000000" w:themeColor="text1"/>
        </w:rPr>
        <w:t>Functionally</w:t>
      </w:r>
      <w:r w:rsidR="00272810" w:rsidRPr="0027147D">
        <w:rPr>
          <w:rFonts w:ascii="Times New Roman" w:hAnsi="Times New Roman" w:cs="Times New Roman"/>
          <w:color w:val="000000" w:themeColor="text1"/>
        </w:rPr>
        <w:t>, a</w:t>
      </w:r>
      <w:r w:rsidR="00B22555" w:rsidRPr="0027147D">
        <w:rPr>
          <w:rFonts w:ascii="Times New Roman" w:hAnsi="Times New Roman" w:cs="Times New Roman"/>
          <w:color w:val="000000" w:themeColor="text1"/>
        </w:rPr>
        <w:t xml:space="preserve"> mild increase in albuminuria was also detected in systemic </w:t>
      </w:r>
      <w:r w:rsidR="00B22555" w:rsidRPr="0027147D">
        <w:rPr>
          <w:rFonts w:ascii="Times New Roman" w:hAnsi="Times New Roman" w:cs="Times New Roman"/>
          <w:i/>
          <w:iCs/>
          <w:color w:val="000000" w:themeColor="text1"/>
        </w:rPr>
        <w:t>Cdkal1</w:t>
      </w:r>
      <w:r w:rsidR="00B22555" w:rsidRPr="0027147D">
        <w:rPr>
          <w:rFonts w:ascii="Times New Roman" w:hAnsi="Times New Roman" w:cs="Times New Roman"/>
          <w:color w:val="000000" w:themeColor="text1"/>
        </w:rPr>
        <w:t xml:space="preserve"> KO mice at 40 weeks</w:t>
      </w:r>
      <w:r w:rsidR="003F3204" w:rsidRPr="0027147D">
        <w:rPr>
          <w:rFonts w:ascii="Times New Roman" w:hAnsi="Times New Roman" w:cs="Times New Roman"/>
          <w:color w:val="000000" w:themeColor="text1"/>
        </w:rPr>
        <w:t xml:space="preserve"> </w:t>
      </w:r>
      <w:r w:rsidR="002C77E9" w:rsidRPr="0027147D">
        <w:rPr>
          <w:rFonts w:ascii="Times New Roman" w:hAnsi="Times New Roman" w:cs="Times New Roman"/>
          <w:color w:val="000000" w:themeColor="text1"/>
        </w:rPr>
        <w:t>(</w:t>
      </w:r>
      <w:r w:rsidR="00DA13DB" w:rsidRPr="0027147D">
        <w:rPr>
          <w:rFonts w:ascii="Times New Roman" w:hAnsi="Times New Roman" w:cs="Times New Roman"/>
          <w:color w:val="000000" w:themeColor="text1"/>
        </w:rPr>
        <w:t>Fig. 1L</w:t>
      </w:r>
      <w:r w:rsidR="002C77E9" w:rsidRPr="0027147D">
        <w:rPr>
          <w:rFonts w:ascii="Times New Roman" w:hAnsi="Times New Roman" w:cs="Times New Roman"/>
          <w:color w:val="000000" w:themeColor="text1"/>
        </w:rPr>
        <w:t>)</w:t>
      </w:r>
      <w:r w:rsidR="00B22555" w:rsidRPr="0027147D">
        <w:rPr>
          <w:rFonts w:ascii="Times New Roman" w:hAnsi="Times New Roman" w:cs="Times New Roman"/>
          <w:color w:val="000000" w:themeColor="text1"/>
        </w:rPr>
        <w:t>, whereas PAS staining revealed no tubular abnormalities (</w:t>
      </w:r>
      <w:r w:rsidR="00705DA1" w:rsidRPr="0027147D">
        <w:rPr>
          <w:rFonts w:ascii="Times New Roman" w:hAnsi="Times New Roman" w:cs="Times New Roman"/>
          <w:color w:val="000000" w:themeColor="text1"/>
        </w:rPr>
        <w:t xml:space="preserve">Fig. </w:t>
      </w:r>
      <w:r w:rsidR="001C6A12" w:rsidRPr="0027147D">
        <w:rPr>
          <w:rFonts w:ascii="Times New Roman" w:hAnsi="Times New Roman" w:cs="Times New Roman"/>
          <w:color w:val="000000" w:themeColor="text1"/>
        </w:rPr>
        <w:t>EV</w:t>
      </w:r>
      <w:r w:rsidR="00CD1618" w:rsidRPr="0027147D">
        <w:rPr>
          <w:rFonts w:ascii="Times New Roman" w:hAnsi="Times New Roman" w:cs="Times New Roman"/>
          <w:color w:val="000000" w:themeColor="text1"/>
        </w:rPr>
        <w:t>3C</w:t>
      </w:r>
      <w:r w:rsidR="008425CC" w:rsidRPr="0027147D">
        <w:rPr>
          <w:rFonts w:ascii="Times New Roman" w:hAnsi="Times New Roman" w:cs="Times New Roman"/>
          <w:color w:val="000000" w:themeColor="text1"/>
        </w:rPr>
        <w:t xml:space="preserve">), </w:t>
      </w:r>
      <w:r w:rsidR="00272810" w:rsidRPr="0027147D">
        <w:rPr>
          <w:rFonts w:ascii="Times New Roman" w:hAnsi="Times New Roman" w:cs="Times New Roman"/>
          <w:color w:val="000000" w:themeColor="text1"/>
        </w:rPr>
        <w:t>indicating that albuminuria originated from glomerular injury</w:t>
      </w:r>
      <w:r w:rsidR="00376603" w:rsidRPr="0027147D">
        <w:rPr>
          <w:rFonts w:ascii="Times New Roman" w:hAnsi="Times New Roman" w:cs="Times New Roman"/>
          <w:color w:val="000000" w:themeColor="text1"/>
        </w:rPr>
        <w:t xml:space="preserve">. </w:t>
      </w:r>
      <w:r w:rsidR="001C7A71" w:rsidRPr="0027147D">
        <w:rPr>
          <w:rFonts w:ascii="Times New Roman" w:hAnsi="Times New Roman" w:cs="Times New Roman"/>
          <w:color w:val="000000" w:themeColor="text1"/>
        </w:rPr>
        <w:t>By contrast</w:t>
      </w:r>
      <w:r w:rsidRPr="0027147D">
        <w:rPr>
          <w:rFonts w:ascii="Times New Roman" w:hAnsi="Times New Roman" w:cs="Times New Roman"/>
          <w:color w:val="000000" w:themeColor="text1"/>
        </w:rPr>
        <w:t xml:space="preserve">, </w:t>
      </w:r>
      <w:r w:rsidR="00AB53BC" w:rsidRPr="0027147D">
        <w:rPr>
          <w:rFonts w:ascii="Times New Roman" w:hAnsi="Times New Roman" w:cs="Times New Roman"/>
          <w:color w:val="000000" w:themeColor="text1"/>
        </w:rPr>
        <w:t xml:space="preserve">in the </w:t>
      </w:r>
      <w:r w:rsidR="00570B1C" w:rsidRPr="0027147D">
        <w:rPr>
          <w:rFonts w:ascii="Times New Roman" w:hAnsi="Times New Roman" w:cs="Times New Roman"/>
          <w:color w:val="000000" w:themeColor="text1"/>
        </w:rPr>
        <w:t xml:space="preserve">systemic </w:t>
      </w:r>
      <w:r w:rsidR="00D34EB8" w:rsidRPr="0027147D">
        <w:rPr>
          <w:rFonts w:ascii="Times New Roman" w:hAnsi="Times New Roman" w:cs="Times New Roman"/>
          <w:i/>
          <w:iCs/>
          <w:color w:val="000000" w:themeColor="text1"/>
        </w:rPr>
        <w:t xml:space="preserve">Cdkal1 </w:t>
      </w:r>
      <w:r w:rsidR="00570B1C" w:rsidRPr="0027147D">
        <w:rPr>
          <w:rFonts w:ascii="Times New Roman" w:hAnsi="Times New Roman" w:cs="Times New Roman"/>
          <w:color w:val="000000" w:themeColor="text1"/>
        </w:rPr>
        <w:t>KO</w:t>
      </w:r>
      <w:r w:rsidR="00D34EB8" w:rsidRPr="0027147D">
        <w:rPr>
          <w:rFonts w:ascii="Times New Roman" w:hAnsi="Times New Roman" w:cs="Times New Roman"/>
          <w:color w:val="000000" w:themeColor="text1"/>
        </w:rPr>
        <w:t xml:space="preserve"> mice </w:t>
      </w:r>
      <w:r w:rsidR="00AB53BC" w:rsidRPr="0027147D">
        <w:rPr>
          <w:rFonts w:ascii="Times New Roman" w:hAnsi="Times New Roman" w:cs="Times New Roman"/>
          <w:color w:val="000000" w:themeColor="text1"/>
        </w:rPr>
        <w:t xml:space="preserve">at </w:t>
      </w:r>
      <w:r w:rsidRPr="0027147D">
        <w:rPr>
          <w:rFonts w:ascii="Times New Roman" w:hAnsi="Times New Roman" w:cs="Times New Roman"/>
          <w:color w:val="000000" w:themeColor="text1"/>
        </w:rPr>
        <w:t>8</w:t>
      </w:r>
      <w:r w:rsidR="00AB53BC" w:rsidRPr="0027147D">
        <w:rPr>
          <w:rFonts w:ascii="Times New Roman" w:hAnsi="Times New Roman" w:cs="Times New Roman"/>
          <w:color w:val="000000" w:themeColor="text1"/>
        </w:rPr>
        <w:t xml:space="preserve"> </w:t>
      </w:r>
      <w:r w:rsidRPr="0027147D">
        <w:rPr>
          <w:rFonts w:ascii="Times New Roman" w:hAnsi="Times New Roman" w:cs="Times New Roman"/>
          <w:color w:val="000000" w:themeColor="text1"/>
        </w:rPr>
        <w:t>week</w:t>
      </w:r>
      <w:r w:rsidR="00AB53BC" w:rsidRPr="0027147D">
        <w:rPr>
          <w:rFonts w:ascii="Times New Roman" w:hAnsi="Times New Roman" w:cs="Times New Roman"/>
          <w:color w:val="000000" w:themeColor="text1"/>
        </w:rPr>
        <w:t>s of age</w:t>
      </w:r>
      <w:r w:rsidRPr="0027147D">
        <w:rPr>
          <w:rFonts w:ascii="Times New Roman" w:hAnsi="Times New Roman" w:cs="Times New Roman"/>
          <w:color w:val="000000" w:themeColor="text1"/>
        </w:rPr>
        <w:t xml:space="preserve">, foot process effacement was not observed </w:t>
      </w:r>
      <w:r w:rsidR="00570B1C" w:rsidRPr="0027147D">
        <w:rPr>
          <w:rStyle w:val="y2iqfc"/>
          <w:rFonts w:ascii="Times New Roman" w:hAnsi="Times New Roman" w:cs="Times New Roman"/>
          <w:color w:val="000000" w:themeColor="text1"/>
        </w:rPr>
        <w:t>(</w:t>
      </w:r>
      <w:r w:rsidR="005133E7" w:rsidRPr="0027147D">
        <w:rPr>
          <w:rStyle w:val="y2iqfc"/>
          <w:rFonts w:ascii="Times New Roman" w:hAnsi="Times New Roman" w:cs="Times New Roman"/>
          <w:color w:val="000000" w:themeColor="text1"/>
        </w:rPr>
        <w:t xml:space="preserve">Appendix </w:t>
      </w:r>
      <w:r w:rsidR="00361525" w:rsidRPr="0027147D">
        <w:rPr>
          <w:rStyle w:val="y2iqfc"/>
          <w:rFonts w:ascii="Times New Roman" w:hAnsi="Times New Roman" w:cs="Times New Roman"/>
          <w:color w:val="000000" w:themeColor="text1"/>
        </w:rPr>
        <w:t xml:space="preserve">Fig. </w:t>
      </w:r>
      <w:r w:rsidR="00313948" w:rsidRPr="0027147D">
        <w:rPr>
          <w:rStyle w:val="y2iqfc"/>
          <w:rFonts w:ascii="Times New Roman" w:hAnsi="Times New Roman" w:cs="Times New Roman"/>
          <w:color w:val="000000" w:themeColor="text1"/>
        </w:rPr>
        <w:t>S</w:t>
      </w:r>
      <w:r w:rsidR="005133E7" w:rsidRPr="0027147D">
        <w:rPr>
          <w:rStyle w:val="y2iqfc"/>
          <w:rFonts w:ascii="Times New Roman" w:hAnsi="Times New Roman" w:cs="Times New Roman"/>
          <w:color w:val="000000" w:themeColor="text1"/>
        </w:rPr>
        <w:t>1</w:t>
      </w:r>
      <w:r w:rsidR="006B7A6A" w:rsidRPr="0027147D">
        <w:rPr>
          <w:rStyle w:val="y2iqfc"/>
          <w:rFonts w:ascii="Times New Roman" w:hAnsi="Times New Roman" w:cs="Times New Roman"/>
          <w:color w:val="000000" w:themeColor="text1"/>
        </w:rPr>
        <w:t>A,</w:t>
      </w:r>
      <w:r w:rsidR="0057244F" w:rsidRPr="0027147D">
        <w:rPr>
          <w:rStyle w:val="y2iqfc"/>
          <w:rFonts w:ascii="Times New Roman" w:hAnsi="Times New Roman" w:cs="Times New Roman"/>
          <w:color w:val="000000" w:themeColor="text1"/>
        </w:rPr>
        <w:t xml:space="preserve"> </w:t>
      </w:r>
      <w:r w:rsidR="006B7A6A" w:rsidRPr="0027147D">
        <w:rPr>
          <w:rStyle w:val="y2iqfc"/>
          <w:rFonts w:ascii="Times New Roman" w:hAnsi="Times New Roman" w:cs="Times New Roman"/>
          <w:color w:val="000000" w:themeColor="text1"/>
        </w:rPr>
        <w:t>B</w:t>
      </w:r>
      <w:r w:rsidR="00570B1C" w:rsidRPr="0027147D">
        <w:rPr>
          <w:rStyle w:val="y2iqfc"/>
          <w:rFonts w:ascii="Times New Roman" w:hAnsi="Times New Roman" w:cs="Times New Roman"/>
          <w:color w:val="000000" w:themeColor="text1"/>
        </w:rPr>
        <w:t>)</w:t>
      </w:r>
      <w:r w:rsidRPr="0027147D">
        <w:rPr>
          <w:rFonts w:ascii="Times New Roman" w:hAnsi="Times New Roman" w:cs="Times New Roman"/>
          <w:color w:val="000000" w:themeColor="text1"/>
        </w:rPr>
        <w:t xml:space="preserve">. Therefore, systemic </w:t>
      </w:r>
      <w:r w:rsidRPr="0027147D">
        <w:rPr>
          <w:rFonts w:ascii="Times New Roman" w:hAnsi="Times New Roman" w:cs="Times New Roman"/>
          <w:i/>
          <w:iCs/>
          <w:color w:val="000000" w:themeColor="text1"/>
        </w:rPr>
        <w:t>Cdkal1</w:t>
      </w:r>
      <w:r w:rsidRPr="0027147D">
        <w:rPr>
          <w:rFonts w:ascii="Times New Roman" w:hAnsi="Times New Roman" w:cs="Times New Roman"/>
          <w:color w:val="000000" w:themeColor="text1"/>
        </w:rPr>
        <w:t xml:space="preserve"> KO mice show podocyte abnormalities in later adulthood. </w:t>
      </w:r>
    </w:p>
    <w:p w14:paraId="3B6224DF" w14:textId="4C5F77E2" w:rsidR="00AD17B2" w:rsidRPr="006E4CFD" w:rsidRDefault="00AD17B2" w:rsidP="00C64C57">
      <w:pPr>
        <w:spacing w:line="360" w:lineRule="auto"/>
        <w:rPr>
          <w:rFonts w:ascii="Times New Roman" w:hAnsi="Times New Roman" w:cs="Times New Roman"/>
          <w:b/>
          <w:bCs/>
          <w:color w:val="000000" w:themeColor="text1"/>
        </w:rPr>
      </w:pPr>
    </w:p>
    <w:p w14:paraId="0C8E8139" w14:textId="77777777" w:rsidR="00D70118" w:rsidRPr="006E4CFD" w:rsidRDefault="00833659" w:rsidP="00C64C57">
      <w:pPr>
        <w:spacing w:line="360" w:lineRule="auto"/>
        <w:rPr>
          <w:rFonts w:ascii="Times New Roman" w:hAnsi="Times New Roman" w:cs="Times New Roman"/>
          <w:b/>
          <w:bCs/>
          <w:i/>
          <w:iCs/>
          <w:color w:val="000000" w:themeColor="text1"/>
        </w:rPr>
      </w:pPr>
      <w:r w:rsidRPr="006E4CFD">
        <w:rPr>
          <w:rFonts w:ascii="Times New Roman" w:hAnsi="Times New Roman" w:cs="Times New Roman"/>
          <w:b/>
          <w:bCs/>
          <w:i/>
          <w:iCs/>
          <w:color w:val="000000" w:themeColor="text1"/>
        </w:rPr>
        <w:t xml:space="preserve">Podocyte-specific </w:t>
      </w:r>
      <w:r w:rsidRPr="006E4CFD">
        <w:rPr>
          <w:rFonts w:ascii="Times New Roman" w:hAnsi="Times New Roman" w:cs="Times New Roman"/>
          <w:b/>
          <w:bCs/>
          <w:i/>
          <w:color w:val="000000" w:themeColor="text1"/>
        </w:rPr>
        <w:t>Cdkal1</w:t>
      </w:r>
      <w:r w:rsidRPr="006E4CFD">
        <w:rPr>
          <w:rFonts w:ascii="Times New Roman" w:hAnsi="Times New Roman" w:cs="Times New Roman"/>
          <w:b/>
          <w:bCs/>
          <w:i/>
          <w:iCs/>
          <w:color w:val="000000" w:themeColor="text1"/>
        </w:rPr>
        <w:t xml:space="preserve"> KO mice also exhibit the phenotypes of CKD progression upon increased kidney load.</w:t>
      </w:r>
    </w:p>
    <w:p w14:paraId="781A3870" w14:textId="359ABA0C" w:rsidR="00033E0D" w:rsidRPr="006E4CFD" w:rsidRDefault="00833659" w:rsidP="00C64C57">
      <w:pPr>
        <w:spacing w:line="360" w:lineRule="auto"/>
        <w:rPr>
          <w:rFonts w:ascii="Times New Roman" w:hAnsi="Times New Roman" w:cs="Times New Roman"/>
          <w:b/>
          <w:bCs/>
          <w:i/>
          <w:iCs/>
          <w:color w:val="000000" w:themeColor="text1"/>
        </w:rPr>
      </w:pPr>
      <w:r w:rsidRPr="006E4CFD">
        <w:rPr>
          <w:rFonts w:ascii="Times New Roman" w:hAnsi="Times New Roman" w:cs="Times New Roman"/>
          <w:color w:val="000000" w:themeColor="text1"/>
        </w:rPr>
        <w:lastRenderedPageBreak/>
        <w:t xml:space="preserve">In the experiments </w:t>
      </w:r>
      <w:r w:rsidR="00F62241" w:rsidRPr="006E4CFD">
        <w:rPr>
          <w:rFonts w:ascii="Times New Roman" w:hAnsi="Times New Roman" w:cs="Times New Roman"/>
          <w:color w:val="000000" w:themeColor="text1"/>
        </w:rPr>
        <w:t xml:space="preserve">described </w:t>
      </w:r>
      <w:r w:rsidRPr="006E4CFD">
        <w:rPr>
          <w:rFonts w:ascii="Times New Roman" w:hAnsi="Times New Roman" w:cs="Times New Roman"/>
          <w:color w:val="000000" w:themeColor="text1"/>
        </w:rPr>
        <w:t xml:space="preserve">above, systemic </w:t>
      </w:r>
      <w:r w:rsidRPr="006E4CFD">
        <w:rPr>
          <w:rFonts w:ascii="Times New Roman" w:hAnsi="Times New Roman" w:cs="Times New Roman"/>
          <w:i/>
          <w:iCs/>
          <w:color w:val="000000" w:themeColor="text1"/>
        </w:rPr>
        <w:t xml:space="preserve">Cdkal1 </w:t>
      </w:r>
      <w:r w:rsidRPr="006E4CFD">
        <w:rPr>
          <w:rFonts w:ascii="Times New Roman" w:hAnsi="Times New Roman" w:cs="Times New Roman"/>
          <w:color w:val="000000" w:themeColor="text1"/>
        </w:rPr>
        <w:t xml:space="preserve">KO mice showed kidney dysfunction and podocyte abnormalities. </w:t>
      </w:r>
      <w:r w:rsidR="009937CD" w:rsidRPr="006E4CFD">
        <w:rPr>
          <w:rFonts w:ascii="Times New Roman" w:hAnsi="Times New Roman" w:cs="Times New Roman"/>
          <w:color w:val="000000" w:themeColor="text1"/>
        </w:rPr>
        <w:t xml:space="preserve">To investigate whether these effects </w:t>
      </w:r>
      <w:r w:rsidR="00F62241" w:rsidRPr="006E4CFD">
        <w:rPr>
          <w:rFonts w:ascii="Times New Roman" w:hAnsi="Times New Roman" w:cs="Times New Roman"/>
          <w:color w:val="000000" w:themeColor="text1"/>
        </w:rPr>
        <w:t>i</w:t>
      </w:r>
      <w:r w:rsidR="009937CD" w:rsidRPr="006E4CFD">
        <w:rPr>
          <w:rFonts w:ascii="Times New Roman" w:hAnsi="Times New Roman" w:cs="Times New Roman"/>
          <w:color w:val="000000" w:themeColor="text1"/>
        </w:rPr>
        <w:t>n</w:t>
      </w:r>
      <w:r w:rsidR="00F62241" w:rsidRPr="006E4CFD">
        <w:rPr>
          <w:rFonts w:ascii="Times New Roman" w:hAnsi="Times New Roman" w:cs="Times New Roman"/>
          <w:color w:val="000000" w:themeColor="text1"/>
        </w:rPr>
        <w:t xml:space="preserve"> the</w:t>
      </w:r>
      <w:r w:rsidR="009937CD" w:rsidRPr="006E4CFD">
        <w:rPr>
          <w:rFonts w:ascii="Times New Roman" w:hAnsi="Times New Roman" w:cs="Times New Roman"/>
          <w:color w:val="000000" w:themeColor="text1"/>
        </w:rPr>
        <w:t xml:space="preserve"> kidney</w:t>
      </w:r>
      <w:r w:rsidRPr="006E4CFD">
        <w:rPr>
          <w:rFonts w:ascii="Times New Roman" w:hAnsi="Times New Roman" w:cs="Times New Roman"/>
          <w:color w:val="000000"/>
        </w:rPr>
        <w:t xml:space="preserve"> occurred i</w:t>
      </w:r>
      <w:r w:rsidR="00F62241" w:rsidRPr="006E4CFD">
        <w:rPr>
          <w:rFonts w:ascii="Times New Roman" w:hAnsi="Times New Roman" w:cs="Times New Roman"/>
          <w:color w:val="000000" w:themeColor="text1"/>
        </w:rPr>
        <w:t>ndependent</w:t>
      </w:r>
      <w:r w:rsidRPr="006E4CFD">
        <w:rPr>
          <w:rFonts w:ascii="Times New Roman" w:hAnsi="Times New Roman" w:cs="Times New Roman"/>
          <w:color w:val="000000"/>
        </w:rPr>
        <w:t xml:space="preserve"> </w:t>
      </w:r>
      <w:r w:rsidR="009937CD" w:rsidRPr="006E4CFD">
        <w:rPr>
          <w:rFonts w:ascii="Times New Roman" w:hAnsi="Times New Roman" w:cs="Times New Roman"/>
          <w:color w:val="000000" w:themeColor="text1"/>
        </w:rPr>
        <w:t>o</w:t>
      </w:r>
      <w:r w:rsidR="00F62241" w:rsidRPr="006E4CFD">
        <w:rPr>
          <w:rFonts w:ascii="Times New Roman" w:hAnsi="Times New Roman" w:cs="Times New Roman"/>
          <w:color w:val="000000" w:themeColor="text1"/>
        </w:rPr>
        <w:t>f</w:t>
      </w:r>
      <w:r w:rsidR="009937CD" w:rsidRPr="006E4CFD">
        <w:rPr>
          <w:rFonts w:ascii="Times New Roman" w:hAnsi="Times New Roman" w:cs="Times New Roman"/>
          <w:color w:val="000000" w:themeColor="text1"/>
        </w:rPr>
        <w:t xml:space="preserve"> DM</w:t>
      </w:r>
      <w:r w:rsidRPr="006E4CFD">
        <w:rPr>
          <w:rFonts w:ascii="Times New Roman" w:hAnsi="Times New Roman" w:cs="Times New Roman"/>
          <w:color w:val="000000" w:themeColor="text1"/>
        </w:rPr>
        <w:t xml:space="preserve">, we </w:t>
      </w:r>
      <w:r w:rsidR="009510AB" w:rsidRPr="006E4CFD">
        <w:rPr>
          <w:rFonts w:ascii="Times New Roman" w:hAnsi="Times New Roman" w:cs="Times New Roman"/>
          <w:color w:val="000000" w:themeColor="text1"/>
        </w:rPr>
        <w:t xml:space="preserve">next </w:t>
      </w:r>
      <w:r w:rsidRPr="006E4CFD">
        <w:rPr>
          <w:rFonts w:ascii="Times New Roman" w:hAnsi="Times New Roman" w:cs="Times New Roman"/>
          <w:color w:val="000000" w:themeColor="text1"/>
        </w:rPr>
        <w:t xml:space="preserve">generated podocyte-specific </w:t>
      </w:r>
      <w:r w:rsidRPr="006E4CFD">
        <w:rPr>
          <w:rFonts w:ascii="Times New Roman" w:hAnsi="Times New Roman" w:cs="Times New Roman"/>
          <w:i/>
          <w:iCs/>
          <w:color w:val="000000" w:themeColor="text1"/>
        </w:rPr>
        <w:t>Cdkal1</w:t>
      </w:r>
      <w:r w:rsidRPr="006E4CFD">
        <w:rPr>
          <w:rFonts w:ascii="Times New Roman" w:hAnsi="Times New Roman" w:cs="Times New Roman"/>
          <w:color w:val="000000" w:themeColor="text1"/>
        </w:rPr>
        <w:t xml:space="preserve"> KO mice by mating </w:t>
      </w:r>
      <w:r w:rsidR="00B44065" w:rsidRPr="006E4CFD">
        <w:rPr>
          <w:rStyle w:val="y2iqfc"/>
          <w:rFonts w:ascii="Times New Roman" w:hAnsi="Times New Roman" w:cs="Times New Roman"/>
          <w:color w:val="000000" w:themeColor="text1"/>
        </w:rPr>
        <w:t>f</w:t>
      </w:r>
      <w:r w:rsidR="00FD4871" w:rsidRPr="006E4CFD">
        <w:rPr>
          <w:rStyle w:val="y2iqfc"/>
          <w:rFonts w:ascii="Times New Roman" w:hAnsi="Times New Roman" w:cs="Times New Roman"/>
          <w:color w:val="000000" w:themeColor="text1"/>
        </w:rPr>
        <w:t>lox</w:t>
      </w:r>
      <w:r w:rsidR="00F62241" w:rsidRPr="006E4CFD">
        <w:rPr>
          <w:rStyle w:val="y2iqfc"/>
          <w:rFonts w:ascii="Times New Roman" w:hAnsi="Times New Roman" w:cs="Times New Roman"/>
          <w:color w:val="000000" w:themeColor="text1"/>
        </w:rPr>
        <w:t>ed</w:t>
      </w:r>
      <w:r w:rsidR="00B44065" w:rsidRPr="006E4CFD">
        <w:rPr>
          <w:rStyle w:val="y2iqfc"/>
          <w:rFonts w:ascii="Times New Roman" w:hAnsi="Times New Roman" w:cs="Times New Roman"/>
          <w:color w:val="000000" w:themeColor="text1"/>
        </w:rPr>
        <w:t xml:space="preserve"> </w:t>
      </w:r>
      <w:r w:rsidRPr="006E4CFD">
        <w:rPr>
          <w:rStyle w:val="y2iqfc"/>
          <w:rFonts w:ascii="Times New Roman" w:hAnsi="Times New Roman" w:cs="Times New Roman"/>
          <w:color w:val="000000" w:themeColor="text1"/>
        </w:rPr>
        <w:t>mice</w:t>
      </w:r>
      <w:r w:rsidRPr="006E4CFD">
        <w:rPr>
          <w:rFonts w:ascii="Times New Roman" w:hAnsi="Times New Roman" w:cs="Times New Roman"/>
          <w:color w:val="000000" w:themeColor="text1"/>
        </w:rPr>
        <w:t xml:space="preserve"> </w:t>
      </w:r>
      <w:r w:rsidR="00F62241" w:rsidRPr="006E4CFD">
        <w:rPr>
          <w:rFonts w:ascii="Times New Roman" w:hAnsi="Times New Roman" w:cs="Times New Roman"/>
          <w:color w:val="000000" w:themeColor="text1"/>
        </w:rPr>
        <w:t>with</w:t>
      </w:r>
      <w:r w:rsidRPr="006E4CFD">
        <w:rPr>
          <w:rFonts w:ascii="Times New Roman" w:hAnsi="Times New Roman" w:cs="Times New Roman"/>
          <w:color w:val="000000" w:themeColor="text1"/>
        </w:rPr>
        <w:t xml:space="preserve"> mice carrying </w:t>
      </w:r>
      <w:r w:rsidR="00A97EE2" w:rsidRPr="006E4CFD">
        <w:rPr>
          <w:rFonts w:ascii="Times New Roman" w:hAnsi="Times New Roman" w:cs="Times New Roman"/>
          <w:color w:val="000000" w:themeColor="text1"/>
        </w:rPr>
        <w:t xml:space="preserve">a </w:t>
      </w:r>
      <w:r w:rsidRPr="006E4CFD">
        <w:rPr>
          <w:rFonts w:ascii="Times New Roman" w:hAnsi="Times New Roman" w:cs="Times New Roman"/>
          <w:color w:val="000000" w:themeColor="text1"/>
        </w:rPr>
        <w:t xml:space="preserve">Cre recombinase </w:t>
      </w:r>
      <w:r w:rsidR="00A97EE2" w:rsidRPr="006E4CFD">
        <w:rPr>
          <w:rFonts w:ascii="Times New Roman" w:hAnsi="Times New Roman" w:cs="Times New Roman"/>
          <w:color w:val="000000" w:themeColor="text1"/>
        </w:rPr>
        <w:t xml:space="preserve">gene driven by </w:t>
      </w:r>
      <w:r w:rsidR="00F62241" w:rsidRPr="006E4CFD">
        <w:rPr>
          <w:rFonts w:ascii="Times New Roman" w:hAnsi="Times New Roman" w:cs="Times New Roman"/>
          <w:color w:val="000000" w:themeColor="text1"/>
        </w:rPr>
        <w:t xml:space="preserve">the </w:t>
      </w:r>
      <w:r w:rsidR="00A97EE2" w:rsidRPr="006E4CFD">
        <w:rPr>
          <w:rFonts w:ascii="Times New Roman" w:hAnsi="Times New Roman" w:cs="Times New Roman"/>
          <w:color w:val="000000" w:themeColor="text1"/>
        </w:rPr>
        <w:t xml:space="preserve">promoter </w:t>
      </w:r>
      <w:r w:rsidR="00F62241" w:rsidRPr="006E4CFD">
        <w:rPr>
          <w:rFonts w:ascii="Times New Roman" w:hAnsi="Times New Roman" w:cs="Times New Roman"/>
          <w:color w:val="000000" w:themeColor="text1"/>
        </w:rPr>
        <w:t>o</w:t>
      </w:r>
      <w:r w:rsidR="00A97EE2" w:rsidRPr="006E4CFD">
        <w:rPr>
          <w:rFonts w:ascii="Times New Roman" w:hAnsi="Times New Roman" w:cs="Times New Roman"/>
          <w:color w:val="000000" w:themeColor="text1"/>
        </w:rPr>
        <w:t>f</w:t>
      </w:r>
      <w:r w:rsidR="00F62241" w:rsidRPr="006E4CFD">
        <w:rPr>
          <w:rFonts w:ascii="Times New Roman" w:hAnsi="Times New Roman" w:cs="Times New Roman"/>
          <w:color w:val="000000" w:themeColor="text1"/>
        </w:rPr>
        <w:t xml:space="preserve"> the</w:t>
      </w:r>
      <w:r w:rsidR="00A97EE2" w:rsidRPr="006E4CFD">
        <w:rPr>
          <w:rFonts w:ascii="Times New Roman" w:hAnsi="Times New Roman" w:cs="Times New Roman"/>
          <w:color w:val="000000" w:themeColor="text1"/>
        </w:rPr>
        <w:t xml:space="preserve"> </w:t>
      </w:r>
      <w:r w:rsidR="00F62241" w:rsidRPr="006E4CFD">
        <w:rPr>
          <w:rFonts w:ascii="Times New Roman" w:hAnsi="Times New Roman" w:cs="Times New Roman"/>
          <w:color w:val="000000" w:themeColor="text1"/>
        </w:rPr>
        <w:t>p</w:t>
      </w:r>
      <w:r w:rsidR="00575846" w:rsidRPr="006E4CFD">
        <w:rPr>
          <w:rFonts w:ascii="Times New Roman" w:hAnsi="Times New Roman" w:cs="Times New Roman"/>
          <w:color w:val="000000" w:themeColor="text1"/>
        </w:rPr>
        <w:t xml:space="preserve">odocin-encoding </w:t>
      </w:r>
      <w:r w:rsidRPr="006E4CFD">
        <w:rPr>
          <w:rFonts w:ascii="Times New Roman" w:hAnsi="Times New Roman" w:cs="Times New Roman"/>
          <w:i/>
          <w:iCs/>
          <w:color w:val="000000" w:themeColor="text1"/>
        </w:rPr>
        <w:t>Nphs2</w:t>
      </w:r>
      <w:r w:rsidR="00F62241" w:rsidRPr="006E4CFD">
        <w:rPr>
          <w:rFonts w:ascii="Times New Roman" w:hAnsi="Times New Roman" w:cs="Times New Roman"/>
          <w:color w:val="000000" w:themeColor="text1"/>
        </w:rPr>
        <w:t xml:space="preserve"> gene,</w:t>
      </w:r>
      <w:r w:rsidR="00A97EE2" w:rsidRPr="006E4CFD">
        <w:rPr>
          <w:rFonts w:ascii="Times New Roman" w:hAnsi="Times New Roman" w:cs="Times New Roman"/>
          <w:color w:val="000000" w:themeColor="text1"/>
        </w:rPr>
        <w:t xml:space="preserve"> </w:t>
      </w:r>
      <w:r w:rsidR="00F62241" w:rsidRPr="006E4CFD">
        <w:rPr>
          <w:rFonts w:ascii="Times New Roman" w:hAnsi="Times New Roman" w:cs="Times New Roman"/>
          <w:color w:val="000000" w:themeColor="text1"/>
        </w:rPr>
        <w:t>to create</w:t>
      </w:r>
      <w:r w:rsidR="00A97EE2" w:rsidRPr="006E4CFD">
        <w:rPr>
          <w:rFonts w:ascii="Times New Roman" w:hAnsi="Times New Roman" w:cs="Times New Roman"/>
          <w:color w:val="000000" w:themeColor="text1"/>
        </w:rPr>
        <w:t xml:space="preserve"> </w:t>
      </w:r>
      <w:r w:rsidR="00F62241" w:rsidRPr="006E4CFD">
        <w:rPr>
          <w:rFonts w:ascii="Times New Roman" w:hAnsi="Times New Roman" w:cs="Times New Roman"/>
          <w:color w:val="000000" w:themeColor="text1"/>
        </w:rPr>
        <w:t xml:space="preserve">mice with </w:t>
      </w:r>
      <w:r w:rsidRPr="006E4CFD">
        <w:rPr>
          <w:rFonts w:ascii="Times New Roman" w:hAnsi="Times New Roman" w:cs="Times New Roman"/>
          <w:color w:val="000000" w:themeColor="text1"/>
        </w:rPr>
        <w:t>podocyte</w:t>
      </w:r>
      <w:r w:rsidR="00A97EE2"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specific </w:t>
      </w:r>
      <w:r w:rsidR="00A97EE2" w:rsidRPr="006E4CFD">
        <w:rPr>
          <w:rFonts w:ascii="Times New Roman" w:hAnsi="Times New Roman" w:cs="Times New Roman"/>
          <w:color w:val="000000" w:themeColor="text1"/>
        </w:rPr>
        <w:t>Cre expression</w:t>
      </w:r>
      <w:r w:rsidR="00FC5FE6" w:rsidRPr="006E4CFD">
        <w:rPr>
          <w:rFonts w:ascii="Times New Roman" w:hAnsi="Times New Roman" w:cs="Times New Roman"/>
          <w:color w:val="000000" w:themeColor="text1"/>
        </w:rPr>
        <w:t xml:space="preserve"> </w:t>
      </w:r>
      <w:r w:rsidR="00596A26" w:rsidRPr="006E4CFD">
        <w:rPr>
          <w:rFonts w:ascii="Times New Roman" w:hAnsi="Times New Roman" w:cs="Times New Roman"/>
          <w:color w:val="000000" w:themeColor="text1"/>
        </w:rPr>
        <w:fldChar w:fldCharType="begin"/>
      </w:r>
      <w:r w:rsidR="00291CBB" w:rsidRPr="006E4CFD">
        <w:rPr>
          <w:rFonts w:ascii="Times New Roman" w:hAnsi="Times New Roman" w:cs="Times New Roman"/>
          <w:color w:val="000000" w:themeColor="text1"/>
        </w:rPr>
        <w:instrText xml:space="preserve"> ADDIN EN.CITE &lt;EndNote&gt;&lt;Cite&gt;&lt;Author&gt;Moeller&lt;/Author&gt;&lt;Year&gt;2003&lt;/Year&gt;&lt;RecNum&gt;226&lt;/RecNum&gt;&lt;DisplayText&gt;(Moeller&lt;style face="italic"&gt; et al&lt;/style&gt;, 2003)&lt;/DisplayText&gt;&lt;record&gt;&lt;rec-number&gt;226&lt;/rec-number&gt;&lt;foreign-keys&gt;&lt;key app="EN" db-id="vp0a92wx6029e7efzf1p20awxta90r2rwvx0" timestamp="1733638510" guid="079878fe-44f5-4663-b093-a3248b37a73e"&gt;226&lt;/key&gt;&lt;/foreign-keys&gt;&lt;ref-type name="Journal Article"&gt;17&lt;/ref-type&gt;&lt;contributors&gt;&lt;authors&gt;&lt;author&gt;Moeller, M. J.&lt;/author&gt;&lt;author&gt;Sanden, S. K.&lt;/author&gt;&lt;author&gt;Soofi, A.&lt;/author&gt;&lt;author&gt;Wiggins, R. C.&lt;/author&gt;&lt;author&gt;Holzman, L. B.&lt;/author&gt;&lt;/authors&gt;&lt;/contributors&gt;&lt;auth-address&gt;Division of Nephrology, Department of Internal Medicine, University of Michigan Medical School, Ann Arbor, Michigan 48109, USA.&lt;/auth-address&gt;&lt;titles&gt;&lt;title&gt;Podocyte-specific expression of cre recombinase in transgenic mice&lt;/title&gt;&lt;secondary-title&gt;Genesis&lt;/secondary-title&gt;&lt;/titles&gt;&lt;periodical&gt;&lt;full-title&gt;Genesis&lt;/full-title&gt;&lt;/periodical&gt;&lt;pages&gt;39-42&lt;/pages&gt;&lt;volume&gt;35&lt;/volume&gt;&lt;number&gt;1&lt;/number&gt;&lt;keywords&gt;&lt;keyword&gt;Animals&lt;/keyword&gt;&lt;keyword&gt;Gene Expression&lt;/keyword&gt;&lt;keyword&gt;Genes, Reporter&lt;/keyword&gt;&lt;keyword&gt;Integrases/*biosynthesis&lt;/keyword&gt;&lt;keyword&gt;Intracellular Signaling Peptides and Proteins&lt;/keyword&gt;&lt;keyword&gt;Kidney Glomerulus/*cytology/metabolism&lt;/keyword&gt;&lt;keyword&gt;Membrane Proteins/metabolism&lt;/keyword&gt;&lt;keyword&gt;Mice&lt;/keyword&gt;&lt;keyword&gt;Mice, Transgenic&lt;/keyword&gt;&lt;keyword&gt;Organ Specificity&lt;/keyword&gt;&lt;keyword&gt;*Promoter Regions, Genetic&lt;/keyword&gt;&lt;keyword&gt;Tissue Distribution&lt;/keyword&gt;&lt;keyword&gt;Viral Proteins/*biosynthesis&lt;/keyword&gt;&lt;keyword&gt;beta-Galactosidase/metabolism&lt;/keyword&gt;&lt;/keywords&gt;&lt;dates&gt;&lt;year&gt;2003&lt;/year&gt;&lt;pub-dates&gt;&lt;date&gt;Jan&lt;/date&gt;&lt;/pub-dates&gt;&lt;/dates&gt;&lt;isbn&gt;1526-954X (Print)&amp;#xD;1526-954x&lt;/isbn&gt;&lt;accession-num&gt;12481297&lt;/accession-num&gt;&lt;urls&gt;&lt;/urls&gt;&lt;electronic-resource-num&gt;10.1002/gene.10164&lt;/electronic-resource-num&gt;&lt;remote-database-provider&gt;NLM&lt;/remote-database-provider&gt;&lt;language&gt;eng&lt;/language&gt;&lt;/record&gt;&lt;/Cite&gt;&lt;/EndNote&gt;</w:instrText>
      </w:r>
      <w:r w:rsidR="00596A26"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(Moeller</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2003)</w:t>
      </w:r>
      <w:r w:rsidR="00596A26"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w:t>
      </w:r>
      <w:r w:rsidR="00FC08B0" w:rsidRPr="006E4CFD">
        <w:rPr>
          <w:rFonts w:ascii="Times New Roman" w:hAnsi="Times New Roman" w:cs="Times New Roman"/>
          <w:color w:val="000000" w:themeColor="text1"/>
        </w:rPr>
        <w:t xml:space="preserve">The </w:t>
      </w:r>
      <w:r w:rsidR="000E39C4" w:rsidRPr="006E4CFD">
        <w:rPr>
          <w:rFonts w:ascii="Times New Roman" w:hAnsi="Times New Roman" w:cs="Times New Roman"/>
          <w:color w:val="000000" w:themeColor="text1"/>
        </w:rPr>
        <w:t xml:space="preserve">body mass of </w:t>
      </w:r>
      <w:r w:rsidR="00FC08B0" w:rsidRPr="006E4CFD">
        <w:rPr>
          <w:rFonts w:ascii="Times New Roman" w:hAnsi="Times New Roman" w:cs="Times New Roman"/>
          <w:color w:val="000000" w:themeColor="text1"/>
        </w:rPr>
        <w:t>podocyte</w:t>
      </w:r>
      <w:r w:rsidRPr="006E4CFD">
        <w:rPr>
          <w:rFonts w:ascii="Times New Roman" w:hAnsi="Times New Roman" w:cs="Times New Roman"/>
          <w:color w:val="000000" w:themeColor="text1"/>
        </w:rPr>
        <w:t xml:space="preserve">-specific </w:t>
      </w:r>
      <w:r w:rsidRPr="006E4CFD">
        <w:rPr>
          <w:rFonts w:ascii="Times New Roman" w:hAnsi="Times New Roman" w:cs="Times New Roman"/>
          <w:i/>
          <w:iCs/>
          <w:color w:val="000000" w:themeColor="text1"/>
        </w:rPr>
        <w:t>Cdkal1</w:t>
      </w:r>
      <w:r w:rsidRPr="006E4CFD">
        <w:rPr>
          <w:rFonts w:ascii="Times New Roman" w:hAnsi="Times New Roman" w:cs="Times New Roman"/>
          <w:color w:val="000000" w:themeColor="text1"/>
        </w:rPr>
        <w:t xml:space="preserve"> KO mice </w:t>
      </w:r>
      <w:r w:rsidR="000E39C4" w:rsidRPr="006E4CFD">
        <w:rPr>
          <w:rFonts w:ascii="Times New Roman" w:hAnsi="Times New Roman" w:cs="Times New Roman"/>
          <w:color w:val="000000" w:themeColor="text1"/>
        </w:rPr>
        <w:t xml:space="preserve">was not significantly different </w:t>
      </w:r>
      <w:r w:rsidR="00F62241" w:rsidRPr="006E4CFD">
        <w:rPr>
          <w:rFonts w:ascii="Times New Roman" w:hAnsi="Times New Roman" w:cs="Times New Roman"/>
          <w:color w:val="000000" w:themeColor="text1"/>
        </w:rPr>
        <w:t>from t</w:t>
      </w:r>
      <w:r w:rsidR="000E39C4" w:rsidRPr="006E4CFD">
        <w:rPr>
          <w:rFonts w:ascii="Times New Roman" w:hAnsi="Times New Roman" w:cs="Times New Roman"/>
          <w:color w:val="000000" w:themeColor="text1"/>
        </w:rPr>
        <w:t xml:space="preserve">hat of </w:t>
      </w:r>
      <w:r w:rsidR="007B0B80" w:rsidRPr="006E4CFD">
        <w:rPr>
          <w:rStyle w:val="y2iqfc"/>
          <w:rFonts w:ascii="Times New Roman" w:hAnsi="Times New Roman" w:cs="Times New Roman"/>
          <w:color w:val="000000" w:themeColor="text1"/>
        </w:rPr>
        <w:t>f</w:t>
      </w:r>
      <w:r w:rsidR="00FD4871" w:rsidRPr="006E4CFD">
        <w:rPr>
          <w:rStyle w:val="y2iqfc"/>
          <w:rFonts w:ascii="Times New Roman" w:hAnsi="Times New Roman" w:cs="Times New Roman"/>
          <w:color w:val="000000" w:themeColor="text1"/>
        </w:rPr>
        <w:t>lox</w:t>
      </w:r>
      <w:r w:rsidR="00F62241" w:rsidRPr="006E4CFD">
        <w:rPr>
          <w:rStyle w:val="y2iqfc"/>
          <w:rFonts w:ascii="Times New Roman" w:hAnsi="Times New Roman" w:cs="Times New Roman"/>
          <w:color w:val="000000" w:themeColor="text1"/>
        </w:rPr>
        <w:t>ed</w:t>
      </w:r>
      <w:r w:rsidR="00FD4871" w:rsidRPr="006E4CFD">
        <w:rPr>
          <w:rStyle w:val="y2iqfc"/>
          <w:rFonts w:ascii="Times New Roman" w:hAnsi="Times New Roman" w:cs="Times New Roman"/>
          <w:color w:val="000000" w:themeColor="text1"/>
        </w:rPr>
        <w:t xml:space="preserve"> </w:t>
      </w:r>
      <w:r w:rsidRPr="006E4CFD">
        <w:rPr>
          <w:rStyle w:val="y2iqfc"/>
          <w:rFonts w:ascii="Times New Roman" w:hAnsi="Times New Roman" w:cs="Times New Roman"/>
          <w:color w:val="000000" w:themeColor="text1"/>
        </w:rPr>
        <w:t>mice</w:t>
      </w:r>
      <w:r w:rsidRPr="006E4CFD">
        <w:rPr>
          <w:rFonts w:ascii="Times New Roman" w:hAnsi="Times New Roman" w:cs="Times New Roman"/>
          <w:color w:val="000000" w:themeColor="text1"/>
        </w:rPr>
        <w:t xml:space="preserve"> (Fig</w:t>
      </w:r>
      <w:r w:rsidR="002F57B1" w:rsidRPr="006E4CFD">
        <w:rPr>
          <w:rFonts w:ascii="Times New Roman" w:hAnsi="Times New Roman" w:cs="Times New Roman"/>
          <w:color w:val="000000" w:themeColor="text1"/>
        </w:rPr>
        <w:t>.</w:t>
      </w:r>
      <w:r w:rsidR="0070386F" w:rsidRPr="006E4CFD">
        <w:rPr>
          <w:rFonts w:ascii="Times New Roman" w:hAnsi="Times New Roman" w:cs="Times New Roman"/>
          <w:color w:val="000000" w:themeColor="text1"/>
        </w:rPr>
        <w:t xml:space="preserve"> </w:t>
      </w:r>
      <w:r w:rsidR="00EA225A" w:rsidRPr="006E4CFD">
        <w:rPr>
          <w:rFonts w:ascii="Times New Roman" w:hAnsi="Times New Roman" w:cs="Times New Roman"/>
          <w:color w:val="000000" w:themeColor="text1"/>
        </w:rPr>
        <w:t>2</w:t>
      </w:r>
      <w:r w:rsidR="002F57B1" w:rsidRPr="006E4CFD">
        <w:rPr>
          <w:rFonts w:ascii="Times New Roman" w:hAnsi="Times New Roman" w:cs="Times New Roman"/>
          <w:color w:val="000000" w:themeColor="text1"/>
        </w:rPr>
        <w:t>A</w:t>
      </w:r>
      <w:r w:rsidRPr="006E4CFD">
        <w:rPr>
          <w:rFonts w:ascii="Times New Roman" w:hAnsi="Times New Roman" w:cs="Times New Roman"/>
          <w:color w:val="000000" w:themeColor="text1"/>
        </w:rPr>
        <w:t>)</w:t>
      </w:r>
      <w:r w:rsidRPr="00ED6FAC">
        <w:rPr>
          <w:rFonts w:ascii="Times New Roman" w:hAnsi="Times New Roman" w:cs="Times New Roman"/>
          <w:color w:val="000000" w:themeColor="text1"/>
        </w:rPr>
        <w:t xml:space="preserve">. </w:t>
      </w:r>
      <w:r w:rsidR="00870504" w:rsidRPr="00ED6FAC">
        <w:rPr>
          <w:rFonts w:ascii="Times New Roman" w:hAnsi="Times New Roman" w:cs="Times New Roman"/>
          <w:color w:val="000000" w:themeColor="text1"/>
        </w:rPr>
        <w:t>Patients carrying variants in the</w:t>
      </w:r>
      <w:r w:rsidR="00870504" w:rsidRPr="00ED6FAC">
        <w:rPr>
          <w:rStyle w:val="apple-converted-space"/>
          <w:rFonts w:ascii="Times New Roman" w:hAnsi="Times New Roman" w:cs="Times New Roman"/>
          <w:color w:val="000000" w:themeColor="text1"/>
        </w:rPr>
        <w:t> </w:t>
      </w:r>
      <w:r w:rsidR="00870504" w:rsidRPr="00ED6FAC">
        <w:rPr>
          <w:rStyle w:val="Emphasis"/>
          <w:rFonts w:ascii="Times New Roman" w:hAnsi="Times New Roman" w:cs="Times New Roman"/>
          <w:color w:val="000000" w:themeColor="text1"/>
        </w:rPr>
        <w:t>CDKAL1</w:t>
      </w:r>
      <w:r w:rsidR="00870504" w:rsidRPr="00ED6FAC">
        <w:rPr>
          <w:rStyle w:val="apple-converted-space"/>
          <w:rFonts w:ascii="Times New Roman" w:hAnsi="Times New Roman" w:cs="Times New Roman"/>
          <w:color w:val="000000" w:themeColor="text1"/>
        </w:rPr>
        <w:t> </w:t>
      </w:r>
      <w:r w:rsidR="00870504" w:rsidRPr="00ED6FAC">
        <w:rPr>
          <w:rFonts w:ascii="Times New Roman" w:hAnsi="Times New Roman" w:cs="Times New Roman"/>
          <w:color w:val="000000" w:themeColor="text1"/>
        </w:rPr>
        <w:t>gene exhibit specific impairments in first-phase insulin secretion</w:t>
      </w:r>
      <w:r w:rsidR="007E22C5" w:rsidRPr="00ED6FAC">
        <w:rPr>
          <w:rFonts w:ascii="Times New Roman" w:hAnsi="Times New Roman" w:cs="Times New Roman"/>
          <w:color w:val="000000" w:themeColor="text1"/>
        </w:rPr>
        <w:t xml:space="preserve"> </w:t>
      </w:r>
      <w:r w:rsidR="007E22C5" w:rsidRPr="00ED6FAC">
        <w:rPr>
          <w:rFonts w:ascii="Times New Roman" w:hAnsi="Times New Roman" w:cs="Times New Roman"/>
          <w:color w:val="000000" w:themeColor="text1"/>
        </w:rPr>
        <w:fldChar w:fldCharType="begin">
          <w:fldData xml:space="preserve">PEVuZE5vdGU+PENpdGU+PEF1dGhvcj5Hcm9lbmV3b3VkPC9BdXRob3I+PFllYXI+MjAwODwvWWVh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</w:fldData>
        </w:fldChar>
      </w:r>
      <w:r w:rsidR="007E22C5" w:rsidRPr="00ED6FAC">
        <w:rPr>
          <w:rFonts w:ascii="Times New Roman" w:hAnsi="Times New Roman" w:cs="Times New Roman"/>
          <w:color w:val="000000" w:themeColor="text1"/>
        </w:rPr>
        <w:instrText xml:space="preserve"> ADDIN EN.CITE </w:instrText>
      </w:r>
      <w:r w:rsidR="007E22C5" w:rsidRPr="00ED6FAC">
        <w:rPr>
          <w:rFonts w:ascii="Times New Roman" w:hAnsi="Times New Roman" w:cs="Times New Roman"/>
          <w:color w:val="000000" w:themeColor="text1"/>
        </w:rPr>
        <w:fldChar w:fldCharType="begin">
          <w:fldData xml:space="preserve">PEVuZE5vdGU+PENpdGU+PEF1dGhvcj5Hcm9lbmV3b3VkPC9BdXRob3I+PFllYXI+MjAwODwvWWVh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</w:fldData>
        </w:fldChar>
      </w:r>
      <w:r w:rsidR="007E22C5" w:rsidRPr="00ED6FAC">
        <w:rPr>
          <w:rFonts w:ascii="Times New Roman" w:hAnsi="Times New Roman" w:cs="Times New Roman"/>
          <w:color w:val="000000" w:themeColor="text1"/>
        </w:rPr>
        <w:instrText xml:space="preserve"> ADDIN EN.CITE.DATA </w:instrText>
      </w:r>
      <w:r w:rsidR="007E22C5" w:rsidRPr="00ED6FAC">
        <w:rPr>
          <w:rFonts w:ascii="Times New Roman" w:hAnsi="Times New Roman" w:cs="Times New Roman"/>
          <w:color w:val="000000" w:themeColor="text1"/>
        </w:rPr>
      </w:r>
      <w:r w:rsidR="007E22C5" w:rsidRPr="00ED6FAC">
        <w:rPr>
          <w:rFonts w:ascii="Times New Roman" w:hAnsi="Times New Roman" w:cs="Times New Roman"/>
          <w:color w:val="000000" w:themeColor="text1"/>
        </w:rPr>
        <w:fldChar w:fldCharType="end"/>
      </w:r>
      <w:r w:rsidR="007E22C5" w:rsidRPr="00ED6FAC">
        <w:rPr>
          <w:rFonts w:ascii="Times New Roman" w:hAnsi="Times New Roman" w:cs="Times New Roman"/>
          <w:color w:val="000000" w:themeColor="text1"/>
        </w:rPr>
      </w:r>
      <w:r w:rsidR="007E22C5" w:rsidRPr="00ED6FAC">
        <w:rPr>
          <w:rFonts w:ascii="Times New Roman" w:hAnsi="Times New Roman" w:cs="Times New Roman"/>
          <w:color w:val="000000" w:themeColor="text1"/>
        </w:rPr>
        <w:fldChar w:fldCharType="separate"/>
      </w:r>
      <w:r w:rsidR="007E22C5" w:rsidRPr="00ED6FAC">
        <w:rPr>
          <w:rFonts w:ascii="Times New Roman" w:hAnsi="Times New Roman" w:cs="Times New Roman"/>
          <w:noProof/>
          <w:color w:val="000000" w:themeColor="text1"/>
        </w:rPr>
        <w:t>(Groenewoud</w:t>
      </w:r>
      <w:r w:rsidR="007E22C5" w:rsidRPr="00ED6FAC">
        <w:rPr>
          <w:rFonts w:ascii="Times New Roman" w:hAnsi="Times New Roman" w:cs="Times New Roman"/>
          <w:i/>
          <w:noProof/>
          <w:color w:val="000000" w:themeColor="text1"/>
        </w:rPr>
        <w:t xml:space="preserve"> et al</w:t>
      </w:r>
      <w:r w:rsidR="007E22C5" w:rsidRPr="00ED6FAC">
        <w:rPr>
          <w:rFonts w:ascii="Times New Roman" w:hAnsi="Times New Roman" w:cs="Times New Roman"/>
          <w:noProof/>
          <w:color w:val="000000" w:themeColor="text1"/>
        </w:rPr>
        <w:t>, 2008)</w:t>
      </w:r>
      <w:r w:rsidR="007E22C5" w:rsidRPr="00ED6FAC">
        <w:rPr>
          <w:rFonts w:ascii="Times New Roman" w:hAnsi="Times New Roman" w:cs="Times New Roman"/>
          <w:color w:val="000000" w:themeColor="text1"/>
        </w:rPr>
        <w:fldChar w:fldCharType="end"/>
      </w:r>
      <w:r w:rsidR="00870504" w:rsidRPr="00ED6FAC">
        <w:rPr>
          <w:rFonts w:ascii="Times New Roman" w:hAnsi="Times New Roman" w:cs="Times New Roman"/>
          <w:color w:val="000000" w:themeColor="text1"/>
        </w:rPr>
        <w:t>. Consistently, pancreatic β-cell</w:t>
      </w:r>
      <w:r w:rsidR="00922482" w:rsidRPr="00ED6FAC">
        <w:rPr>
          <w:rFonts w:ascii="Times New Roman" w:hAnsi="Times New Roman" w:cs="Times New Roman"/>
          <w:color w:val="000000" w:themeColor="text1"/>
        </w:rPr>
        <w:t>-</w:t>
      </w:r>
      <w:r w:rsidR="00870504" w:rsidRPr="00ED6FAC">
        <w:rPr>
          <w:rFonts w:ascii="Times New Roman" w:hAnsi="Times New Roman" w:cs="Times New Roman"/>
          <w:color w:val="000000" w:themeColor="text1"/>
        </w:rPr>
        <w:t>specific</w:t>
      </w:r>
      <w:r w:rsidR="00870504" w:rsidRPr="00ED6FAC">
        <w:rPr>
          <w:rStyle w:val="apple-converted-space"/>
          <w:rFonts w:ascii="Times New Roman" w:hAnsi="Times New Roman" w:cs="Times New Roman"/>
          <w:color w:val="000000" w:themeColor="text1"/>
        </w:rPr>
        <w:t> </w:t>
      </w:r>
      <w:r w:rsidR="00870504" w:rsidRPr="00ED6FAC">
        <w:rPr>
          <w:rStyle w:val="Emphasis"/>
          <w:rFonts w:ascii="Times New Roman" w:hAnsi="Times New Roman" w:cs="Times New Roman"/>
          <w:color w:val="000000" w:themeColor="text1"/>
        </w:rPr>
        <w:t>Cdkal1</w:t>
      </w:r>
      <w:r w:rsidR="00870504" w:rsidRPr="00ED6FAC">
        <w:rPr>
          <w:rStyle w:val="apple-converted-space"/>
          <w:rFonts w:ascii="Times New Roman" w:hAnsi="Times New Roman" w:cs="Times New Roman"/>
          <w:color w:val="000000" w:themeColor="text1"/>
        </w:rPr>
        <w:t> </w:t>
      </w:r>
      <w:r w:rsidR="002B752F" w:rsidRPr="00ED6FAC">
        <w:rPr>
          <w:rFonts w:ascii="Times New Roman" w:hAnsi="Times New Roman" w:cs="Times New Roman"/>
          <w:color w:val="000000" w:themeColor="text1"/>
        </w:rPr>
        <w:t xml:space="preserve">KO </w:t>
      </w:r>
      <w:r w:rsidR="00870504" w:rsidRPr="00ED6FAC">
        <w:rPr>
          <w:rFonts w:ascii="Times New Roman" w:hAnsi="Times New Roman" w:cs="Times New Roman"/>
          <w:color w:val="000000" w:themeColor="text1"/>
        </w:rPr>
        <w:t xml:space="preserve">mice display impaired glucose tolerance compared with floxed </w:t>
      </w:r>
      <w:r w:rsidR="0091393B" w:rsidRPr="00ED6FAC">
        <w:rPr>
          <w:rFonts w:ascii="Times New Roman" w:hAnsi="Times New Roman" w:cs="Times New Roman"/>
          <w:color w:val="000000" w:themeColor="text1"/>
        </w:rPr>
        <w:t>mice</w:t>
      </w:r>
      <w:r w:rsidR="00870504" w:rsidRPr="00ED6FAC">
        <w:rPr>
          <w:rFonts w:ascii="Times New Roman" w:hAnsi="Times New Roman" w:cs="Times New Roman"/>
          <w:color w:val="000000" w:themeColor="text1"/>
        </w:rPr>
        <w:t>, and plasma insulin levels measured 15 min</w:t>
      </w:r>
      <w:r w:rsidR="00FD5353" w:rsidRPr="00ED6FAC">
        <w:rPr>
          <w:rFonts w:ascii="Times New Roman" w:hAnsi="Times New Roman" w:cs="Times New Roman"/>
          <w:color w:val="000000" w:themeColor="text1"/>
        </w:rPr>
        <w:t>utes</w:t>
      </w:r>
      <w:r w:rsidR="00870504" w:rsidRPr="00ED6FAC">
        <w:rPr>
          <w:rFonts w:ascii="Times New Roman" w:hAnsi="Times New Roman" w:cs="Times New Roman"/>
          <w:color w:val="000000" w:themeColor="text1"/>
        </w:rPr>
        <w:t xml:space="preserve"> after glucose loading are significantly reduced in β-cell KO mice </w:t>
      </w:r>
      <w:r w:rsidR="007E22C5" w:rsidRPr="00ED6FAC">
        <w:rPr>
          <w:rFonts w:ascii="Times New Roman" w:hAnsi="Times New Roman" w:cs="Times New Roman"/>
          <w:color w:val="000000" w:themeColor="text1"/>
        </w:rPr>
        <w:fldChar w:fldCharType="begin">
          <w:fldData xml:space="preserve">PEVuZE5vdGU+PENpdGU+PEF1dGhvcj5XZWk8L0F1dGhvcj48WWVhcj4yMDExPC9ZZWFyPjxSZWNO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</w:fldData>
        </w:fldChar>
      </w:r>
      <w:r w:rsidR="007E22C5" w:rsidRPr="00ED6FAC">
        <w:rPr>
          <w:rFonts w:ascii="Times New Roman" w:hAnsi="Times New Roman" w:cs="Times New Roman"/>
          <w:color w:val="000000" w:themeColor="text1"/>
        </w:rPr>
        <w:instrText xml:space="preserve"> ADDIN EN.CITE </w:instrText>
      </w:r>
      <w:r w:rsidR="007E22C5" w:rsidRPr="00ED6FAC">
        <w:rPr>
          <w:rFonts w:ascii="Times New Roman" w:hAnsi="Times New Roman" w:cs="Times New Roman"/>
          <w:color w:val="000000" w:themeColor="text1"/>
        </w:rPr>
        <w:fldChar w:fldCharType="begin">
          <w:fldData xml:space="preserve">PEVuZE5vdGU+PENpdGU+PEF1dGhvcj5XZWk8L0F1dGhvcj48WWVhcj4yMDExPC9ZZWFyPjxSZWNO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</w:fldData>
        </w:fldChar>
      </w:r>
      <w:r w:rsidR="007E22C5" w:rsidRPr="00ED6FAC">
        <w:rPr>
          <w:rFonts w:ascii="Times New Roman" w:hAnsi="Times New Roman" w:cs="Times New Roman"/>
          <w:color w:val="000000" w:themeColor="text1"/>
        </w:rPr>
        <w:instrText xml:space="preserve"> ADDIN EN.CITE.DATA </w:instrText>
      </w:r>
      <w:r w:rsidR="007E22C5" w:rsidRPr="00ED6FAC">
        <w:rPr>
          <w:rFonts w:ascii="Times New Roman" w:hAnsi="Times New Roman" w:cs="Times New Roman"/>
          <w:color w:val="000000" w:themeColor="text1"/>
        </w:rPr>
      </w:r>
      <w:r w:rsidR="007E22C5" w:rsidRPr="00ED6FAC">
        <w:rPr>
          <w:rFonts w:ascii="Times New Roman" w:hAnsi="Times New Roman" w:cs="Times New Roman"/>
          <w:color w:val="000000" w:themeColor="text1"/>
        </w:rPr>
        <w:fldChar w:fldCharType="end"/>
      </w:r>
      <w:r w:rsidR="007E22C5" w:rsidRPr="00ED6FAC">
        <w:rPr>
          <w:rFonts w:ascii="Times New Roman" w:hAnsi="Times New Roman" w:cs="Times New Roman"/>
          <w:color w:val="000000" w:themeColor="text1"/>
        </w:rPr>
      </w:r>
      <w:r w:rsidR="007E22C5" w:rsidRPr="00ED6FAC">
        <w:rPr>
          <w:rFonts w:ascii="Times New Roman" w:hAnsi="Times New Roman" w:cs="Times New Roman"/>
          <w:color w:val="000000" w:themeColor="text1"/>
        </w:rPr>
        <w:fldChar w:fldCharType="separate"/>
      </w:r>
      <w:r w:rsidR="007E22C5" w:rsidRPr="00ED6FAC">
        <w:rPr>
          <w:rFonts w:ascii="Times New Roman" w:hAnsi="Times New Roman" w:cs="Times New Roman"/>
          <w:noProof/>
          <w:color w:val="000000" w:themeColor="text1"/>
        </w:rPr>
        <w:t>(Wei</w:t>
      </w:r>
      <w:r w:rsidR="007E22C5" w:rsidRPr="00ED6FAC">
        <w:rPr>
          <w:rFonts w:ascii="Times New Roman" w:hAnsi="Times New Roman" w:cs="Times New Roman"/>
          <w:i/>
          <w:noProof/>
          <w:color w:val="000000" w:themeColor="text1"/>
        </w:rPr>
        <w:t xml:space="preserve"> et al.</w:t>
      </w:r>
      <w:r w:rsidR="007E22C5" w:rsidRPr="00ED6FAC">
        <w:rPr>
          <w:rFonts w:ascii="Times New Roman" w:hAnsi="Times New Roman" w:cs="Times New Roman"/>
          <w:noProof/>
          <w:color w:val="000000" w:themeColor="text1"/>
        </w:rPr>
        <w:t>, 2011)</w:t>
      </w:r>
      <w:r w:rsidR="007E22C5" w:rsidRPr="00ED6FAC">
        <w:rPr>
          <w:rFonts w:ascii="Times New Roman" w:hAnsi="Times New Roman" w:cs="Times New Roman"/>
          <w:color w:val="000000" w:themeColor="text1"/>
        </w:rPr>
        <w:fldChar w:fldCharType="end"/>
      </w:r>
      <w:r w:rsidR="00870504" w:rsidRPr="00ED6FAC">
        <w:rPr>
          <w:rFonts w:ascii="Times New Roman" w:hAnsi="Times New Roman" w:cs="Times New Roman"/>
          <w:color w:val="000000" w:themeColor="text1"/>
        </w:rPr>
        <w:t>.</w:t>
      </w:r>
      <w:r w:rsidR="0091393B" w:rsidRPr="00ED6FAC">
        <w:rPr>
          <w:rFonts w:ascii="Times New Roman" w:hAnsi="Times New Roman" w:cs="Times New Roman"/>
          <w:color w:val="000000" w:themeColor="text1"/>
        </w:rPr>
        <w:t xml:space="preserve"> </w:t>
      </w:r>
      <w:bookmarkStart w:id="1" w:name="_Hlk214695355"/>
      <w:r w:rsidR="00870504" w:rsidRPr="00ED6FAC">
        <w:rPr>
          <w:rFonts w:ascii="Times New Roman" w:hAnsi="Times New Roman" w:cs="Times New Roman"/>
          <w:color w:val="000000" w:themeColor="text1"/>
        </w:rPr>
        <w:t>To verify that pancreatic function and insulin production were not compromised in podocyte</w:t>
      </w:r>
      <w:r w:rsidR="0091393B" w:rsidRPr="00ED6FAC">
        <w:rPr>
          <w:rFonts w:ascii="Times New Roman" w:hAnsi="Times New Roman" w:cs="Times New Roman"/>
          <w:color w:val="000000" w:themeColor="text1"/>
        </w:rPr>
        <w:t>-</w:t>
      </w:r>
      <w:r w:rsidR="00870504" w:rsidRPr="00ED6FAC">
        <w:rPr>
          <w:rFonts w:ascii="Times New Roman" w:hAnsi="Times New Roman" w:cs="Times New Roman"/>
          <w:color w:val="000000" w:themeColor="text1"/>
        </w:rPr>
        <w:t>specific</w:t>
      </w:r>
      <w:r w:rsidR="00870504" w:rsidRPr="00ED6FAC">
        <w:rPr>
          <w:rStyle w:val="apple-converted-space"/>
          <w:rFonts w:ascii="Times New Roman" w:hAnsi="Times New Roman" w:cs="Times New Roman"/>
          <w:color w:val="000000" w:themeColor="text1"/>
        </w:rPr>
        <w:t> </w:t>
      </w:r>
      <w:r w:rsidR="00870504" w:rsidRPr="00ED6FAC">
        <w:rPr>
          <w:rStyle w:val="Emphasis"/>
          <w:rFonts w:ascii="Times New Roman" w:hAnsi="Times New Roman" w:cs="Times New Roman"/>
          <w:color w:val="000000" w:themeColor="text1"/>
        </w:rPr>
        <w:t>Cdkal1</w:t>
      </w:r>
      <w:r w:rsidR="00870504" w:rsidRPr="00ED6FAC">
        <w:rPr>
          <w:rStyle w:val="apple-converted-space"/>
          <w:rFonts w:ascii="Times New Roman" w:hAnsi="Times New Roman" w:cs="Times New Roman"/>
          <w:color w:val="000000" w:themeColor="text1"/>
        </w:rPr>
        <w:t> </w:t>
      </w:r>
      <w:r w:rsidR="00870504" w:rsidRPr="00ED6FAC">
        <w:rPr>
          <w:rFonts w:ascii="Times New Roman" w:hAnsi="Times New Roman" w:cs="Times New Roman"/>
          <w:color w:val="000000" w:themeColor="text1"/>
        </w:rPr>
        <w:t>KO mice and to ensure that renal dysfunction was not secondary to defects in other organs, we performed an intraperitoneal glucose tolerance test and monitored insulin secretion during the test.</w:t>
      </w:r>
      <w:bookmarkEnd w:id="1"/>
      <w:r w:rsidR="00870504" w:rsidRPr="00ED6FAC">
        <w:rPr>
          <w:rFonts w:ascii="Times New Roman" w:hAnsi="Times New Roman" w:cs="Times New Roman"/>
          <w:color w:val="000000" w:themeColor="text1"/>
        </w:rPr>
        <w:t xml:space="preserve"> Podocyte-specific</w:t>
      </w:r>
      <w:r w:rsidR="00870504" w:rsidRPr="00ED6FAC">
        <w:rPr>
          <w:rStyle w:val="apple-converted-space"/>
          <w:rFonts w:ascii="Times New Roman" w:hAnsi="Times New Roman" w:cs="Times New Roman"/>
          <w:color w:val="000000" w:themeColor="text1"/>
        </w:rPr>
        <w:t> </w:t>
      </w:r>
      <w:r w:rsidR="00870504" w:rsidRPr="00ED6FAC">
        <w:rPr>
          <w:rStyle w:val="Emphasis"/>
          <w:rFonts w:ascii="Times New Roman" w:hAnsi="Times New Roman" w:cs="Times New Roman"/>
          <w:color w:val="000000" w:themeColor="text1"/>
        </w:rPr>
        <w:t>Cdkal1</w:t>
      </w:r>
      <w:r w:rsidR="00870504" w:rsidRPr="00ED6FAC">
        <w:rPr>
          <w:rStyle w:val="apple-converted-space"/>
          <w:rFonts w:ascii="Times New Roman" w:hAnsi="Times New Roman" w:cs="Times New Roman"/>
          <w:color w:val="000000" w:themeColor="text1"/>
        </w:rPr>
        <w:t> </w:t>
      </w:r>
      <w:r w:rsidR="00870504" w:rsidRPr="00ED6FAC">
        <w:rPr>
          <w:rFonts w:ascii="Times New Roman" w:hAnsi="Times New Roman" w:cs="Times New Roman"/>
          <w:color w:val="000000" w:themeColor="text1"/>
        </w:rPr>
        <w:t>KO mice exhibited normal glucose tolerance and insulin secretion, indicating that pancreatic function and insulin production were unaffected</w:t>
      </w:r>
      <w:r w:rsidR="00AB49E6" w:rsidRPr="00ED6FAC">
        <w:rPr>
          <w:rFonts w:ascii="Times New Roman" w:hAnsi="Times New Roman" w:cs="Times New Roman"/>
          <w:color w:val="000000" w:themeColor="text1"/>
        </w:rPr>
        <w:t xml:space="preserve"> (</w:t>
      </w:r>
      <w:r w:rsidR="00176F2B" w:rsidRPr="00ED6FAC">
        <w:rPr>
          <w:rFonts w:ascii="Times New Roman" w:hAnsi="Times New Roman" w:cs="Times New Roman"/>
          <w:color w:val="000000" w:themeColor="text1"/>
        </w:rPr>
        <w:t>Fig. 2B</w:t>
      </w:r>
      <w:r w:rsidR="00A777ED" w:rsidRPr="00ED6FAC">
        <w:rPr>
          <w:rFonts w:ascii="Times New Roman" w:hAnsi="Times New Roman" w:cs="Times New Roman"/>
          <w:color w:val="000000" w:themeColor="text1"/>
        </w:rPr>
        <w:t xml:space="preserve">, </w:t>
      </w:r>
      <w:r w:rsidR="00176F2B" w:rsidRPr="00ED6FAC">
        <w:rPr>
          <w:rFonts w:ascii="Times New Roman" w:hAnsi="Times New Roman" w:cs="Times New Roman"/>
          <w:color w:val="000000" w:themeColor="text1"/>
        </w:rPr>
        <w:t>C</w:t>
      </w:r>
      <w:r w:rsidR="00AB49E6" w:rsidRPr="00ED6FAC">
        <w:rPr>
          <w:rFonts w:ascii="Times New Roman" w:hAnsi="Times New Roman" w:cs="Times New Roman"/>
          <w:color w:val="000000" w:themeColor="text1"/>
        </w:rPr>
        <w:t>)</w:t>
      </w:r>
      <w:r w:rsidR="00870504" w:rsidRPr="00ED6FAC">
        <w:rPr>
          <w:rFonts w:ascii="Times New Roman" w:hAnsi="Times New Roman" w:cs="Times New Roman"/>
          <w:color w:val="000000" w:themeColor="text1"/>
        </w:rPr>
        <w:t>.</w:t>
      </w:r>
      <w:r w:rsidR="0091393B" w:rsidRPr="00ED6FAC">
        <w:rPr>
          <w:rFonts w:ascii="Times New Roman" w:hAnsi="Times New Roman" w:cs="Times New Roman"/>
          <w:color w:val="000000" w:themeColor="text1"/>
        </w:rPr>
        <w:t xml:space="preserve"> </w:t>
      </w:r>
      <w:r w:rsidR="007B1A7D" w:rsidRPr="00ED6FAC">
        <w:rPr>
          <w:rFonts w:ascii="Times New Roman" w:hAnsi="Times New Roman" w:cs="Times New Roman"/>
          <w:color w:val="000000" w:themeColor="text1"/>
        </w:rPr>
        <w:t>In the glomeruli of podocyte-specific</w:t>
      </w:r>
      <w:r w:rsidR="007B1A7D" w:rsidRPr="00ED6FAC">
        <w:rPr>
          <w:rStyle w:val="apple-converted-space"/>
          <w:rFonts w:ascii="Times New Roman" w:hAnsi="Times New Roman" w:cs="Times New Roman"/>
          <w:color w:val="000000" w:themeColor="text1"/>
        </w:rPr>
        <w:t> </w:t>
      </w:r>
      <w:r w:rsidR="007B1A7D" w:rsidRPr="00ED6FAC">
        <w:rPr>
          <w:rStyle w:val="Emphasis"/>
          <w:rFonts w:ascii="Times New Roman" w:hAnsi="Times New Roman" w:cs="Times New Roman"/>
          <w:color w:val="000000" w:themeColor="text1"/>
        </w:rPr>
        <w:t>Cdkal1</w:t>
      </w:r>
      <w:r w:rsidR="007B1A7D" w:rsidRPr="00ED6FAC">
        <w:rPr>
          <w:rStyle w:val="apple-converted-space"/>
          <w:rFonts w:ascii="Times New Roman" w:hAnsi="Times New Roman" w:cs="Times New Roman"/>
          <w:color w:val="000000" w:themeColor="text1"/>
        </w:rPr>
        <w:t> </w:t>
      </w:r>
      <w:r w:rsidR="007B1A7D" w:rsidRPr="00ED6FAC">
        <w:rPr>
          <w:rFonts w:ascii="Times New Roman" w:hAnsi="Times New Roman" w:cs="Times New Roman"/>
          <w:color w:val="000000" w:themeColor="text1"/>
        </w:rPr>
        <w:t xml:space="preserve">KO mice, immunostaining showed no colocalization of CDKAL1 with the podocyte-specific proteins </w:t>
      </w:r>
      <w:r w:rsidR="00CD2FFD" w:rsidRPr="00ED6FAC">
        <w:rPr>
          <w:rFonts w:ascii="Times New Roman" w:hAnsi="Times New Roman" w:cs="Times New Roman"/>
          <w:color w:val="000000" w:themeColor="text1"/>
        </w:rPr>
        <w:t>n</w:t>
      </w:r>
      <w:r w:rsidR="007B1A7D" w:rsidRPr="00ED6FAC">
        <w:rPr>
          <w:rFonts w:ascii="Times New Roman" w:hAnsi="Times New Roman" w:cs="Times New Roman"/>
          <w:color w:val="000000" w:themeColor="text1"/>
        </w:rPr>
        <w:t xml:space="preserve">ephrin and </w:t>
      </w:r>
      <w:r w:rsidR="00CD2FFD" w:rsidRPr="00ED6FAC">
        <w:rPr>
          <w:rFonts w:ascii="Times New Roman" w:hAnsi="Times New Roman" w:cs="Times New Roman"/>
          <w:color w:val="000000" w:themeColor="text1"/>
        </w:rPr>
        <w:t>s</w:t>
      </w:r>
      <w:r w:rsidR="007B1A7D" w:rsidRPr="00ED6FAC">
        <w:rPr>
          <w:rFonts w:ascii="Times New Roman" w:hAnsi="Times New Roman" w:cs="Times New Roman"/>
          <w:color w:val="000000" w:themeColor="text1"/>
        </w:rPr>
        <w:t>ynaptopodin</w:t>
      </w:r>
      <w:r w:rsidR="00E35583" w:rsidRPr="00ED6FAC">
        <w:rPr>
          <w:rFonts w:ascii="Times New Roman" w:hAnsi="Times New Roman" w:cs="Times New Roman"/>
          <w:color w:val="000000" w:themeColor="text1"/>
        </w:rPr>
        <w:t xml:space="preserve"> (A</w:t>
      </w:r>
      <w:r w:rsidR="007B1A7D" w:rsidRPr="00ED6FAC">
        <w:rPr>
          <w:rFonts w:ascii="Times New Roman" w:hAnsi="Times New Roman" w:cs="Times New Roman"/>
          <w:color w:val="000000" w:themeColor="text1"/>
        </w:rPr>
        <w:t xml:space="preserve">ppendix </w:t>
      </w:r>
      <w:r w:rsidR="00361525" w:rsidRPr="00ED6FAC">
        <w:rPr>
          <w:rFonts w:ascii="Times New Roman" w:hAnsi="Times New Roman" w:cs="Times New Roman"/>
          <w:color w:val="000000" w:themeColor="text1"/>
        </w:rPr>
        <w:t xml:space="preserve">Fig. </w:t>
      </w:r>
      <w:r w:rsidR="00961963" w:rsidRPr="00ED6FAC">
        <w:rPr>
          <w:rFonts w:ascii="Times New Roman" w:hAnsi="Times New Roman" w:cs="Times New Roman"/>
          <w:color w:val="000000" w:themeColor="text1"/>
        </w:rPr>
        <w:t>S</w:t>
      </w:r>
      <w:r w:rsidR="007B1A7D" w:rsidRPr="00ED6FAC">
        <w:rPr>
          <w:rFonts w:ascii="Times New Roman" w:hAnsi="Times New Roman" w:cs="Times New Roman"/>
          <w:color w:val="000000" w:themeColor="text1"/>
        </w:rPr>
        <w:t>2A</w:t>
      </w:r>
      <w:r w:rsidR="00E35583" w:rsidRPr="00ED6FAC">
        <w:rPr>
          <w:rFonts w:ascii="Times New Roman" w:hAnsi="Times New Roman" w:cs="Times New Roman"/>
          <w:color w:val="000000" w:themeColor="text1"/>
        </w:rPr>
        <w:t>)</w:t>
      </w:r>
      <w:r w:rsidR="007B1A7D" w:rsidRPr="00ED6FAC">
        <w:rPr>
          <w:rFonts w:ascii="Times New Roman" w:hAnsi="Times New Roman" w:cs="Times New Roman"/>
          <w:color w:val="000000" w:themeColor="text1"/>
        </w:rPr>
        <w:t>.</w:t>
      </w:r>
      <w:r w:rsidR="007B1A7D" w:rsidRPr="00ED6FAC">
        <w:rPr>
          <w:rFonts w:ascii="-webkit-standard" w:hAnsi="-webkit-standard"/>
          <w:color w:val="000000" w:themeColor="text1"/>
          <w:sz w:val="27"/>
          <w:szCs w:val="27"/>
        </w:rPr>
        <w:t xml:space="preserve">　</w:t>
      </w:r>
      <w:r w:rsidR="000F44F4" w:rsidRPr="006E4CFD">
        <w:rPr>
          <w:rFonts w:ascii="Times New Roman" w:hAnsi="Times New Roman" w:cs="Times New Roman"/>
          <w:color w:val="000000" w:themeColor="text1"/>
        </w:rPr>
        <w:t>Next, we performed PAS staining</w:t>
      </w:r>
      <w:r w:rsidR="00F62241" w:rsidRPr="006E4CFD">
        <w:rPr>
          <w:rFonts w:ascii="Times New Roman" w:hAnsi="Times New Roman" w:cs="Times New Roman"/>
          <w:color w:val="000000" w:themeColor="text1"/>
        </w:rPr>
        <w:t>,</w:t>
      </w:r>
      <w:r w:rsidR="000F44F4" w:rsidRPr="006E4CFD">
        <w:rPr>
          <w:rFonts w:ascii="Times New Roman" w:hAnsi="Times New Roman" w:cs="Times New Roman"/>
          <w:color w:val="000000" w:themeColor="text1"/>
        </w:rPr>
        <w:t xml:space="preserve"> and </w:t>
      </w:r>
      <w:r w:rsidR="00F62241" w:rsidRPr="006E4CFD">
        <w:rPr>
          <w:rFonts w:ascii="Times New Roman" w:hAnsi="Times New Roman" w:cs="Times New Roman"/>
          <w:color w:val="000000" w:themeColor="text1"/>
        </w:rPr>
        <w:t>foun</w:t>
      </w:r>
      <w:r w:rsidR="000F44F4" w:rsidRPr="006E4CFD">
        <w:rPr>
          <w:rFonts w:ascii="Times New Roman" w:hAnsi="Times New Roman" w:cs="Times New Roman"/>
          <w:color w:val="000000" w:themeColor="text1"/>
        </w:rPr>
        <w:t>d no morphologic</w:t>
      </w:r>
      <w:r w:rsidRPr="006E4CFD">
        <w:rPr>
          <w:rFonts w:ascii="Times New Roman" w:hAnsi="Times New Roman" w:cs="Times New Roman"/>
          <w:color w:val="000000"/>
        </w:rPr>
        <w:t xml:space="preserve"> abnormalities in the kidney glomeruli of</w:t>
      </w:r>
      <w:r w:rsidR="00F62241" w:rsidRPr="006E4CFD">
        <w:rPr>
          <w:rFonts w:ascii="Times New Roman" w:hAnsi="Times New Roman" w:cs="Times New Roman"/>
          <w:color w:val="000000" w:themeColor="text1"/>
        </w:rPr>
        <w:t xml:space="preserve"> the</w:t>
      </w:r>
      <w:r w:rsidR="000F44F4" w:rsidRPr="006E4CFD">
        <w:rPr>
          <w:rFonts w:ascii="Times New Roman" w:hAnsi="Times New Roman" w:cs="Times New Roman"/>
          <w:color w:val="000000" w:themeColor="text1"/>
        </w:rPr>
        <w:t xml:space="preserve"> podocyte-specific </w:t>
      </w:r>
      <w:r w:rsidR="000F44F4" w:rsidRPr="006E4CFD">
        <w:rPr>
          <w:rFonts w:ascii="Times New Roman" w:hAnsi="Times New Roman" w:cs="Times New Roman"/>
          <w:i/>
          <w:iCs/>
          <w:color w:val="000000" w:themeColor="text1"/>
        </w:rPr>
        <w:t>Cdkal1</w:t>
      </w:r>
      <w:r w:rsidR="000F44F4" w:rsidRPr="006E4CFD">
        <w:rPr>
          <w:rFonts w:ascii="Times New Roman" w:hAnsi="Times New Roman" w:cs="Times New Roman"/>
          <w:color w:val="000000" w:themeColor="text1"/>
        </w:rPr>
        <w:t xml:space="preserve"> KO mi</w:t>
      </w:r>
      <w:r w:rsidR="000F44F4" w:rsidRPr="00FE31EC">
        <w:rPr>
          <w:rFonts w:ascii="Times New Roman" w:hAnsi="Times New Roman" w:cs="Times New Roman"/>
          <w:color w:val="000000" w:themeColor="text1"/>
        </w:rPr>
        <w:t>ce (Fig</w:t>
      </w:r>
      <w:r w:rsidR="00300B68" w:rsidRPr="00FE31EC">
        <w:rPr>
          <w:rFonts w:ascii="Times New Roman" w:hAnsi="Times New Roman" w:cs="Times New Roman"/>
          <w:color w:val="000000" w:themeColor="text1"/>
        </w:rPr>
        <w:t xml:space="preserve">. </w:t>
      </w:r>
      <w:r w:rsidR="00EA225A" w:rsidRPr="00FE31EC">
        <w:rPr>
          <w:rFonts w:ascii="Times New Roman" w:hAnsi="Times New Roman" w:cs="Times New Roman"/>
          <w:color w:val="000000" w:themeColor="text1"/>
        </w:rPr>
        <w:t>2</w:t>
      </w:r>
      <w:r w:rsidR="00176F2B" w:rsidRPr="00FE31EC">
        <w:rPr>
          <w:rFonts w:ascii="Times New Roman" w:hAnsi="Times New Roman" w:cs="Times New Roman"/>
          <w:color w:val="000000" w:themeColor="text1"/>
        </w:rPr>
        <w:t>D</w:t>
      </w:r>
      <w:r w:rsidR="000F44F4" w:rsidRPr="00FE31EC">
        <w:rPr>
          <w:rFonts w:ascii="Times New Roman" w:hAnsi="Times New Roman" w:cs="Times New Roman"/>
          <w:color w:val="000000" w:themeColor="text1"/>
        </w:rPr>
        <w:t xml:space="preserve">). </w:t>
      </w:r>
      <w:r w:rsidR="000F44F4" w:rsidRPr="006E4CFD">
        <w:rPr>
          <w:rFonts w:ascii="Times New Roman" w:hAnsi="Times New Roman" w:cs="Times New Roman"/>
          <w:color w:val="000000" w:themeColor="text1"/>
        </w:rPr>
        <w:t>HE and Azan</w:t>
      </w:r>
      <w:r w:rsidR="00F62241" w:rsidRPr="006E4CFD">
        <w:rPr>
          <w:rFonts w:ascii="Times New Roman" w:hAnsi="Times New Roman" w:cs="Times New Roman"/>
          <w:color w:val="000000" w:themeColor="text1"/>
        </w:rPr>
        <w:t>–</w:t>
      </w:r>
      <w:r w:rsidR="000F44F4" w:rsidRPr="006E4CFD">
        <w:rPr>
          <w:rFonts w:ascii="Times New Roman" w:hAnsi="Times New Roman" w:cs="Times New Roman"/>
          <w:color w:val="000000" w:themeColor="text1"/>
        </w:rPr>
        <w:t xml:space="preserve">Mallory staining also showed no </w:t>
      </w:r>
      <w:r w:rsidR="000F44F4" w:rsidRPr="0027147D">
        <w:rPr>
          <w:rFonts w:ascii="Times New Roman" w:hAnsi="Times New Roman" w:cs="Times New Roman"/>
          <w:color w:val="000000" w:themeColor="text1"/>
        </w:rPr>
        <w:t>morphologic</w:t>
      </w:r>
      <w:r w:rsidRPr="0027147D">
        <w:rPr>
          <w:rFonts w:ascii="Times New Roman" w:hAnsi="Times New Roman" w:cs="Times New Roman"/>
          <w:color w:val="000000" w:themeColor="text1"/>
        </w:rPr>
        <w:t xml:space="preserve"> abnormalities</w:t>
      </w:r>
      <w:r w:rsidR="000F44F4" w:rsidRPr="0027147D">
        <w:rPr>
          <w:rFonts w:ascii="Times New Roman" w:hAnsi="Times New Roman" w:cs="Times New Roman"/>
          <w:color w:val="000000" w:themeColor="text1"/>
        </w:rPr>
        <w:t xml:space="preserve"> in the tubules </w:t>
      </w:r>
      <w:r w:rsidR="00F62241" w:rsidRPr="0027147D">
        <w:rPr>
          <w:rFonts w:ascii="Times New Roman" w:hAnsi="Times New Roman" w:cs="Times New Roman"/>
          <w:color w:val="000000" w:themeColor="text1"/>
        </w:rPr>
        <w:t>or</w:t>
      </w:r>
      <w:r w:rsidR="000F44F4" w:rsidRPr="0027147D">
        <w:rPr>
          <w:rFonts w:ascii="Times New Roman" w:hAnsi="Times New Roman" w:cs="Times New Roman"/>
          <w:color w:val="000000" w:themeColor="text1"/>
        </w:rPr>
        <w:t xml:space="preserve"> blood vessels of </w:t>
      </w:r>
      <w:r w:rsidR="00F62241" w:rsidRPr="0027147D">
        <w:rPr>
          <w:rFonts w:ascii="Times New Roman" w:hAnsi="Times New Roman" w:cs="Times New Roman"/>
          <w:color w:val="000000" w:themeColor="text1"/>
        </w:rPr>
        <w:t xml:space="preserve">the </w:t>
      </w:r>
      <w:r w:rsidR="000F44F4" w:rsidRPr="0027147D">
        <w:rPr>
          <w:rFonts w:ascii="Times New Roman" w:hAnsi="Times New Roman" w:cs="Times New Roman"/>
          <w:color w:val="000000" w:themeColor="text1"/>
        </w:rPr>
        <w:t xml:space="preserve">podocyte-specific </w:t>
      </w:r>
      <w:r w:rsidR="000F44F4" w:rsidRPr="0027147D">
        <w:rPr>
          <w:rFonts w:ascii="Times New Roman" w:hAnsi="Times New Roman" w:cs="Times New Roman"/>
          <w:i/>
          <w:iCs/>
          <w:color w:val="000000" w:themeColor="text1"/>
        </w:rPr>
        <w:t>Cdkal1</w:t>
      </w:r>
      <w:r w:rsidR="000F44F4" w:rsidRPr="0027147D">
        <w:rPr>
          <w:rFonts w:ascii="Times New Roman" w:hAnsi="Times New Roman" w:cs="Times New Roman"/>
          <w:color w:val="000000" w:themeColor="text1"/>
        </w:rPr>
        <w:t xml:space="preserve"> KO mice</w:t>
      </w:r>
      <w:r w:rsidR="000F44F4" w:rsidRPr="0027147D">
        <w:rPr>
          <w:rStyle w:val="y2iqfc"/>
          <w:rFonts w:ascii="Times New Roman" w:hAnsi="Times New Roman" w:cs="Times New Roman"/>
          <w:color w:val="000000" w:themeColor="text1"/>
        </w:rPr>
        <w:t xml:space="preserve"> (</w:t>
      </w:r>
      <w:r w:rsidR="00874183" w:rsidRPr="0027147D">
        <w:rPr>
          <w:rFonts w:ascii="Times New Roman" w:hAnsi="Times New Roman" w:cs="Times New Roman"/>
          <w:color w:val="000000" w:themeColor="text1"/>
        </w:rPr>
        <w:t xml:space="preserve">Fig. </w:t>
      </w:r>
      <w:r w:rsidR="00251976" w:rsidRPr="0027147D">
        <w:rPr>
          <w:rStyle w:val="y2iqfc"/>
          <w:rFonts w:ascii="Times New Roman" w:hAnsi="Times New Roman" w:cs="Times New Roman"/>
          <w:color w:val="000000" w:themeColor="text1"/>
        </w:rPr>
        <w:t>EV2A,</w:t>
      </w:r>
      <w:r w:rsidR="00361525" w:rsidRPr="0027147D">
        <w:rPr>
          <w:rStyle w:val="y2iqfc"/>
          <w:rFonts w:ascii="Times New Roman" w:hAnsi="Times New Roman" w:cs="Times New Roman"/>
          <w:color w:val="000000" w:themeColor="text1"/>
        </w:rPr>
        <w:t xml:space="preserve"> </w:t>
      </w:r>
      <w:r w:rsidR="00251976" w:rsidRPr="0027147D">
        <w:rPr>
          <w:rStyle w:val="y2iqfc"/>
          <w:rFonts w:ascii="Times New Roman" w:hAnsi="Times New Roman" w:cs="Times New Roman"/>
          <w:color w:val="000000" w:themeColor="text1"/>
        </w:rPr>
        <w:t>B</w:t>
      </w:r>
      <w:r w:rsidR="000F44F4" w:rsidRPr="0027147D">
        <w:rPr>
          <w:rStyle w:val="y2iqfc"/>
          <w:rFonts w:ascii="Times New Roman" w:hAnsi="Times New Roman" w:cs="Times New Roman"/>
          <w:color w:val="000000" w:themeColor="text1"/>
        </w:rPr>
        <w:t>).</w:t>
      </w:r>
      <w:r w:rsidR="000F44F4" w:rsidRPr="0027147D">
        <w:rPr>
          <w:rFonts w:ascii="Times New Roman" w:hAnsi="Times New Roman" w:cs="Times New Roman"/>
          <w:color w:val="000000" w:themeColor="text1"/>
        </w:rPr>
        <w:t xml:space="preserve"> </w:t>
      </w:r>
      <w:r w:rsidR="00F62241" w:rsidRPr="0027147D">
        <w:rPr>
          <w:rFonts w:ascii="Times New Roman" w:hAnsi="Times New Roman" w:cs="Times New Roman"/>
          <w:color w:val="000000" w:themeColor="text1"/>
        </w:rPr>
        <w:t>We next</w:t>
      </w:r>
      <w:r w:rsidRPr="0027147D">
        <w:rPr>
          <w:rFonts w:ascii="Times New Roman" w:hAnsi="Times New Roman" w:cs="Times New Roman"/>
          <w:color w:val="000000" w:themeColor="text1"/>
        </w:rPr>
        <w:t xml:space="preserve"> performed 5/</w:t>
      </w:r>
      <w:r w:rsidR="00F62241" w:rsidRPr="0027147D">
        <w:rPr>
          <w:rFonts w:ascii="Times New Roman" w:hAnsi="Times New Roman" w:cs="Times New Roman"/>
          <w:color w:val="000000" w:themeColor="text1"/>
        </w:rPr>
        <w:t>6 nephrectomy of</w:t>
      </w:r>
      <w:r w:rsidR="00575846" w:rsidRPr="0027147D">
        <w:rPr>
          <w:rFonts w:ascii="Times New Roman" w:hAnsi="Times New Roman" w:cs="Times New Roman"/>
          <w:color w:val="000000" w:themeColor="text1"/>
        </w:rPr>
        <w:t xml:space="preserve"> podocyte-specific </w:t>
      </w:r>
      <w:r w:rsidR="00575846" w:rsidRPr="0027147D">
        <w:rPr>
          <w:rFonts w:ascii="Times New Roman" w:hAnsi="Times New Roman" w:cs="Times New Roman"/>
          <w:i/>
          <w:iCs/>
          <w:color w:val="000000" w:themeColor="text1"/>
        </w:rPr>
        <w:t>Cdkal1</w:t>
      </w:r>
      <w:r w:rsidR="00575846" w:rsidRPr="0027147D">
        <w:rPr>
          <w:rFonts w:ascii="Times New Roman" w:hAnsi="Times New Roman" w:cs="Times New Roman"/>
          <w:color w:val="000000" w:themeColor="text1"/>
        </w:rPr>
        <w:t xml:space="preserve"> KO mice </w:t>
      </w:r>
      <w:r w:rsidR="00F62241" w:rsidRPr="0027147D">
        <w:rPr>
          <w:rFonts w:ascii="Times New Roman" w:hAnsi="Times New Roman" w:cs="Times New Roman"/>
          <w:color w:val="000000" w:themeColor="text1"/>
        </w:rPr>
        <w:t>an</w:t>
      </w:r>
      <w:r w:rsidR="00575846" w:rsidRPr="0027147D">
        <w:rPr>
          <w:rFonts w:ascii="Times New Roman" w:hAnsi="Times New Roman" w:cs="Times New Roman"/>
          <w:color w:val="000000" w:themeColor="text1"/>
        </w:rPr>
        <w:t>d</w:t>
      </w:r>
      <w:r w:rsidRPr="0027147D">
        <w:rPr>
          <w:rFonts w:ascii="Times New Roman" w:hAnsi="Times New Roman" w:cs="Times New Roman"/>
          <w:color w:val="000000" w:themeColor="text1"/>
        </w:rPr>
        <w:t xml:space="preserve"> </w:t>
      </w:r>
      <w:r w:rsidR="00575846" w:rsidRPr="0027147D">
        <w:rPr>
          <w:rFonts w:ascii="Times New Roman" w:hAnsi="Times New Roman" w:cs="Times New Roman"/>
          <w:color w:val="000000" w:themeColor="text1"/>
        </w:rPr>
        <w:t>collect</w:t>
      </w:r>
      <w:r w:rsidR="00F62241" w:rsidRPr="0027147D">
        <w:rPr>
          <w:rFonts w:ascii="Times New Roman" w:hAnsi="Times New Roman" w:cs="Times New Roman"/>
          <w:color w:val="000000" w:themeColor="text1"/>
        </w:rPr>
        <w:t>ed</w:t>
      </w:r>
      <w:r w:rsidR="00575846" w:rsidRPr="0027147D">
        <w:rPr>
          <w:rFonts w:ascii="Times New Roman" w:hAnsi="Times New Roman" w:cs="Times New Roman"/>
          <w:color w:val="000000" w:themeColor="text1"/>
        </w:rPr>
        <w:t xml:space="preserve"> </w:t>
      </w:r>
      <w:r w:rsidRPr="0027147D">
        <w:rPr>
          <w:rFonts w:ascii="Times New Roman" w:hAnsi="Times New Roman" w:cs="Times New Roman"/>
          <w:color w:val="000000" w:themeColor="text1"/>
        </w:rPr>
        <w:t>serum and urine</w:t>
      </w:r>
      <w:r w:rsidR="00575846" w:rsidRPr="0027147D">
        <w:rPr>
          <w:rFonts w:ascii="Times New Roman" w:hAnsi="Times New Roman" w:cs="Times New Roman"/>
          <w:color w:val="000000" w:themeColor="text1"/>
        </w:rPr>
        <w:t xml:space="preserve"> </w:t>
      </w:r>
      <w:r w:rsidR="00F62241" w:rsidRPr="0027147D">
        <w:rPr>
          <w:rFonts w:ascii="Times New Roman" w:hAnsi="Times New Roman" w:cs="Times New Roman"/>
          <w:color w:val="000000" w:themeColor="text1"/>
        </w:rPr>
        <w:t xml:space="preserve">samples </w:t>
      </w:r>
      <w:r w:rsidR="00575846" w:rsidRPr="0027147D">
        <w:rPr>
          <w:rFonts w:ascii="Times New Roman" w:hAnsi="Times New Roman" w:cs="Times New Roman"/>
          <w:color w:val="000000" w:themeColor="text1"/>
        </w:rPr>
        <w:t>to</w:t>
      </w:r>
      <w:r w:rsidRPr="0027147D">
        <w:rPr>
          <w:rFonts w:ascii="Times New Roman" w:hAnsi="Times New Roman" w:cs="Times New Roman"/>
          <w:color w:val="000000" w:themeColor="text1"/>
        </w:rPr>
        <w:t xml:space="preserve"> evaluate the</w:t>
      </w:r>
      <w:r w:rsidR="00F62241" w:rsidRPr="0027147D">
        <w:rPr>
          <w:rFonts w:ascii="Times New Roman" w:hAnsi="Times New Roman" w:cs="Times New Roman"/>
          <w:color w:val="000000" w:themeColor="text1"/>
        </w:rPr>
        <w:t>ir</w:t>
      </w:r>
      <w:r w:rsidRPr="0027147D">
        <w:rPr>
          <w:rFonts w:ascii="Times New Roman" w:hAnsi="Times New Roman" w:cs="Times New Roman"/>
          <w:color w:val="000000" w:themeColor="text1"/>
        </w:rPr>
        <w:t xml:space="preserve"> </w:t>
      </w:r>
      <w:r w:rsidR="00FE4F1D" w:rsidRPr="0027147D">
        <w:rPr>
          <w:rFonts w:ascii="Times New Roman" w:hAnsi="Times New Roman" w:cs="Times New Roman"/>
          <w:color w:val="000000" w:themeColor="text1"/>
        </w:rPr>
        <w:t>kidney</w:t>
      </w:r>
      <w:r w:rsidRPr="0027147D">
        <w:rPr>
          <w:rFonts w:ascii="Times New Roman" w:hAnsi="Times New Roman" w:cs="Times New Roman"/>
          <w:color w:val="000000" w:themeColor="text1"/>
        </w:rPr>
        <w:t xml:space="preserve"> function. </w:t>
      </w:r>
      <w:r w:rsidR="00D23B3E" w:rsidRPr="0027147D">
        <w:rPr>
          <w:rFonts w:ascii="Times New Roman" w:hAnsi="Times New Roman" w:cs="Times New Roman"/>
          <w:color w:val="000000" w:themeColor="text1"/>
        </w:rPr>
        <w:t xml:space="preserve">As a result, we observed elevations of urine albumin </w:t>
      </w:r>
      <w:r w:rsidR="00575846" w:rsidRPr="0027147D">
        <w:rPr>
          <w:rFonts w:ascii="Times New Roman" w:hAnsi="Times New Roman" w:cs="Times New Roman"/>
          <w:color w:val="000000" w:themeColor="text1"/>
        </w:rPr>
        <w:t>in</w:t>
      </w:r>
      <w:r w:rsidR="00F62241" w:rsidRPr="0027147D">
        <w:rPr>
          <w:rFonts w:ascii="Times New Roman" w:hAnsi="Times New Roman" w:cs="Times New Roman"/>
          <w:color w:val="000000" w:themeColor="text1"/>
        </w:rPr>
        <w:t xml:space="preserve"> the</w:t>
      </w:r>
      <w:r w:rsidR="00575846" w:rsidRPr="0027147D">
        <w:rPr>
          <w:rFonts w:ascii="Times New Roman" w:hAnsi="Times New Roman" w:cs="Times New Roman"/>
          <w:color w:val="000000" w:themeColor="text1"/>
        </w:rPr>
        <w:t xml:space="preserve"> </w:t>
      </w:r>
      <w:r w:rsidRPr="0027147D">
        <w:rPr>
          <w:rFonts w:ascii="Times New Roman" w:hAnsi="Times New Roman" w:cs="Times New Roman"/>
          <w:color w:val="000000" w:themeColor="text1"/>
        </w:rPr>
        <w:t xml:space="preserve">podocyte-specific </w:t>
      </w:r>
      <w:r w:rsidRPr="0027147D">
        <w:rPr>
          <w:rFonts w:ascii="Times New Roman" w:hAnsi="Times New Roman" w:cs="Times New Roman"/>
          <w:i/>
          <w:iCs/>
          <w:color w:val="000000" w:themeColor="text1"/>
        </w:rPr>
        <w:t>Cdkal1</w:t>
      </w:r>
      <w:r w:rsidRPr="0027147D">
        <w:rPr>
          <w:rFonts w:ascii="Times New Roman" w:hAnsi="Times New Roman" w:cs="Times New Roman"/>
          <w:color w:val="000000" w:themeColor="text1"/>
        </w:rPr>
        <w:t xml:space="preserve"> KO mice than</w:t>
      </w:r>
      <w:r w:rsidR="00575846" w:rsidRPr="0027147D">
        <w:rPr>
          <w:rFonts w:ascii="Times New Roman" w:hAnsi="Times New Roman" w:cs="Times New Roman"/>
          <w:color w:val="000000" w:themeColor="text1"/>
        </w:rPr>
        <w:t xml:space="preserve"> in</w:t>
      </w:r>
      <w:r w:rsidRPr="0027147D">
        <w:rPr>
          <w:rFonts w:ascii="Times New Roman" w:hAnsi="Times New Roman" w:cs="Times New Roman"/>
          <w:color w:val="000000" w:themeColor="text1"/>
        </w:rPr>
        <w:t xml:space="preserve"> </w:t>
      </w:r>
      <w:r w:rsidR="007545A7" w:rsidRPr="0027147D">
        <w:rPr>
          <w:rStyle w:val="y2iqfc"/>
          <w:rFonts w:ascii="Times New Roman" w:hAnsi="Times New Roman" w:cs="Times New Roman"/>
          <w:color w:val="000000" w:themeColor="text1"/>
        </w:rPr>
        <w:t>f</w:t>
      </w:r>
      <w:r w:rsidR="00FD4871" w:rsidRPr="0027147D">
        <w:rPr>
          <w:rStyle w:val="y2iqfc"/>
          <w:rFonts w:ascii="Times New Roman" w:hAnsi="Times New Roman" w:cs="Times New Roman"/>
          <w:color w:val="000000" w:themeColor="text1"/>
        </w:rPr>
        <w:t>lox</w:t>
      </w:r>
      <w:r w:rsidR="00F62241" w:rsidRPr="0027147D">
        <w:rPr>
          <w:rStyle w:val="y2iqfc"/>
          <w:rFonts w:ascii="Times New Roman" w:hAnsi="Times New Roman" w:cs="Times New Roman"/>
          <w:color w:val="000000" w:themeColor="text1"/>
        </w:rPr>
        <w:t>ed</w:t>
      </w:r>
      <w:r w:rsidR="00DC1F64" w:rsidRPr="0027147D">
        <w:rPr>
          <w:rStyle w:val="y2iqfc"/>
          <w:rFonts w:ascii="Times New Roman" w:hAnsi="Times New Roman" w:cs="Times New Roman"/>
          <w:color w:val="000000" w:themeColor="text1"/>
        </w:rPr>
        <w:t xml:space="preserve"> </w:t>
      </w:r>
      <w:r w:rsidRPr="0027147D">
        <w:rPr>
          <w:rStyle w:val="y2iqfc"/>
          <w:rFonts w:ascii="Times New Roman" w:hAnsi="Times New Roman" w:cs="Times New Roman"/>
          <w:color w:val="000000" w:themeColor="text1"/>
        </w:rPr>
        <w:t>mice</w:t>
      </w:r>
      <w:r w:rsidR="00575846" w:rsidRPr="0027147D">
        <w:rPr>
          <w:rStyle w:val="y2iqfc"/>
          <w:rFonts w:ascii="Times New Roman" w:hAnsi="Times New Roman" w:cs="Times New Roman"/>
          <w:color w:val="000000" w:themeColor="text1"/>
        </w:rPr>
        <w:t>,</w:t>
      </w:r>
      <w:r w:rsidR="007B03A0" w:rsidRPr="0027147D">
        <w:rPr>
          <w:rStyle w:val="y2iqfc"/>
          <w:rFonts w:ascii="Times New Roman" w:hAnsi="Times New Roman" w:cs="Times New Roman"/>
          <w:color w:val="000000" w:themeColor="text1"/>
        </w:rPr>
        <w:t xml:space="preserve"> </w:t>
      </w:r>
      <w:r w:rsidR="00C45882" w:rsidRPr="0027147D">
        <w:rPr>
          <w:rStyle w:val="y2iqfc"/>
          <w:rFonts w:ascii="Times New Roman" w:hAnsi="Times New Roman" w:cs="Times New Roman"/>
          <w:color w:val="000000" w:themeColor="text1"/>
        </w:rPr>
        <w:t>only after 5/6 nephrectomy</w:t>
      </w:r>
      <w:r w:rsidRPr="0027147D">
        <w:rPr>
          <w:rFonts w:ascii="Times New Roman" w:hAnsi="Times New Roman" w:cs="Times New Roman"/>
          <w:color w:val="000000" w:themeColor="text1"/>
        </w:rPr>
        <w:t xml:space="preserve"> (Fig</w:t>
      </w:r>
      <w:r w:rsidR="002B682D" w:rsidRPr="0027147D">
        <w:rPr>
          <w:rFonts w:ascii="Times New Roman" w:hAnsi="Times New Roman" w:cs="Times New Roman"/>
          <w:color w:val="000000" w:themeColor="text1"/>
        </w:rPr>
        <w:t>.</w:t>
      </w:r>
      <w:r w:rsidRPr="0027147D">
        <w:rPr>
          <w:rFonts w:ascii="Times New Roman" w:hAnsi="Times New Roman" w:cs="Times New Roman"/>
          <w:color w:val="000000" w:themeColor="text1"/>
        </w:rPr>
        <w:t xml:space="preserve"> </w:t>
      </w:r>
      <w:r w:rsidR="00510F2A" w:rsidRPr="0027147D">
        <w:rPr>
          <w:rFonts w:ascii="Times New Roman" w:hAnsi="Times New Roman" w:cs="Times New Roman"/>
          <w:color w:val="000000" w:themeColor="text1"/>
        </w:rPr>
        <w:t>2</w:t>
      </w:r>
      <w:r w:rsidR="00CB72DA" w:rsidRPr="0027147D">
        <w:rPr>
          <w:rFonts w:ascii="Times New Roman" w:hAnsi="Times New Roman" w:cs="Times New Roman"/>
          <w:color w:val="000000" w:themeColor="text1"/>
        </w:rPr>
        <w:t>E</w:t>
      </w:r>
      <w:r w:rsidRPr="0027147D">
        <w:rPr>
          <w:rFonts w:ascii="Times New Roman" w:hAnsi="Times New Roman" w:cs="Times New Roman"/>
          <w:color w:val="000000" w:themeColor="text1"/>
        </w:rPr>
        <w:t>).</w:t>
      </w:r>
      <w:r w:rsidR="00415390" w:rsidRPr="0027147D">
        <w:rPr>
          <w:rFonts w:ascii="Times New Roman" w:hAnsi="Times New Roman" w:cs="Times New Roman"/>
          <w:color w:val="000000" w:themeColor="text1"/>
        </w:rPr>
        <w:t xml:space="preserve"> </w:t>
      </w:r>
      <w:r w:rsidRPr="0027147D">
        <w:rPr>
          <w:rFonts w:ascii="Times New Roman" w:hAnsi="Times New Roman" w:cs="Times New Roman"/>
          <w:color w:val="000000" w:themeColor="text1"/>
        </w:rPr>
        <w:t>We e</w:t>
      </w:r>
      <w:r w:rsidR="00EB1AA0" w:rsidRPr="0027147D">
        <w:rPr>
          <w:rFonts w:ascii="Times New Roman" w:hAnsi="Times New Roman" w:cs="Times New Roman"/>
          <w:color w:val="000000" w:themeColor="text1"/>
        </w:rPr>
        <w:t>valuat</w:t>
      </w:r>
      <w:r w:rsidRPr="0027147D">
        <w:rPr>
          <w:rFonts w:ascii="Times New Roman" w:hAnsi="Times New Roman" w:cs="Times New Roman"/>
          <w:color w:val="000000" w:themeColor="text1"/>
        </w:rPr>
        <w:t>ed tubular function by measur</w:t>
      </w:r>
      <w:r w:rsidR="00EB1AA0" w:rsidRPr="0027147D">
        <w:rPr>
          <w:rFonts w:ascii="Times New Roman" w:hAnsi="Times New Roman" w:cs="Times New Roman"/>
          <w:color w:val="000000" w:themeColor="text1"/>
        </w:rPr>
        <w:t>ing</w:t>
      </w:r>
      <w:r w:rsidRPr="0027147D">
        <w:rPr>
          <w:rFonts w:ascii="Times New Roman" w:hAnsi="Times New Roman" w:cs="Times New Roman"/>
          <w:color w:val="000000" w:themeColor="text1"/>
        </w:rPr>
        <w:t xml:space="preserve"> urinary nitrogen and sodium excretion, and </w:t>
      </w:r>
      <w:r w:rsidR="00EB1AA0" w:rsidRPr="0027147D">
        <w:rPr>
          <w:rFonts w:ascii="Times New Roman" w:hAnsi="Times New Roman" w:cs="Times New Roman"/>
          <w:color w:val="000000" w:themeColor="text1"/>
        </w:rPr>
        <w:t>foun</w:t>
      </w:r>
      <w:r w:rsidR="00575846" w:rsidRPr="0027147D">
        <w:rPr>
          <w:rFonts w:ascii="Times New Roman" w:hAnsi="Times New Roman" w:cs="Times New Roman"/>
          <w:color w:val="000000" w:themeColor="text1"/>
        </w:rPr>
        <w:t>d</w:t>
      </w:r>
      <w:r w:rsidRPr="0027147D">
        <w:rPr>
          <w:rFonts w:ascii="Times New Roman" w:hAnsi="Times New Roman" w:cs="Times New Roman"/>
          <w:color w:val="000000" w:themeColor="text1"/>
        </w:rPr>
        <w:t xml:space="preserve"> no difference between the podocyte-specific </w:t>
      </w:r>
      <w:r w:rsidRPr="0027147D">
        <w:rPr>
          <w:rFonts w:ascii="Times New Roman" w:hAnsi="Times New Roman" w:cs="Times New Roman"/>
          <w:i/>
          <w:iCs/>
          <w:color w:val="000000" w:themeColor="text1"/>
        </w:rPr>
        <w:t>Cdkal1</w:t>
      </w:r>
      <w:r w:rsidRPr="0027147D">
        <w:rPr>
          <w:rFonts w:ascii="Times New Roman" w:hAnsi="Times New Roman" w:cs="Times New Roman"/>
          <w:color w:val="000000" w:themeColor="text1"/>
        </w:rPr>
        <w:t xml:space="preserve"> KO mice and</w:t>
      </w:r>
      <w:r w:rsidRPr="0027147D">
        <w:rPr>
          <w:rStyle w:val="y2iqfc"/>
          <w:rFonts w:ascii="Times New Roman" w:hAnsi="Times New Roman" w:cs="Times New Roman"/>
          <w:color w:val="000000" w:themeColor="text1"/>
        </w:rPr>
        <w:t xml:space="preserve"> </w:t>
      </w:r>
      <w:r w:rsidR="001B6D59" w:rsidRPr="0027147D">
        <w:rPr>
          <w:rStyle w:val="y2iqfc"/>
          <w:rFonts w:ascii="Times New Roman" w:hAnsi="Times New Roman" w:cs="Times New Roman"/>
          <w:color w:val="000000" w:themeColor="text1"/>
        </w:rPr>
        <w:t>f</w:t>
      </w:r>
      <w:r w:rsidR="00FD4871" w:rsidRPr="0027147D">
        <w:rPr>
          <w:rStyle w:val="y2iqfc"/>
          <w:rFonts w:ascii="Times New Roman" w:hAnsi="Times New Roman" w:cs="Times New Roman"/>
          <w:color w:val="000000" w:themeColor="text1"/>
        </w:rPr>
        <w:t>lox</w:t>
      </w:r>
      <w:r w:rsidR="00EB1AA0" w:rsidRPr="0027147D">
        <w:rPr>
          <w:rStyle w:val="y2iqfc"/>
          <w:rFonts w:ascii="Times New Roman" w:hAnsi="Times New Roman" w:cs="Times New Roman"/>
          <w:color w:val="000000" w:themeColor="text1"/>
        </w:rPr>
        <w:t>ed</w:t>
      </w:r>
      <w:r w:rsidR="00FD4871" w:rsidRPr="0027147D">
        <w:rPr>
          <w:rStyle w:val="y2iqfc"/>
          <w:rFonts w:ascii="Times New Roman" w:hAnsi="Times New Roman" w:cs="Times New Roman"/>
          <w:color w:val="000000" w:themeColor="text1"/>
        </w:rPr>
        <w:t xml:space="preserve"> </w:t>
      </w:r>
      <w:r w:rsidRPr="0027147D">
        <w:rPr>
          <w:rStyle w:val="y2iqfc"/>
          <w:rFonts w:ascii="Times New Roman" w:hAnsi="Times New Roman" w:cs="Times New Roman"/>
          <w:color w:val="000000" w:themeColor="text1"/>
        </w:rPr>
        <w:t>mice</w:t>
      </w:r>
      <w:r w:rsidR="00C45882" w:rsidRPr="0027147D">
        <w:rPr>
          <w:rFonts w:ascii="Times New Roman" w:hAnsi="Times New Roman" w:cs="Times New Roman"/>
          <w:color w:val="000000" w:themeColor="text1"/>
        </w:rPr>
        <w:t xml:space="preserve"> </w:t>
      </w:r>
      <w:r w:rsidR="00C45882" w:rsidRPr="0027147D">
        <w:rPr>
          <w:rStyle w:val="y2iqfc"/>
          <w:rFonts w:ascii="Times New Roman" w:hAnsi="Times New Roman" w:cs="Times New Roman"/>
          <w:color w:val="000000" w:themeColor="text1"/>
        </w:rPr>
        <w:t>(</w:t>
      </w:r>
      <w:r w:rsidR="005547E1" w:rsidRPr="0027147D">
        <w:rPr>
          <w:rFonts w:ascii="Times New Roman" w:hAnsi="Times New Roman" w:cs="Times New Roman"/>
          <w:color w:val="000000" w:themeColor="text1"/>
        </w:rPr>
        <w:t xml:space="preserve">Fig. </w:t>
      </w:r>
      <w:r w:rsidR="00FB6545" w:rsidRPr="0027147D">
        <w:rPr>
          <w:rStyle w:val="y2iqfc"/>
          <w:rFonts w:ascii="Times New Roman" w:hAnsi="Times New Roman" w:cs="Times New Roman"/>
          <w:color w:val="000000" w:themeColor="text1"/>
        </w:rPr>
        <w:t>EV</w:t>
      </w:r>
      <w:r w:rsidR="002B0C45" w:rsidRPr="0027147D">
        <w:rPr>
          <w:rStyle w:val="y2iqfc"/>
          <w:rFonts w:ascii="Times New Roman" w:hAnsi="Times New Roman" w:cs="Times New Roman"/>
          <w:color w:val="000000" w:themeColor="text1"/>
        </w:rPr>
        <w:t>4</w:t>
      </w:r>
      <w:r w:rsidR="00CB72DA" w:rsidRPr="0027147D">
        <w:rPr>
          <w:rStyle w:val="y2iqfc"/>
          <w:rFonts w:ascii="Times New Roman" w:hAnsi="Times New Roman" w:cs="Times New Roman"/>
          <w:color w:val="000000" w:themeColor="text1"/>
        </w:rPr>
        <w:t>A</w:t>
      </w:r>
      <w:r w:rsidR="00FB6545" w:rsidRPr="0027147D">
        <w:rPr>
          <w:rStyle w:val="y2iqfc"/>
          <w:rFonts w:ascii="Times New Roman" w:hAnsi="Times New Roman" w:cs="Times New Roman"/>
          <w:color w:val="000000" w:themeColor="text1"/>
        </w:rPr>
        <w:t>,</w:t>
      </w:r>
      <w:r w:rsidR="007A1254" w:rsidRPr="0027147D">
        <w:rPr>
          <w:rStyle w:val="y2iqfc"/>
          <w:rFonts w:ascii="Times New Roman" w:hAnsi="Times New Roman" w:cs="Times New Roman"/>
          <w:color w:val="000000" w:themeColor="text1"/>
        </w:rPr>
        <w:t xml:space="preserve"> </w:t>
      </w:r>
      <w:r w:rsidR="00CB72DA" w:rsidRPr="0027147D">
        <w:rPr>
          <w:rStyle w:val="y2iqfc"/>
          <w:rFonts w:ascii="Times New Roman" w:hAnsi="Times New Roman" w:cs="Times New Roman"/>
          <w:color w:val="000000" w:themeColor="text1"/>
        </w:rPr>
        <w:t>B</w:t>
      </w:r>
      <w:r w:rsidR="00C45882" w:rsidRPr="0027147D">
        <w:rPr>
          <w:rStyle w:val="y2iqfc"/>
          <w:rFonts w:ascii="Times New Roman" w:hAnsi="Times New Roman" w:cs="Times New Roman"/>
          <w:color w:val="000000" w:themeColor="text1"/>
        </w:rPr>
        <w:t>)</w:t>
      </w:r>
      <w:r w:rsidRPr="0027147D">
        <w:rPr>
          <w:rFonts w:ascii="Times New Roman" w:hAnsi="Times New Roman" w:cs="Times New Roman"/>
          <w:color w:val="000000" w:themeColor="text1"/>
        </w:rPr>
        <w:t xml:space="preserve">. </w:t>
      </w:r>
      <w:r w:rsidR="00E02DA8" w:rsidRPr="0027147D">
        <w:rPr>
          <w:rFonts w:ascii="Times New Roman" w:hAnsi="Times New Roman" w:cs="Times New Roman"/>
          <w:color w:val="000000" w:themeColor="text1"/>
        </w:rPr>
        <w:t>Importantly</w:t>
      </w:r>
      <w:r w:rsidRPr="0027147D">
        <w:rPr>
          <w:rFonts w:ascii="Times New Roman" w:hAnsi="Times New Roman" w:cs="Times New Roman"/>
          <w:color w:val="000000" w:themeColor="text1"/>
        </w:rPr>
        <w:t xml:space="preserve">, </w:t>
      </w:r>
      <w:r w:rsidR="000F44F4" w:rsidRPr="0027147D">
        <w:rPr>
          <w:rFonts w:ascii="Times New Roman" w:hAnsi="Times New Roman" w:cs="Times New Roman"/>
          <w:color w:val="000000" w:themeColor="text1"/>
        </w:rPr>
        <w:t xml:space="preserve">after 5/6 nephrectomy, </w:t>
      </w:r>
      <w:r w:rsidR="00EB1AA0" w:rsidRPr="0027147D">
        <w:rPr>
          <w:rFonts w:ascii="Times New Roman" w:hAnsi="Times New Roman" w:cs="Times New Roman"/>
          <w:color w:val="000000" w:themeColor="text1"/>
        </w:rPr>
        <w:t xml:space="preserve">the </w:t>
      </w:r>
      <w:r w:rsidRPr="0027147D">
        <w:rPr>
          <w:rFonts w:ascii="Times New Roman" w:hAnsi="Times New Roman" w:cs="Times New Roman"/>
          <w:color w:val="000000" w:themeColor="text1"/>
        </w:rPr>
        <w:t>serum creatinine of</w:t>
      </w:r>
      <w:r w:rsidR="00EB1AA0" w:rsidRPr="0027147D">
        <w:rPr>
          <w:rFonts w:ascii="Times New Roman" w:hAnsi="Times New Roman" w:cs="Times New Roman"/>
          <w:color w:val="000000" w:themeColor="text1"/>
        </w:rPr>
        <w:t xml:space="preserve"> the</w:t>
      </w:r>
      <w:r w:rsidRPr="0027147D">
        <w:rPr>
          <w:rFonts w:ascii="Times New Roman" w:hAnsi="Times New Roman" w:cs="Times New Roman"/>
          <w:color w:val="000000" w:themeColor="text1"/>
        </w:rPr>
        <w:t xml:space="preserve"> podocyte-specific </w:t>
      </w:r>
      <w:r w:rsidRPr="006E4CFD">
        <w:rPr>
          <w:rFonts w:ascii="Times New Roman" w:hAnsi="Times New Roman" w:cs="Times New Roman"/>
          <w:i/>
          <w:iCs/>
          <w:color w:val="000000" w:themeColor="text1"/>
        </w:rPr>
        <w:lastRenderedPageBreak/>
        <w:t>Cdkal1</w:t>
      </w:r>
      <w:r w:rsidRPr="006E4CFD">
        <w:rPr>
          <w:rFonts w:ascii="Times New Roman" w:hAnsi="Times New Roman" w:cs="Times New Roman"/>
          <w:color w:val="000000" w:themeColor="text1"/>
        </w:rPr>
        <w:t xml:space="preserve"> KO mice was </w:t>
      </w:r>
      <w:r w:rsidR="00EF1BF1" w:rsidRPr="006E4CFD">
        <w:rPr>
          <w:rFonts w:ascii="Times New Roman" w:hAnsi="Times New Roman" w:cs="Times New Roman"/>
          <w:color w:val="000000" w:themeColor="text1"/>
        </w:rPr>
        <w:t>elevated</w:t>
      </w:r>
      <w:r w:rsidR="00C45882" w:rsidRPr="006E4CFD">
        <w:rPr>
          <w:rFonts w:ascii="Times New Roman" w:hAnsi="Times New Roman" w:cs="Times New Roman"/>
          <w:color w:val="000000" w:themeColor="text1"/>
        </w:rPr>
        <w:t xml:space="preserve"> </w:t>
      </w:r>
      <w:r w:rsidRPr="00F017FE">
        <w:rPr>
          <w:rFonts w:ascii="Times New Roman" w:hAnsi="Times New Roman" w:cs="Times New Roman"/>
          <w:color w:val="000000" w:themeColor="text1"/>
        </w:rPr>
        <w:t>(Fig</w:t>
      </w:r>
      <w:r w:rsidR="00B646A9" w:rsidRPr="00F017FE">
        <w:rPr>
          <w:rFonts w:ascii="Times New Roman" w:hAnsi="Times New Roman" w:cs="Times New Roman"/>
          <w:color w:val="000000" w:themeColor="text1"/>
        </w:rPr>
        <w:t>.</w:t>
      </w:r>
      <w:r w:rsidRPr="00F017FE">
        <w:rPr>
          <w:rFonts w:ascii="Times New Roman" w:hAnsi="Times New Roman" w:cs="Times New Roman"/>
          <w:color w:val="000000" w:themeColor="text1"/>
        </w:rPr>
        <w:t xml:space="preserve"> </w:t>
      </w:r>
      <w:r w:rsidR="00510F2A" w:rsidRPr="00F017FE">
        <w:rPr>
          <w:rFonts w:ascii="Times New Roman" w:hAnsi="Times New Roman" w:cs="Times New Roman"/>
          <w:color w:val="000000" w:themeColor="text1"/>
        </w:rPr>
        <w:t>2</w:t>
      </w:r>
      <w:r w:rsidR="00191A47" w:rsidRPr="00F017FE">
        <w:rPr>
          <w:rFonts w:ascii="Times New Roman" w:hAnsi="Times New Roman" w:cs="Times New Roman"/>
          <w:color w:val="000000" w:themeColor="text1"/>
        </w:rPr>
        <w:t>F</w:t>
      </w:r>
      <w:r w:rsidRPr="00F017FE">
        <w:rPr>
          <w:rFonts w:ascii="Times New Roman" w:hAnsi="Times New Roman" w:cs="Times New Roman"/>
          <w:color w:val="000000" w:themeColor="text1"/>
        </w:rPr>
        <w:t xml:space="preserve">). </w:t>
      </w:r>
      <w:r w:rsidR="00964C81" w:rsidRPr="00F017FE">
        <w:rPr>
          <w:rFonts w:ascii="Times New Roman" w:hAnsi="Times New Roman" w:cs="Times New Roman"/>
          <w:color w:val="000000" w:themeColor="text1"/>
        </w:rPr>
        <w:t xml:space="preserve">We also </w:t>
      </w:r>
      <w:r w:rsidR="00EB1AA0" w:rsidRPr="00F017FE">
        <w:rPr>
          <w:rFonts w:ascii="Times New Roman" w:hAnsi="Times New Roman" w:cs="Times New Roman"/>
          <w:color w:val="000000" w:themeColor="text1"/>
        </w:rPr>
        <w:t>identifie</w:t>
      </w:r>
      <w:r w:rsidR="00964C81" w:rsidRPr="00F017FE">
        <w:rPr>
          <w:rFonts w:ascii="Times New Roman" w:hAnsi="Times New Roman" w:cs="Times New Roman"/>
          <w:color w:val="000000" w:themeColor="text1"/>
        </w:rPr>
        <w:t xml:space="preserve">d </w:t>
      </w:r>
      <w:r w:rsidR="005E1C18" w:rsidRPr="00F017FE">
        <w:rPr>
          <w:rFonts w:ascii="Times New Roman" w:hAnsi="Times New Roman" w:cs="Times New Roman"/>
          <w:color w:val="000000" w:themeColor="text1"/>
        </w:rPr>
        <w:t>FSGS</w:t>
      </w:r>
      <w:r w:rsidR="00DE18D9" w:rsidRPr="00F017FE">
        <w:rPr>
          <w:rFonts w:ascii="Times New Roman" w:hAnsi="Times New Roman" w:cs="Times New Roman"/>
          <w:color w:val="000000" w:themeColor="text1"/>
        </w:rPr>
        <w:t xml:space="preserve"> features </w:t>
      </w:r>
      <w:r w:rsidR="005E1C18" w:rsidRPr="00F017FE">
        <w:rPr>
          <w:rFonts w:ascii="Times New Roman" w:hAnsi="Times New Roman" w:cs="Times New Roman"/>
          <w:color w:val="000000" w:themeColor="text1"/>
        </w:rPr>
        <w:t xml:space="preserve">in the glomeruli of </w:t>
      </w:r>
      <w:r w:rsidR="00EB1AA0" w:rsidRPr="00F017FE">
        <w:rPr>
          <w:rFonts w:ascii="Times New Roman" w:hAnsi="Times New Roman" w:cs="Times New Roman"/>
          <w:color w:val="000000" w:themeColor="text1"/>
        </w:rPr>
        <w:t xml:space="preserve">the </w:t>
      </w:r>
      <w:r w:rsidR="005E1C18" w:rsidRPr="00F017FE">
        <w:rPr>
          <w:rFonts w:ascii="Times New Roman" w:hAnsi="Times New Roman" w:cs="Times New Roman"/>
          <w:color w:val="000000" w:themeColor="text1"/>
        </w:rPr>
        <w:t xml:space="preserve">podocyte-specific </w:t>
      </w:r>
      <w:r w:rsidR="005E1C18" w:rsidRPr="00F017FE">
        <w:rPr>
          <w:rFonts w:ascii="Times New Roman" w:hAnsi="Times New Roman" w:cs="Times New Roman"/>
          <w:i/>
          <w:iCs/>
          <w:color w:val="000000" w:themeColor="text1"/>
        </w:rPr>
        <w:t>Cdkal1</w:t>
      </w:r>
      <w:r w:rsidR="005E1C18" w:rsidRPr="00F017FE">
        <w:rPr>
          <w:rFonts w:ascii="Times New Roman" w:hAnsi="Times New Roman" w:cs="Times New Roman"/>
          <w:color w:val="000000" w:themeColor="text1"/>
        </w:rPr>
        <w:t xml:space="preserve"> KO mice</w:t>
      </w:r>
      <w:r w:rsidR="00920EBF" w:rsidRPr="00F017FE">
        <w:rPr>
          <w:rFonts w:ascii="Times New Roman" w:hAnsi="Times New Roman" w:cs="Times New Roman"/>
          <w:color w:val="000000" w:themeColor="text1"/>
        </w:rPr>
        <w:t xml:space="preserve"> </w:t>
      </w:r>
      <w:r w:rsidR="005E1C18" w:rsidRPr="00F017FE">
        <w:rPr>
          <w:rFonts w:ascii="Times New Roman" w:hAnsi="Times New Roman" w:cs="Times New Roman"/>
          <w:color w:val="000000" w:themeColor="text1"/>
        </w:rPr>
        <w:t>(Fig</w:t>
      </w:r>
      <w:r w:rsidR="00B96DAF" w:rsidRPr="00F017FE">
        <w:rPr>
          <w:rFonts w:ascii="Times New Roman" w:hAnsi="Times New Roman" w:cs="Times New Roman"/>
          <w:color w:val="000000" w:themeColor="text1"/>
        </w:rPr>
        <w:t>.</w:t>
      </w:r>
      <w:r w:rsidR="005E1C18" w:rsidRPr="00F017FE">
        <w:rPr>
          <w:rFonts w:ascii="Times New Roman" w:hAnsi="Times New Roman" w:cs="Times New Roman"/>
          <w:color w:val="000000" w:themeColor="text1"/>
        </w:rPr>
        <w:t xml:space="preserve"> </w:t>
      </w:r>
      <w:r w:rsidR="00510F2A" w:rsidRPr="00F017FE">
        <w:rPr>
          <w:rFonts w:ascii="Times New Roman" w:hAnsi="Times New Roman" w:cs="Times New Roman"/>
          <w:color w:val="000000" w:themeColor="text1"/>
        </w:rPr>
        <w:t>2</w:t>
      </w:r>
      <w:r w:rsidR="00B47A75" w:rsidRPr="00F017FE">
        <w:rPr>
          <w:rFonts w:ascii="Times New Roman" w:hAnsi="Times New Roman" w:cs="Times New Roman"/>
          <w:color w:val="000000" w:themeColor="text1"/>
        </w:rPr>
        <w:t>G</w:t>
      </w:r>
      <w:r w:rsidR="00D465A0" w:rsidRPr="00F017FE">
        <w:rPr>
          <w:rFonts w:ascii="Times New Roman" w:hAnsi="Times New Roman" w:cs="Times New Roman"/>
          <w:color w:val="000000" w:themeColor="text1"/>
        </w:rPr>
        <w:t>, arrows</w:t>
      </w:r>
      <w:r w:rsidR="005E1C18" w:rsidRPr="00F017FE">
        <w:rPr>
          <w:rFonts w:ascii="Times New Roman" w:hAnsi="Times New Roman" w:cs="Times New Roman"/>
          <w:color w:val="000000" w:themeColor="text1"/>
        </w:rPr>
        <w:t>).</w:t>
      </w:r>
      <w:r w:rsidR="00057173" w:rsidRPr="00F017FE">
        <w:rPr>
          <w:rFonts w:ascii="Times New Roman" w:hAnsi="Times New Roman" w:cs="Times New Roman"/>
          <w:color w:val="000000" w:themeColor="text1"/>
        </w:rPr>
        <w:t xml:space="preserve"> </w:t>
      </w:r>
      <w:r w:rsidR="005669C7" w:rsidRPr="00F017FE">
        <w:rPr>
          <w:rFonts w:ascii="Times New Roman" w:hAnsi="Times New Roman" w:cs="Times New Roman"/>
          <w:color w:val="000000" w:themeColor="text1"/>
        </w:rPr>
        <w:t>Furthermore, STZ administration</w:t>
      </w:r>
      <w:r w:rsidR="003A7B42" w:rsidRPr="00F017FE">
        <w:rPr>
          <w:rFonts w:ascii="Times New Roman" w:hAnsi="Times New Roman" w:cs="Times New Roman"/>
          <w:color w:val="000000" w:themeColor="text1"/>
        </w:rPr>
        <w:t xml:space="preserve"> </w:t>
      </w:r>
      <w:r w:rsidR="00DD1E3C" w:rsidRPr="00F017FE">
        <w:rPr>
          <w:rFonts w:ascii="Times New Roman" w:hAnsi="Times New Roman" w:cs="Times New Roman"/>
          <w:color w:val="000000" w:themeColor="text1"/>
        </w:rPr>
        <w:t xml:space="preserve">also </w:t>
      </w:r>
      <w:r w:rsidR="005669C7" w:rsidRPr="00F017FE">
        <w:rPr>
          <w:rStyle w:val="apple-converted-space"/>
          <w:rFonts w:ascii="Times New Roman" w:hAnsi="Times New Roman" w:cs="Times New Roman"/>
          <w:color w:val="000000" w:themeColor="text1"/>
        </w:rPr>
        <w:t>resulted in</w:t>
      </w:r>
      <w:r w:rsidR="00EB1AA0" w:rsidRPr="00F017FE">
        <w:rPr>
          <w:rStyle w:val="apple-converted-space"/>
          <w:rFonts w:ascii="Times New Roman" w:hAnsi="Times New Roman" w:cs="Times New Roman"/>
          <w:color w:val="000000" w:themeColor="text1"/>
        </w:rPr>
        <w:t xml:space="preserve"> </w:t>
      </w:r>
      <w:r w:rsidR="005669C7" w:rsidRPr="00F017FE">
        <w:rPr>
          <w:rFonts w:ascii="Times New Roman" w:hAnsi="Times New Roman" w:cs="Times New Roman"/>
          <w:color w:val="000000" w:themeColor="text1"/>
        </w:rPr>
        <w:t xml:space="preserve">higher urine albumin </w:t>
      </w:r>
      <w:r w:rsidR="001C60C6" w:rsidRPr="00F017FE">
        <w:rPr>
          <w:rFonts w:ascii="Times New Roman" w:hAnsi="Times New Roman" w:cs="Times New Roman"/>
          <w:color w:val="000000" w:themeColor="text1"/>
        </w:rPr>
        <w:t xml:space="preserve">levels </w:t>
      </w:r>
      <w:r w:rsidR="005669C7" w:rsidRPr="00F017FE">
        <w:rPr>
          <w:rFonts w:ascii="Times New Roman" w:hAnsi="Times New Roman" w:cs="Times New Roman"/>
          <w:color w:val="000000" w:themeColor="text1"/>
        </w:rPr>
        <w:t xml:space="preserve">in the podocyte-specific </w:t>
      </w:r>
      <w:r w:rsidR="005669C7" w:rsidRPr="00F017FE">
        <w:rPr>
          <w:rFonts w:ascii="Times New Roman" w:hAnsi="Times New Roman" w:cs="Times New Roman"/>
          <w:i/>
          <w:color w:val="000000" w:themeColor="text1"/>
        </w:rPr>
        <w:t>Cdkal1</w:t>
      </w:r>
      <w:r w:rsidR="005669C7" w:rsidRPr="00F017FE">
        <w:rPr>
          <w:rFonts w:ascii="Times New Roman" w:hAnsi="Times New Roman" w:cs="Times New Roman"/>
          <w:color w:val="000000" w:themeColor="text1"/>
        </w:rPr>
        <w:t xml:space="preserve"> KO mice</w:t>
      </w:r>
      <w:r w:rsidR="00EB1AA0" w:rsidRPr="00F017FE">
        <w:rPr>
          <w:rStyle w:val="apple-converted-space"/>
          <w:rFonts w:ascii="Times New Roman" w:hAnsi="Times New Roman" w:cs="Times New Roman"/>
          <w:color w:val="000000" w:themeColor="text1"/>
        </w:rPr>
        <w:t xml:space="preserve"> than </w:t>
      </w:r>
      <w:r w:rsidR="000E39C4" w:rsidRPr="00F017FE">
        <w:rPr>
          <w:rStyle w:val="apple-converted-space"/>
          <w:rFonts w:ascii="Times New Roman" w:hAnsi="Times New Roman" w:cs="Times New Roman"/>
          <w:color w:val="000000" w:themeColor="text1"/>
        </w:rPr>
        <w:t xml:space="preserve">those </w:t>
      </w:r>
      <w:r w:rsidR="00EB1AA0" w:rsidRPr="00F017FE">
        <w:rPr>
          <w:rStyle w:val="apple-converted-space"/>
          <w:rFonts w:ascii="Times New Roman" w:hAnsi="Times New Roman" w:cs="Times New Roman"/>
          <w:color w:val="000000" w:themeColor="text1"/>
        </w:rPr>
        <w:t>in the</w:t>
      </w:r>
      <w:r w:rsidR="005669C7" w:rsidRPr="00F017FE">
        <w:rPr>
          <w:rStyle w:val="apple-converted-space"/>
          <w:rFonts w:ascii="Times New Roman" w:hAnsi="Times New Roman" w:cs="Times New Roman"/>
          <w:color w:val="000000" w:themeColor="text1"/>
        </w:rPr>
        <w:t xml:space="preserve"> flox</w:t>
      </w:r>
      <w:r w:rsidR="00EB1AA0" w:rsidRPr="00F017FE">
        <w:rPr>
          <w:rStyle w:val="apple-converted-space"/>
          <w:rFonts w:ascii="Times New Roman" w:hAnsi="Times New Roman" w:cs="Times New Roman"/>
          <w:color w:val="000000" w:themeColor="text1"/>
        </w:rPr>
        <w:t>ed</w:t>
      </w:r>
      <w:r w:rsidR="005669C7" w:rsidRPr="00F017FE">
        <w:rPr>
          <w:rStyle w:val="apple-converted-space"/>
          <w:rFonts w:ascii="Times New Roman" w:hAnsi="Times New Roman" w:cs="Times New Roman"/>
          <w:color w:val="000000" w:themeColor="text1"/>
        </w:rPr>
        <w:t xml:space="preserve"> mice (Fig</w:t>
      </w:r>
      <w:r w:rsidR="00B96DAF" w:rsidRPr="00F017FE">
        <w:rPr>
          <w:rStyle w:val="apple-converted-space"/>
          <w:rFonts w:ascii="Times New Roman" w:hAnsi="Times New Roman" w:cs="Times New Roman"/>
          <w:color w:val="000000" w:themeColor="text1"/>
        </w:rPr>
        <w:t>.</w:t>
      </w:r>
      <w:r w:rsidR="005669C7" w:rsidRPr="00F017FE">
        <w:rPr>
          <w:rStyle w:val="apple-converted-space"/>
          <w:rFonts w:ascii="Times New Roman" w:hAnsi="Times New Roman" w:cs="Times New Roman"/>
          <w:color w:val="000000" w:themeColor="text1"/>
        </w:rPr>
        <w:t xml:space="preserve"> </w:t>
      </w:r>
      <w:r w:rsidR="00510F2A" w:rsidRPr="00F017FE">
        <w:rPr>
          <w:rStyle w:val="apple-converted-space"/>
          <w:rFonts w:ascii="Times New Roman" w:hAnsi="Times New Roman" w:cs="Times New Roman"/>
          <w:color w:val="000000" w:themeColor="text1"/>
        </w:rPr>
        <w:t>2</w:t>
      </w:r>
      <w:r w:rsidR="00F24DE0" w:rsidRPr="00F017FE">
        <w:rPr>
          <w:rStyle w:val="apple-converted-space"/>
          <w:rFonts w:ascii="Times New Roman" w:hAnsi="Times New Roman" w:cs="Times New Roman"/>
          <w:color w:val="000000" w:themeColor="text1"/>
        </w:rPr>
        <w:t>H</w:t>
      </w:r>
      <w:r w:rsidR="005669C7" w:rsidRPr="00F017FE">
        <w:rPr>
          <w:rStyle w:val="apple-converted-space"/>
          <w:rFonts w:ascii="Times New Roman" w:hAnsi="Times New Roman" w:cs="Times New Roman"/>
          <w:color w:val="000000" w:themeColor="text1"/>
        </w:rPr>
        <w:t xml:space="preserve">). </w:t>
      </w:r>
      <w:r w:rsidR="00F0191E" w:rsidRPr="00F017FE">
        <w:rPr>
          <w:rFonts w:ascii="Times New Roman" w:hAnsi="Times New Roman" w:cs="Times New Roman"/>
          <w:color w:val="000000" w:themeColor="text1"/>
        </w:rPr>
        <w:t>Interestingly, th</w:t>
      </w:r>
      <w:r w:rsidR="00EB1AA0" w:rsidRPr="00F017FE">
        <w:rPr>
          <w:rFonts w:ascii="Times New Roman" w:hAnsi="Times New Roman" w:cs="Times New Roman"/>
          <w:color w:val="000000" w:themeColor="text1"/>
        </w:rPr>
        <w:t>e</w:t>
      </w:r>
      <w:r w:rsidR="00F0191E" w:rsidRPr="00F017FE">
        <w:rPr>
          <w:rFonts w:ascii="Times New Roman" w:hAnsi="Times New Roman" w:cs="Times New Roman"/>
          <w:color w:val="000000" w:themeColor="text1"/>
        </w:rPr>
        <w:t xml:space="preserve"> phenotype</w:t>
      </w:r>
      <w:r w:rsidR="00EB1AA0" w:rsidRPr="00F017FE">
        <w:rPr>
          <w:rFonts w:ascii="Times New Roman" w:hAnsi="Times New Roman" w:cs="Times New Roman"/>
          <w:color w:val="000000" w:themeColor="text1"/>
        </w:rPr>
        <w:t xml:space="preserve"> of these mice</w:t>
      </w:r>
      <w:r w:rsidR="00F0191E" w:rsidRPr="00F017FE">
        <w:rPr>
          <w:rFonts w:ascii="Times New Roman" w:hAnsi="Times New Roman" w:cs="Times New Roman"/>
          <w:color w:val="000000" w:themeColor="text1"/>
        </w:rPr>
        <w:t xml:space="preserve"> w</w:t>
      </w:r>
      <w:r w:rsidR="00EB1AA0" w:rsidRPr="00F017FE">
        <w:rPr>
          <w:rFonts w:ascii="Times New Roman" w:hAnsi="Times New Roman" w:cs="Times New Roman"/>
          <w:color w:val="000000" w:themeColor="text1"/>
        </w:rPr>
        <w:t>as</w:t>
      </w:r>
      <w:r w:rsidR="00F0191E" w:rsidRPr="00F017FE">
        <w:rPr>
          <w:rFonts w:ascii="Times New Roman" w:hAnsi="Times New Roman" w:cs="Times New Roman"/>
          <w:color w:val="000000" w:themeColor="text1"/>
        </w:rPr>
        <w:t xml:space="preserve"> </w:t>
      </w:r>
      <w:r w:rsidR="00EB1AA0" w:rsidRPr="00F017FE">
        <w:rPr>
          <w:rFonts w:ascii="Times New Roman" w:hAnsi="Times New Roman" w:cs="Times New Roman"/>
          <w:color w:val="000000" w:themeColor="text1"/>
        </w:rPr>
        <w:t>large</w:t>
      </w:r>
      <w:r w:rsidR="00584D60" w:rsidRPr="00F017FE">
        <w:rPr>
          <w:rFonts w:ascii="Times New Roman" w:hAnsi="Times New Roman" w:cs="Times New Roman"/>
          <w:color w:val="000000" w:themeColor="text1"/>
        </w:rPr>
        <w:t xml:space="preserve">ly </w:t>
      </w:r>
      <w:r w:rsidR="00F0191E" w:rsidRPr="00F017FE">
        <w:rPr>
          <w:rFonts w:ascii="Times New Roman" w:hAnsi="Times New Roman" w:cs="Times New Roman"/>
          <w:color w:val="000000" w:themeColor="text1"/>
        </w:rPr>
        <w:t xml:space="preserve">consistent with </w:t>
      </w:r>
      <w:r w:rsidR="00EB1AA0" w:rsidRPr="00F017FE">
        <w:rPr>
          <w:rFonts w:ascii="Times New Roman" w:hAnsi="Times New Roman" w:cs="Times New Roman"/>
          <w:color w:val="000000" w:themeColor="text1"/>
        </w:rPr>
        <w:t xml:space="preserve">that of the </w:t>
      </w:r>
      <w:r w:rsidR="00F0191E" w:rsidRPr="00F017FE">
        <w:rPr>
          <w:rFonts w:ascii="Times New Roman" w:hAnsi="Times New Roman" w:cs="Times New Roman"/>
          <w:color w:val="000000" w:themeColor="text1"/>
        </w:rPr>
        <w:t>systemic</w:t>
      </w:r>
      <w:r w:rsidR="00F0191E" w:rsidRPr="00F017FE">
        <w:rPr>
          <w:rFonts w:ascii="Times New Roman" w:hAnsi="Times New Roman" w:cs="Times New Roman"/>
          <w:i/>
          <w:iCs/>
          <w:color w:val="000000" w:themeColor="text1"/>
        </w:rPr>
        <w:t xml:space="preserve"> Cdkal1</w:t>
      </w:r>
      <w:r w:rsidR="00F0191E" w:rsidRPr="00F017FE">
        <w:rPr>
          <w:rFonts w:ascii="Times New Roman" w:hAnsi="Times New Roman" w:cs="Times New Roman"/>
          <w:color w:val="000000" w:themeColor="text1"/>
        </w:rPr>
        <w:t xml:space="preserve"> KO mice (Fig</w:t>
      </w:r>
      <w:r w:rsidR="001C67DD" w:rsidRPr="00F017FE">
        <w:rPr>
          <w:rFonts w:ascii="Times New Roman" w:hAnsi="Times New Roman" w:cs="Times New Roman"/>
          <w:color w:val="000000" w:themeColor="text1"/>
        </w:rPr>
        <w:t>.</w:t>
      </w:r>
      <w:r w:rsidR="00F0191E" w:rsidRPr="00F017FE">
        <w:rPr>
          <w:rFonts w:ascii="Times New Roman" w:hAnsi="Times New Roman" w:cs="Times New Roman"/>
          <w:color w:val="000000" w:themeColor="text1"/>
        </w:rPr>
        <w:t xml:space="preserve"> </w:t>
      </w:r>
      <w:r w:rsidR="00CA51A6" w:rsidRPr="00F017FE">
        <w:rPr>
          <w:rFonts w:ascii="Times New Roman" w:hAnsi="Times New Roman" w:cs="Times New Roman"/>
          <w:color w:val="000000" w:themeColor="text1"/>
        </w:rPr>
        <w:t>1</w:t>
      </w:r>
      <w:r w:rsidR="000A7C86" w:rsidRPr="00F017FE">
        <w:rPr>
          <w:rFonts w:ascii="Times New Roman" w:hAnsi="Times New Roman" w:cs="Times New Roman"/>
          <w:color w:val="000000" w:themeColor="text1"/>
        </w:rPr>
        <w:t>D</w:t>
      </w:r>
      <w:r w:rsidR="007A1254" w:rsidRPr="00F017FE">
        <w:rPr>
          <w:rFonts w:ascii="Times New Roman" w:hAnsi="Times New Roman" w:cs="Times New Roman"/>
          <w:color w:val="000000" w:themeColor="text1"/>
        </w:rPr>
        <w:t>–</w:t>
      </w:r>
      <w:r w:rsidR="000A7C86" w:rsidRPr="00F017FE">
        <w:rPr>
          <w:rFonts w:ascii="Times New Roman" w:hAnsi="Times New Roman" w:cs="Times New Roman"/>
          <w:color w:val="000000" w:themeColor="text1"/>
        </w:rPr>
        <w:t>I</w:t>
      </w:r>
      <w:r w:rsidR="00F0191E" w:rsidRPr="00F017FE">
        <w:rPr>
          <w:rFonts w:ascii="Times New Roman" w:hAnsi="Times New Roman" w:cs="Times New Roman"/>
          <w:color w:val="000000" w:themeColor="text1"/>
        </w:rPr>
        <w:t>).</w:t>
      </w:r>
      <w:r w:rsidR="00E960B8" w:rsidRPr="00F017FE">
        <w:rPr>
          <w:rFonts w:ascii="Times New Roman" w:hAnsi="Times New Roman" w:cs="Times New Roman"/>
          <w:color w:val="000000" w:themeColor="text1"/>
        </w:rPr>
        <w:t xml:space="preserve"> </w:t>
      </w:r>
      <w:r w:rsidRPr="00F017FE">
        <w:rPr>
          <w:rFonts w:ascii="Times New Roman" w:hAnsi="Times New Roman" w:cs="Times New Roman"/>
          <w:color w:val="000000" w:themeColor="text1"/>
        </w:rPr>
        <w:t>The</w:t>
      </w:r>
      <w:r w:rsidRPr="006E4CFD">
        <w:rPr>
          <w:rFonts w:ascii="Times New Roman" w:hAnsi="Times New Roman" w:cs="Times New Roman"/>
          <w:color w:val="000000" w:themeColor="text1"/>
        </w:rPr>
        <w:t xml:space="preserve">se results </w:t>
      </w:r>
      <w:r w:rsidR="00376EAF" w:rsidRPr="006E4CFD">
        <w:rPr>
          <w:rFonts w:ascii="Times New Roman" w:hAnsi="Times New Roman" w:cs="Times New Roman"/>
          <w:color w:val="000000" w:themeColor="text1"/>
        </w:rPr>
        <w:t xml:space="preserve">collectively </w:t>
      </w:r>
      <w:r w:rsidR="00B67132" w:rsidRPr="006E4CFD">
        <w:rPr>
          <w:rFonts w:ascii="Times New Roman" w:hAnsi="Times New Roman" w:cs="Times New Roman"/>
          <w:color w:val="000000" w:themeColor="text1"/>
        </w:rPr>
        <w:t xml:space="preserve">demonstrate </w:t>
      </w:r>
      <w:r w:rsidRPr="006E4CFD">
        <w:rPr>
          <w:rFonts w:ascii="Times New Roman" w:hAnsi="Times New Roman" w:cs="Times New Roman"/>
          <w:color w:val="000000" w:themeColor="text1"/>
        </w:rPr>
        <w:t xml:space="preserve">that </w:t>
      </w:r>
      <w:r w:rsidR="00EB1AA0" w:rsidRPr="006E4CFD">
        <w:rPr>
          <w:rFonts w:ascii="Times New Roman" w:hAnsi="Times New Roman" w:cs="Times New Roman"/>
          <w:color w:val="000000" w:themeColor="text1"/>
        </w:rPr>
        <w:t xml:space="preserve">a </w:t>
      </w:r>
      <w:r w:rsidRPr="006E4CFD">
        <w:rPr>
          <w:rFonts w:ascii="Times New Roman" w:hAnsi="Times New Roman" w:cs="Times New Roman"/>
          <w:color w:val="000000" w:themeColor="text1"/>
        </w:rPr>
        <w:t>def</w:t>
      </w:r>
      <w:r w:rsidR="00EB1AA0" w:rsidRPr="006E4CFD">
        <w:rPr>
          <w:rFonts w:ascii="Times New Roman" w:hAnsi="Times New Roman" w:cs="Times New Roman"/>
          <w:color w:val="000000" w:themeColor="text1"/>
        </w:rPr>
        <w:t>e</w:t>
      </w:r>
      <w:r w:rsidRPr="006E4CFD">
        <w:rPr>
          <w:rFonts w:ascii="Times New Roman" w:hAnsi="Times New Roman" w:cs="Times New Roman"/>
          <w:color w:val="000000" w:themeColor="text1"/>
        </w:rPr>
        <w:t xml:space="preserve">ct </w:t>
      </w:r>
      <w:r w:rsidR="00EB1AA0" w:rsidRPr="006E4CFD">
        <w:rPr>
          <w:rFonts w:ascii="Times New Roman" w:hAnsi="Times New Roman" w:cs="Times New Roman"/>
          <w:color w:val="000000" w:themeColor="text1"/>
        </w:rPr>
        <w:t>in</w:t>
      </w:r>
      <w:r w:rsidRPr="006E4CFD">
        <w:rPr>
          <w:rFonts w:ascii="Times New Roman" w:hAnsi="Times New Roman" w:cs="Times New Roman"/>
          <w:color w:val="000000" w:themeColor="text1"/>
        </w:rPr>
        <w:t xml:space="preserve"> </w:t>
      </w:r>
      <w:r w:rsidR="00B67132" w:rsidRPr="006E4CFD">
        <w:rPr>
          <w:rFonts w:ascii="Times New Roman" w:hAnsi="Times New Roman" w:cs="Times New Roman"/>
          <w:color w:val="000000" w:themeColor="text1"/>
        </w:rPr>
        <w:t xml:space="preserve">CDKAL1 </w:t>
      </w:r>
      <w:r w:rsidRPr="006E4CFD">
        <w:rPr>
          <w:rFonts w:ascii="Times New Roman" w:hAnsi="Times New Roman" w:cs="Times New Roman"/>
          <w:color w:val="000000" w:themeColor="text1"/>
        </w:rPr>
        <w:t>in podocyte</w:t>
      </w:r>
      <w:r w:rsidR="00EB1AA0" w:rsidRPr="006E4CFD">
        <w:rPr>
          <w:rFonts w:ascii="Times New Roman" w:hAnsi="Times New Roman" w:cs="Times New Roman"/>
          <w:color w:val="000000" w:themeColor="text1"/>
        </w:rPr>
        <w:t>s</w:t>
      </w:r>
      <w:r w:rsidRPr="006E4CFD">
        <w:rPr>
          <w:rFonts w:ascii="Times New Roman" w:hAnsi="Times New Roman" w:cs="Times New Roman"/>
          <w:color w:val="000000" w:themeColor="text1"/>
        </w:rPr>
        <w:t xml:space="preserve"> directly </w:t>
      </w:r>
      <w:r w:rsidR="00984545" w:rsidRPr="006E4CFD">
        <w:rPr>
          <w:rFonts w:ascii="Times New Roman" w:hAnsi="Times New Roman" w:cs="Times New Roman"/>
          <w:color w:val="000000" w:themeColor="text1"/>
        </w:rPr>
        <w:t xml:space="preserve">promotes </w:t>
      </w:r>
      <w:r w:rsidR="00EB1AA0" w:rsidRPr="006E4CFD">
        <w:rPr>
          <w:rFonts w:ascii="Times New Roman" w:hAnsi="Times New Roman" w:cs="Times New Roman"/>
          <w:color w:val="000000" w:themeColor="text1"/>
        </w:rPr>
        <w:t>the</w:t>
      </w:r>
      <w:r w:rsidRPr="006E4CFD">
        <w:rPr>
          <w:rFonts w:ascii="Times New Roman" w:hAnsi="Times New Roman" w:cs="Times New Roman"/>
          <w:color w:val="000000" w:themeColor="text1"/>
        </w:rPr>
        <w:t xml:space="preserve"> progression</w:t>
      </w:r>
      <w:r w:rsidR="00EB1AA0" w:rsidRPr="006E4CFD">
        <w:rPr>
          <w:rFonts w:ascii="Times New Roman" w:hAnsi="Times New Roman" w:cs="Times New Roman"/>
          <w:color w:val="000000" w:themeColor="text1"/>
        </w:rPr>
        <w:t xml:space="preserve"> of CKD,</w:t>
      </w:r>
      <w:r w:rsidRPr="006E4CFD">
        <w:rPr>
          <w:rFonts w:ascii="Times New Roman" w:hAnsi="Times New Roman" w:cs="Times New Roman"/>
          <w:color w:val="000000" w:themeColor="text1"/>
        </w:rPr>
        <w:t xml:space="preserve"> </w:t>
      </w:r>
      <w:r w:rsidR="00EB1AA0" w:rsidRPr="006E4CFD">
        <w:rPr>
          <w:rFonts w:ascii="Times New Roman" w:hAnsi="Times New Roman" w:cs="Times New Roman"/>
          <w:color w:val="000000" w:themeColor="text1"/>
        </w:rPr>
        <w:t>demonstrated by</w:t>
      </w:r>
      <w:r w:rsidRPr="006E4CFD">
        <w:rPr>
          <w:rFonts w:ascii="Times New Roman" w:hAnsi="Times New Roman" w:cs="Times New Roman"/>
          <w:color w:val="000000" w:themeColor="text1"/>
        </w:rPr>
        <w:t xml:space="preserve"> albuminuria and </w:t>
      </w:r>
      <w:r w:rsidR="00FE4F1D" w:rsidRPr="006E4CFD">
        <w:rPr>
          <w:rFonts w:ascii="Times New Roman" w:hAnsi="Times New Roman" w:cs="Times New Roman"/>
          <w:color w:val="000000" w:themeColor="text1"/>
        </w:rPr>
        <w:t>renal</w:t>
      </w:r>
      <w:r w:rsidRPr="006E4CFD">
        <w:rPr>
          <w:rFonts w:ascii="Times New Roman" w:hAnsi="Times New Roman" w:cs="Times New Roman"/>
          <w:color w:val="000000" w:themeColor="text1"/>
        </w:rPr>
        <w:t xml:space="preserve"> dysfunction</w:t>
      </w:r>
      <w:r w:rsidR="00EB1AA0"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w:t>
      </w:r>
      <w:r w:rsidR="00984545" w:rsidRPr="006E4CFD">
        <w:rPr>
          <w:rFonts w:ascii="Times New Roman" w:hAnsi="Times New Roman" w:cs="Times New Roman"/>
          <w:color w:val="000000" w:themeColor="text1"/>
        </w:rPr>
        <w:t xml:space="preserve">upon </w:t>
      </w:r>
      <w:r w:rsidR="00293E5A" w:rsidRPr="006E4CFD">
        <w:rPr>
          <w:rFonts w:ascii="Times New Roman" w:hAnsi="Times New Roman" w:cs="Times New Roman"/>
          <w:color w:val="000000" w:themeColor="text1"/>
        </w:rPr>
        <w:t>kidney</w:t>
      </w:r>
      <w:r w:rsidRPr="006E4CFD">
        <w:rPr>
          <w:rFonts w:ascii="Times New Roman" w:hAnsi="Times New Roman" w:cs="Times New Roman"/>
          <w:color w:val="000000" w:themeColor="text1"/>
        </w:rPr>
        <w:t xml:space="preserve"> load</w:t>
      </w:r>
      <w:r w:rsidR="00EB1AA0" w:rsidRPr="006E4CFD">
        <w:rPr>
          <w:rFonts w:ascii="Times New Roman" w:hAnsi="Times New Roman" w:cs="Times New Roman"/>
          <w:color w:val="000000" w:themeColor="text1"/>
        </w:rPr>
        <w:t>ing</w:t>
      </w:r>
      <w:r w:rsidRPr="006E4CFD">
        <w:rPr>
          <w:rFonts w:ascii="Times New Roman" w:hAnsi="Times New Roman" w:cs="Times New Roman"/>
          <w:color w:val="000000" w:themeColor="text1"/>
        </w:rPr>
        <w:t>.</w:t>
      </w:r>
    </w:p>
    <w:p w14:paraId="1B16A316" w14:textId="77777777" w:rsidR="00D1575D" w:rsidRPr="006E4CFD" w:rsidRDefault="00D1575D" w:rsidP="00C64C57">
      <w:pPr>
        <w:spacing w:line="360" w:lineRule="auto"/>
        <w:rPr>
          <w:rFonts w:ascii="Times New Roman" w:hAnsi="Times New Roman" w:cs="Times New Roman"/>
          <w:b/>
          <w:bCs/>
          <w:i/>
          <w:iCs/>
          <w:color w:val="000000" w:themeColor="text1"/>
        </w:rPr>
      </w:pPr>
    </w:p>
    <w:p w14:paraId="09C02CB8" w14:textId="46EB4830" w:rsidR="00BB0C33" w:rsidRPr="006E4CFD" w:rsidRDefault="00833659" w:rsidP="00C64C57">
      <w:pPr>
        <w:spacing w:line="360" w:lineRule="auto"/>
        <w:rPr>
          <w:rFonts w:ascii="Times New Roman" w:hAnsi="Times New Roman" w:cs="Times New Roman"/>
          <w:b/>
          <w:bCs/>
          <w:i/>
          <w:iCs/>
          <w:color w:val="000000" w:themeColor="text1"/>
        </w:rPr>
      </w:pPr>
      <w:r w:rsidRPr="006E4CFD">
        <w:rPr>
          <w:rFonts w:ascii="Times New Roman" w:hAnsi="Times New Roman" w:cs="Times New Roman"/>
          <w:b/>
          <w:bCs/>
          <w:i/>
          <w:iCs/>
          <w:color w:val="000000"/>
        </w:rPr>
        <w:t xml:space="preserve">Cdkal1 KO reduces the efficiency of lysine translation, and impairs the </w:t>
      </w:r>
      <w:r w:rsidR="00BD3D0B" w:rsidRPr="006E4CFD">
        <w:rPr>
          <w:rFonts w:ascii="Times New Roman" w:hAnsi="Times New Roman" w:cs="Times New Roman"/>
          <w:b/>
          <w:bCs/>
          <w:i/>
          <w:iCs/>
          <w:color w:val="000000"/>
        </w:rPr>
        <w:t xml:space="preserve">glomerular filtration barrier and the </w:t>
      </w:r>
      <w:r w:rsidRPr="006E4CFD">
        <w:rPr>
          <w:rFonts w:ascii="Times New Roman" w:hAnsi="Times New Roman" w:cs="Times New Roman"/>
          <w:b/>
          <w:bCs/>
          <w:i/>
          <w:iCs/>
          <w:color w:val="000000"/>
        </w:rPr>
        <w:t>motility of podocyte cell lines</w:t>
      </w:r>
    </w:p>
    <w:p w14:paraId="76F8607E" w14:textId="1DE31BA7" w:rsidR="007B7AB0" w:rsidRPr="006E4CFD" w:rsidRDefault="00833659" w:rsidP="007B7AB0">
      <w:pPr>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 xml:space="preserve">To </w:t>
      </w:r>
      <w:r w:rsidR="000A0B1A" w:rsidRPr="006E4CFD">
        <w:rPr>
          <w:rFonts w:ascii="Times New Roman" w:hAnsi="Times New Roman" w:cs="Times New Roman"/>
          <w:color w:val="000000" w:themeColor="text1"/>
        </w:rPr>
        <w:t>elucidate the mechanisms</w:t>
      </w:r>
      <w:r w:rsidRPr="006E4CFD">
        <w:rPr>
          <w:rFonts w:ascii="Times New Roman" w:hAnsi="Times New Roman" w:cs="Times New Roman"/>
          <w:color w:val="000000" w:themeColor="text1"/>
        </w:rPr>
        <w:t xml:space="preserve"> </w:t>
      </w:r>
      <w:r w:rsidR="00216776" w:rsidRPr="006E4CFD">
        <w:rPr>
          <w:rFonts w:ascii="Times New Roman" w:hAnsi="Times New Roman" w:cs="Times New Roman"/>
          <w:color w:val="000000" w:themeColor="text1"/>
        </w:rPr>
        <w:t>explain</w:t>
      </w:r>
      <w:r w:rsidR="000A0B1A" w:rsidRPr="006E4CFD">
        <w:rPr>
          <w:rFonts w:ascii="Times New Roman" w:hAnsi="Times New Roman" w:cs="Times New Roman"/>
          <w:color w:val="000000" w:themeColor="text1"/>
        </w:rPr>
        <w:t>ing how</w:t>
      </w:r>
      <w:r w:rsidRPr="006E4CFD">
        <w:rPr>
          <w:rFonts w:ascii="Times New Roman" w:hAnsi="Times New Roman" w:cs="Times New Roman"/>
          <w:color w:val="000000" w:themeColor="text1"/>
        </w:rPr>
        <w:t xml:space="preserve"> </w:t>
      </w:r>
      <w:r w:rsidR="00216776" w:rsidRPr="006E4CFD">
        <w:rPr>
          <w:rFonts w:ascii="Times New Roman" w:hAnsi="Times New Roman" w:cs="Times New Roman"/>
          <w:color w:val="000000" w:themeColor="text1"/>
        </w:rPr>
        <w:t xml:space="preserve">the </w:t>
      </w:r>
      <w:r w:rsidR="000A0B1A" w:rsidRPr="006E4CFD">
        <w:rPr>
          <w:rFonts w:ascii="Times New Roman" w:hAnsi="Times New Roman" w:cs="Times New Roman"/>
          <w:color w:val="000000" w:themeColor="text1"/>
        </w:rPr>
        <w:t xml:space="preserve">loss </w:t>
      </w:r>
      <w:r w:rsidR="00982810" w:rsidRPr="006E4CFD">
        <w:rPr>
          <w:rFonts w:ascii="Times New Roman" w:hAnsi="Times New Roman" w:cs="Times New Roman"/>
          <w:color w:val="000000" w:themeColor="text1"/>
        </w:rPr>
        <w:t xml:space="preserve">of </w:t>
      </w:r>
      <w:r w:rsidRPr="006E4CFD">
        <w:rPr>
          <w:rFonts w:ascii="Times New Roman" w:hAnsi="Times New Roman" w:cs="Times New Roman"/>
          <w:i/>
          <w:iCs/>
          <w:color w:val="000000" w:themeColor="text1"/>
        </w:rPr>
        <w:t>Cdkal1</w:t>
      </w:r>
      <w:r w:rsidRPr="006E4CFD">
        <w:rPr>
          <w:rFonts w:ascii="Times New Roman" w:hAnsi="Times New Roman" w:cs="Times New Roman"/>
          <w:color w:val="000000" w:themeColor="text1"/>
        </w:rPr>
        <w:t xml:space="preserve"> </w:t>
      </w:r>
      <w:r w:rsidR="000A0B1A" w:rsidRPr="006E4CFD">
        <w:rPr>
          <w:rFonts w:ascii="Times New Roman" w:hAnsi="Times New Roman" w:cs="Times New Roman"/>
          <w:color w:val="000000" w:themeColor="text1"/>
        </w:rPr>
        <w:t>impairs</w:t>
      </w:r>
      <w:r w:rsidRPr="006E4CFD">
        <w:rPr>
          <w:rFonts w:ascii="Times New Roman" w:hAnsi="Times New Roman" w:cs="Times New Roman"/>
          <w:color w:val="000000" w:themeColor="text1"/>
        </w:rPr>
        <w:t xml:space="preserve"> podocyte function</w:t>
      </w:r>
      <w:r w:rsidR="000A0B1A"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w:t>
      </w:r>
      <w:r w:rsidR="000A0B1A" w:rsidRPr="006E4CFD">
        <w:rPr>
          <w:rFonts w:ascii="Times New Roman" w:hAnsi="Times New Roman" w:cs="Times New Roman"/>
          <w:color w:val="000000" w:themeColor="text1"/>
        </w:rPr>
        <w:t xml:space="preserve">we </w:t>
      </w:r>
      <w:r w:rsidR="00216776" w:rsidRPr="006E4CFD">
        <w:rPr>
          <w:rFonts w:ascii="Times New Roman" w:hAnsi="Times New Roman" w:cs="Times New Roman"/>
          <w:color w:val="000000" w:themeColor="text1"/>
        </w:rPr>
        <w:t>knock</w:t>
      </w:r>
      <w:r w:rsidR="000F2571" w:rsidRPr="006E4CFD">
        <w:rPr>
          <w:rFonts w:ascii="Times New Roman" w:hAnsi="Times New Roman" w:cs="Times New Roman"/>
          <w:color w:val="000000" w:themeColor="text1"/>
        </w:rPr>
        <w:t xml:space="preserve">ed </w:t>
      </w:r>
      <w:r w:rsidR="00982810" w:rsidRPr="006E4CFD">
        <w:rPr>
          <w:rFonts w:ascii="Times New Roman" w:hAnsi="Times New Roman" w:cs="Times New Roman"/>
          <w:color w:val="000000" w:themeColor="text1"/>
        </w:rPr>
        <w:t>o</w:t>
      </w:r>
      <w:r w:rsidR="00216776" w:rsidRPr="006E4CFD">
        <w:rPr>
          <w:rFonts w:ascii="Times New Roman" w:hAnsi="Times New Roman" w:cs="Times New Roman"/>
          <w:color w:val="000000" w:themeColor="text1"/>
        </w:rPr>
        <w:t>ut</w:t>
      </w:r>
      <w:r w:rsidR="00982810" w:rsidRPr="006E4CFD">
        <w:rPr>
          <w:rFonts w:ascii="Times New Roman" w:hAnsi="Times New Roman" w:cs="Times New Roman"/>
          <w:color w:val="000000" w:themeColor="text1"/>
        </w:rPr>
        <w:t xml:space="preserve"> </w:t>
      </w:r>
      <w:r w:rsidR="00982810" w:rsidRPr="006E4CFD">
        <w:rPr>
          <w:rFonts w:ascii="Times New Roman" w:hAnsi="Times New Roman" w:cs="Times New Roman"/>
          <w:i/>
          <w:iCs/>
          <w:color w:val="000000" w:themeColor="text1"/>
        </w:rPr>
        <w:t xml:space="preserve">Cdkal1 </w:t>
      </w:r>
      <w:r w:rsidR="00982810" w:rsidRPr="006E4CFD">
        <w:rPr>
          <w:rFonts w:ascii="Times New Roman" w:hAnsi="Times New Roman" w:cs="Times New Roman"/>
          <w:color w:val="000000" w:themeColor="text1"/>
        </w:rPr>
        <w:t>using the CRI</w:t>
      </w:r>
      <w:r w:rsidR="00B76229" w:rsidRPr="006E4CFD">
        <w:rPr>
          <w:rFonts w:ascii="Times New Roman" w:hAnsi="Times New Roman" w:cs="Times New Roman"/>
          <w:color w:val="000000" w:themeColor="text1"/>
        </w:rPr>
        <w:t>S</w:t>
      </w:r>
      <w:r w:rsidR="00982810" w:rsidRPr="006E4CFD">
        <w:rPr>
          <w:rFonts w:ascii="Times New Roman" w:hAnsi="Times New Roman" w:cs="Times New Roman"/>
          <w:color w:val="000000" w:themeColor="text1"/>
        </w:rPr>
        <w:t>PR</w:t>
      </w:r>
      <w:r w:rsidR="00216776" w:rsidRPr="006E4CFD">
        <w:rPr>
          <w:rFonts w:ascii="Times New Roman" w:hAnsi="Times New Roman" w:cs="Times New Roman"/>
          <w:color w:val="000000" w:themeColor="text1"/>
        </w:rPr>
        <w:t>–</w:t>
      </w:r>
      <w:r w:rsidR="00982810" w:rsidRPr="006E4CFD">
        <w:rPr>
          <w:rFonts w:ascii="Times New Roman" w:hAnsi="Times New Roman" w:cs="Times New Roman"/>
          <w:color w:val="000000" w:themeColor="text1"/>
        </w:rPr>
        <w:t>Cas9 system in</w:t>
      </w:r>
      <w:r w:rsidR="000F2571" w:rsidRPr="006E4CFD">
        <w:rPr>
          <w:rFonts w:ascii="Times New Roman" w:hAnsi="Times New Roman" w:cs="Times New Roman"/>
          <w:color w:val="000000" w:themeColor="text1"/>
        </w:rPr>
        <w:t xml:space="preserve"> </w:t>
      </w:r>
      <w:r w:rsidR="00216776" w:rsidRPr="006E4CFD">
        <w:rPr>
          <w:rFonts w:ascii="Times New Roman" w:hAnsi="Times New Roman" w:cs="Times New Roman"/>
          <w:color w:val="000000" w:themeColor="text1"/>
        </w:rPr>
        <w:t xml:space="preserve">the </w:t>
      </w:r>
      <w:r w:rsidR="000F2571" w:rsidRPr="006E4CFD">
        <w:rPr>
          <w:rFonts w:ascii="Times New Roman" w:hAnsi="Times New Roman" w:cs="Times New Roman"/>
          <w:color w:val="000000" w:themeColor="text1"/>
        </w:rPr>
        <w:t>immortalized mouse podocyte cell lines</w:t>
      </w:r>
      <w:r w:rsidR="00A676E6" w:rsidRPr="006E4CFD">
        <w:rPr>
          <w:rFonts w:ascii="Times New Roman" w:hAnsi="Times New Roman" w:cs="Times New Roman"/>
          <w:color w:val="000000" w:themeColor="text1"/>
        </w:rPr>
        <w:t xml:space="preserve"> </w:t>
      </w:r>
      <w:r w:rsidR="000F2571" w:rsidRPr="006E4CFD">
        <w:rPr>
          <w:rFonts w:ascii="Times New Roman" w:hAnsi="Times New Roman" w:cs="Times New Roman"/>
          <w:color w:val="000000" w:themeColor="text1"/>
        </w:rPr>
        <w:t>E1</w:t>
      </w:r>
      <w:r w:rsidR="00005236" w:rsidRPr="006E4CFD">
        <w:rPr>
          <w:rFonts w:ascii="Times New Roman" w:hAnsi="Times New Roman" w:cs="Times New Roman"/>
          <w:color w:val="000000" w:themeColor="text1"/>
        </w:rPr>
        <w:t>1</w:t>
      </w:r>
      <w:r w:rsidR="00CF63CC" w:rsidRPr="006E4CFD">
        <w:rPr>
          <w:rFonts w:ascii="Times New Roman" w:hAnsi="Times New Roman" w:cs="Times New Roman"/>
          <w:color w:val="000000" w:themeColor="text1"/>
        </w:rPr>
        <w:t xml:space="preserve"> and SV</w:t>
      </w:r>
      <w:r w:rsidR="00CF63CC" w:rsidRPr="00DC038C">
        <w:rPr>
          <w:rFonts w:ascii="Times New Roman" w:hAnsi="Times New Roman" w:cs="Times New Roman"/>
          <w:color w:val="000000" w:themeColor="text1"/>
        </w:rPr>
        <w:t>I</w:t>
      </w:r>
      <w:r w:rsidR="000F2571" w:rsidRPr="00DC038C">
        <w:rPr>
          <w:rFonts w:ascii="Times New Roman" w:hAnsi="Times New Roman" w:cs="Times New Roman"/>
          <w:color w:val="000000" w:themeColor="text1"/>
        </w:rPr>
        <w:t xml:space="preserve"> (</w:t>
      </w:r>
      <w:r w:rsidR="006D69B1" w:rsidRPr="00DC038C">
        <w:rPr>
          <w:rFonts w:ascii="Times New Roman" w:hAnsi="Times New Roman" w:cs="Times New Roman"/>
          <w:color w:val="000000" w:themeColor="text1"/>
        </w:rPr>
        <w:t xml:space="preserve">Appendix </w:t>
      </w:r>
      <w:r w:rsidR="00FA5BEE" w:rsidRPr="00DC038C">
        <w:rPr>
          <w:rFonts w:ascii="Times New Roman" w:hAnsi="Times New Roman" w:cs="Times New Roman"/>
          <w:color w:val="000000" w:themeColor="text1"/>
        </w:rPr>
        <w:t xml:space="preserve">Fig. </w:t>
      </w:r>
      <w:r w:rsidR="006D69B1" w:rsidRPr="00DC038C">
        <w:rPr>
          <w:rFonts w:ascii="Times New Roman" w:hAnsi="Times New Roman" w:cs="Times New Roman"/>
          <w:color w:val="000000" w:themeColor="text1"/>
        </w:rPr>
        <w:t>S</w:t>
      </w:r>
      <w:r w:rsidR="00563F8E" w:rsidRPr="00DC038C">
        <w:rPr>
          <w:rFonts w:ascii="Times New Roman" w:hAnsi="Times New Roman" w:cs="Times New Roman"/>
          <w:color w:val="000000" w:themeColor="text1"/>
        </w:rPr>
        <w:t>3</w:t>
      </w:r>
      <w:r w:rsidR="006D69B1" w:rsidRPr="00DC038C">
        <w:rPr>
          <w:rFonts w:ascii="Times New Roman" w:hAnsi="Times New Roman" w:cs="Times New Roman"/>
          <w:color w:val="000000" w:themeColor="text1"/>
        </w:rPr>
        <w:t>,</w:t>
      </w:r>
      <w:r w:rsidR="00FA5BEE" w:rsidRPr="00DC038C">
        <w:rPr>
          <w:rFonts w:ascii="Times New Roman" w:hAnsi="Times New Roman" w:cs="Times New Roman"/>
          <w:color w:val="000000" w:themeColor="text1"/>
        </w:rPr>
        <w:t xml:space="preserve"> </w:t>
      </w:r>
      <w:r w:rsidR="006D69B1" w:rsidRPr="00DC038C">
        <w:rPr>
          <w:rFonts w:ascii="Times New Roman" w:hAnsi="Times New Roman" w:cs="Times New Roman"/>
          <w:color w:val="000000" w:themeColor="text1"/>
        </w:rPr>
        <w:t>S</w:t>
      </w:r>
      <w:r w:rsidR="00563F8E" w:rsidRPr="00DC038C">
        <w:rPr>
          <w:rFonts w:ascii="Times New Roman" w:hAnsi="Times New Roman" w:cs="Times New Roman"/>
          <w:color w:val="000000" w:themeColor="text1"/>
        </w:rPr>
        <w:t>4</w:t>
      </w:r>
      <w:r w:rsidR="006D69B1" w:rsidRPr="00DC038C">
        <w:rPr>
          <w:rFonts w:ascii="Times New Roman" w:hAnsi="Times New Roman" w:cs="Times New Roman"/>
          <w:color w:val="000000" w:themeColor="text1"/>
        </w:rPr>
        <w:t>A</w:t>
      </w:r>
      <w:r w:rsidR="000F2571" w:rsidRPr="00DC038C">
        <w:rPr>
          <w:rFonts w:ascii="Times New Roman" w:hAnsi="Times New Roman" w:cs="Times New Roman"/>
          <w:color w:val="000000" w:themeColor="text1"/>
        </w:rPr>
        <w:t xml:space="preserve">). </w:t>
      </w:r>
      <w:r w:rsidR="00216776" w:rsidRPr="00DC038C">
        <w:rPr>
          <w:rStyle w:val="y2iqfc"/>
          <w:rFonts w:ascii="Times New Roman" w:hAnsi="Times New Roman" w:cs="Times New Roman"/>
          <w:color w:val="000000" w:themeColor="text1"/>
        </w:rPr>
        <w:t>The l</w:t>
      </w:r>
      <w:r w:rsidR="000126A9" w:rsidRPr="00DC038C">
        <w:rPr>
          <w:rStyle w:val="y2iqfc"/>
          <w:rFonts w:ascii="Times New Roman" w:hAnsi="Times New Roman" w:cs="Times New Roman"/>
          <w:color w:val="000000" w:themeColor="text1"/>
        </w:rPr>
        <w:t>oss of CDKAL1 in the KO cells was</w:t>
      </w:r>
      <w:r w:rsidR="000F2571" w:rsidRPr="00DC038C">
        <w:rPr>
          <w:rStyle w:val="y2iqfc"/>
          <w:rFonts w:ascii="Times New Roman" w:hAnsi="Times New Roman" w:cs="Times New Roman"/>
          <w:color w:val="000000" w:themeColor="text1"/>
        </w:rPr>
        <w:t xml:space="preserve"> </w:t>
      </w:r>
      <w:r w:rsidR="000568D5" w:rsidRPr="00DC038C">
        <w:rPr>
          <w:rStyle w:val="y2iqfc"/>
          <w:rFonts w:ascii="Times New Roman" w:hAnsi="Times New Roman" w:cs="Times New Roman"/>
          <w:color w:val="000000" w:themeColor="text1"/>
        </w:rPr>
        <w:t xml:space="preserve">strongly suggested </w:t>
      </w:r>
      <w:r w:rsidR="000126A9" w:rsidRPr="00DC038C">
        <w:rPr>
          <w:rStyle w:val="y2iqfc"/>
          <w:rFonts w:ascii="Times New Roman" w:hAnsi="Times New Roman" w:cs="Times New Roman"/>
          <w:color w:val="000000" w:themeColor="text1"/>
        </w:rPr>
        <w:t xml:space="preserve">by </w:t>
      </w:r>
      <w:r w:rsidR="00216776" w:rsidRPr="00DC038C">
        <w:rPr>
          <w:rStyle w:val="y2iqfc"/>
          <w:rFonts w:ascii="Times New Roman" w:hAnsi="Times New Roman" w:cs="Times New Roman"/>
          <w:color w:val="000000" w:themeColor="text1"/>
        </w:rPr>
        <w:t xml:space="preserve">the </w:t>
      </w:r>
      <w:r w:rsidR="000F2571" w:rsidRPr="00DC038C">
        <w:rPr>
          <w:rStyle w:val="y2iqfc"/>
          <w:rFonts w:ascii="Times New Roman" w:hAnsi="Times New Roman" w:cs="Times New Roman"/>
          <w:color w:val="000000" w:themeColor="text1"/>
        </w:rPr>
        <w:t xml:space="preserve">absence of </w:t>
      </w:r>
      <w:r w:rsidR="000126A9" w:rsidRPr="00DC038C">
        <w:rPr>
          <w:rStyle w:val="y2iqfc"/>
          <w:rFonts w:ascii="Times New Roman" w:hAnsi="Times New Roman" w:cs="Times New Roman"/>
          <w:color w:val="000000" w:themeColor="text1"/>
        </w:rPr>
        <w:t>ms</w:t>
      </w:r>
      <w:r w:rsidR="000126A9" w:rsidRPr="00DC038C">
        <w:rPr>
          <w:rStyle w:val="y2iqfc"/>
          <w:rFonts w:ascii="Times New Roman" w:hAnsi="Times New Roman" w:cs="Times New Roman"/>
          <w:color w:val="000000" w:themeColor="text1"/>
          <w:vertAlign w:val="superscript"/>
        </w:rPr>
        <w:t>2</w:t>
      </w:r>
      <w:r w:rsidR="000126A9" w:rsidRPr="00DC038C">
        <w:rPr>
          <w:rStyle w:val="y2iqfc"/>
          <w:rFonts w:ascii="Times New Roman" w:hAnsi="Times New Roman" w:cs="Times New Roman"/>
          <w:color w:val="000000" w:themeColor="text1"/>
        </w:rPr>
        <w:t>t</w:t>
      </w:r>
      <w:r w:rsidR="000126A9" w:rsidRPr="00DC038C">
        <w:rPr>
          <w:rStyle w:val="y2iqfc"/>
          <w:rFonts w:ascii="Times New Roman" w:hAnsi="Times New Roman" w:cs="Times New Roman"/>
          <w:color w:val="000000" w:themeColor="text1"/>
          <w:vertAlign w:val="superscript"/>
        </w:rPr>
        <w:t>6</w:t>
      </w:r>
      <w:r w:rsidR="000126A9" w:rsidRPr="00DC038C">
        <w:rPr>
          <w:rStyle w:val="y2iqfc"/>
          <w:rFonts w:ascii="Times New Roman" w:hAnsi="Times New Roman" w:cs="Times New Roman"/>
          <w:color w:val="000000" w:themeColor="text1"/>
        </w:rPr>
        <w:t xml:space="preserve">A </w:t>
      </w:r>
      <w:r w:rsidR="000F2571" w:rsidRPr="00DC038C">
        <w:rPr>
          <w:rStyle w:val="y2iqfc"/>
          <w:rFonts w:ascii="Times New Roman" w:hAnsi="Times New Roman" w:cs="Times New Roman"/>
          <w:color w:val="000000" w:themeColor="text1"/>
        </w:rPr>
        <w:t>modification</w:t>
      </w:r>
      <w:r w:rsidR="000126A9" w:rsidRPr="00DC038C">
        <w:rPr>
          <w:rStyle w:val="y2iqfc"/>
          <w:rFonts w:ascii="Times New Roman" w:hAnsi="Times New Roman" w:cs="Times New Roman"/>
          <w:color w:val="000000" w:themeColor="text1"/>
        </w:rPr>
        <w:t xml:space="preserve"> in </w:t>
      </w:r>
      <w:r w:rsidR="00885700" w:rsidRPr="00DC038C">
        <w:rPr>
          <w:rStyle w:val="y2iqfc"/>
          <w:rFonts w:ascii="Times New Roman" w:hAnsi="Times New Roman" w:cs="Times New Roman"/>
          <w:color w:val="000000" w:themeColor="text1"/>
        </w:rPr>
        <w:t>total</w:t>
      </w:r>
      <w:r w:rsidR="00982810" w:rsidRPr="00DC038C">
        <w:rPr>
          <w:rStyle w:val="y2iqfc"/>
          <w:rFonts w:ascii="Times New Roman" w:hAnsi="Times New Roman" w:cs="Times New Roman"/>
          <w:color w:val="000000" w:themeColor="text1"/>
        </w:rPr>
        <w:t xml:space="preserve"> </w:t>
      </w:r>
      <w:r w:rsidR="000126A9" w:rsidRPr="00DC038C">
        <w:rPr>
          <w:rStyle w:val="y2iqfc"/>
          <w:rFonts w:ascii="Times New Roman" w:hAnsi="Times New Roman" w:cs="Times New Roman"/>
          <w:color w:val="000000" w:themeColor="text1"/>
        </w:rPr>
        <w:t xml:space="preserve">RNA of </w:t>
      </w:r>
      <w:r w:rsidR="000126A9" w:rsidRPr="00DC038C">
        <w:rPr>
          <w:rStyle w:val="y2iqfc"/>
          <w:rFonts w:ascii="Times New Roman" w:hAnsi="Times New Roman" w:cs="Times New Roman"/>
          <w:i/>
          <w:iCs/>
          <w:color w:val="000000" w:themeColor="text1"/>
        </w:rPr>
        <w:t>Cdkal1</w:t>
      </w:r>
      <w:r w:rsidR="000126A9" w:rsidRPr="00DC038C">
        <w:rPr>
          <w:rStyle w:val="y2iqfc"/>
          <w:rFonts w:ascii="Times New Roman" w:hAnsi="Times New Roman" w:cs="Times New Roman"/>
          <w:color w:val="000000" w:themeColor="text1"/>
        </w:rPr>
        <w:t xml:space="preserve"> KO podocytes</w:t>
      </w:r>
      <w:r w:rsidR="00216776" w:rsidRPr="00DC038C">
        <w:rPr>
          <w:rStyle w:val="y2iqfc"/>
          <w:rFonts w:ascii="Times New Roman" w:hAnsi="Times New Roman" w:cs="Times New Roman"/>
          <w:color w:val="000000" w:themeColor="text1"/>
        </w:rPr>
        <w:t>,</w:t>
      </w:r>
      <w:r w:rsidR="00216776" w:rsidRPr="00DC038C">
        <w:rPr>
          <w:rStyle w:val="y2iqfc"/>
          <w:rFonts w:ascii="Times New Roman" w:hAnsi="Times New Roman" w:cs="Times New Roman"/>
          <w:iCs/>
          <w:color w:val="000000" w:themeColor="text1"/>
        </w:rPr>
        <w:t xml:space="preserve"> </w:t>
      </w:r>
      <w:r w:rsidRPr="00DC038C">
        <w:rPr>
          <w:rStyle w:val="y2iqfc"/>
          <w:rFonts w:ascii="Times New Roman" w:hAnsi="Times New Roman" w:cs="Times New Roman"/>
          <w:iCs/>
          <w:color w:val="000000" w:themeColor="text1"/>
        </w:rPr>
        <w:t>assess</w:t>
      </w:r>
      <w:r w:rsidR="000126A9" w:rsidRPr="00DC038C">
        <w:rPr>
          <w:rStyle w:val="y2iqfc"/>
          <w:rFonts w:ascii="Times New Roman" w:hAnsi="Times New Roman" w:cs="Times New Roman"/>
          <w:iCs/>
          <w:color w:val="000000" w:themeColor="text1"/>
        </w:rPr>
        <w:t xml:space="preserve">ed </w:t>
      </w:r>
      <w:r w:rsidR="000F2571" w:rsidRPr="00DC038C">
        <w:rPr>
          <w:rStyle w:val="y2iqfc"/>
          <w:rFonts w:ascii="Times New Roman" w:hAnsi="Times New Roman" w:cs="Times New Roman"/>
          <w:color w:val="000000" w:themeColor="text1"/>
        </w:rPr>
        <w:t>using</w:t>
      </w:r>
      <w:r w:rsidR="00E72111" w:rsidRPr="00DC038C">
        <w:rPr>
          <w:rStyle w:val="y2iqfc"/>
          <w:rFonts w:ascii="Times New Roman" w:hAnsi="Times New Roman" w:cs="Times New Roman"/>
          <w:color w:val="000000" w:themeColor="text1"/>
        </w:rPr>
        <w:t xml:space="preserve"> </w:t>
      </w:r>
      <w:r w:rsidR="00CF63CC" w:rsidRPr="00DC038C">
        <w:rPr>
          <w:rStyle w:val="y2iqfc"/>
          <w:rFonts w:ascii="Times New Roman" w:hAnsi="Times New Roman" w:cs="Times New Roman"/>
          <w:color w:val="000000" w:themeColor="text1"/>
        </w:rPr>
        <w:t>l</w:t>
      </w:r>
      <w:r w:rsidR="0012456D" w:rsidRPr="00DC038C">
        <w:rPr>
          <w:rFonts w:ascii="Times New Roman" w:hAnsi="Times New Roman" w:cs="Times New Roman"/>
          <w:color w:val="000000" w:themeColor="text1"/>
        </w:rPr>
        <w:t xml:space="preserve">iquid </w:t>
      </w:r>
      <w:r w:rsidR="00CF63CC" w:rsidRPr="00DC038C">
        <w:rPr>
          <w:rFonts w:ascii="Times New Roman" w:hAnsi="Times New Roman" w:cs="Times New Roman"/>
          <w:color w:val="000000" w:themeColor="text1"/>
        </w:rPr>
        <w:t>c</w:t>
      </w:r>
      <w:r w:rsidR="0012456D" w:rsidRPr="00DC038C">
        <w:rPr>
          <w:rFonts w:ascii="Times New Roman" w:hAnsi="Times New Roman" w:cs="Times New Roman"/>
          <w:color w:val="000000" w:themeColor="text1"/>
        </w:rPr>
        <w:t>hromatograph</w:t>
      </w:r>
      <w:r w:rsidR="000126A9" w:rsidRPr="00DC038C">
        <w:rPr>
          <w:rFonts w:ascii="Times New Roman" w:hAnsi="Times New Roman" w:cs="Times New Roman"/>
          <w:color w:val="000000" w:themeColor="text1"/>
        </w:rPr>
        <w:t>y</w:t>
      </w:r>
      <w:r w:rsidR="00216776" w:rsidRPr="00DC038C">
        <w:rPr>
          <w:rFonts w:ascii="Times New Roman" w:hAnsi="Times New Roman" w:cs="Times New Roman"/>
          <w:color w:val="000000" w:themeColor="text1"/>
        </w:rPr>
        <w:t>–</w:t>
      </w:r>
      <w:r w:rsidR="00CF63CC" w:rsidRPr="00DC038C">
        <w:rPr>
          <w:rFonts w:ascii="Times New Roman" w:hAnsi="Times New Roman" w:cs="Times New Roman"/>
          <w:color w:val="000000" w:themeColor="text1"/>
        </w:rPr>
        <w:t>m</w:t>
      </w:r>
      <w:r w:rsidR="0012456D" w:rsidRPr="00DC038C">
        <w:rPr>
          <w:rFonts w:ascii="Times New Roman" w:hAnsi="Times New Roman" w:cs="Times New Roman"/>
          <w:color w:val="000000" w:themeColor="text1"/>
        </w:rPr>
        <w:t xml:space="preserve">ass </w:t>
      </w:r>
      <w:r w:rsidR="00CF63CC" w:rsidRPr="00DC038C">
        <w:rPr>
          <w:rFonts w:ascii="Times New Roman" w:hAnsi="Times New Roman" w:cs="Times New Roman"/>
          <w:color w:val="000000" w:themeColor="text1"/>
        </w:rPr>
        <w:t>s</w:t>
      </w:r>
      <w:r w:rsidR="0012456D" w:rsidRPr="00DC038C">
        <w:rPr>
          <w:rFonts w:ascii="Times New Roman" w:hAnsi="Times New Roman" w:cs="Times New Roman"/>
          <w:color w:val="000000" w:themeColor="text1"/>
        </w:rPr>
        <w:t>pectrometry</w:t>
      </w:r>
      <w:r w:rsidR="0012456D" w:rsidRPr="00DC038C">
        <w:rPr>
          <w:rStyle w:val="y2iqfc"/>
          <w:rFonts w:ascii="Times New Roman" w:hAnsi="Times New Roman" w:cs="Times New Roman"/>
          <w:color w:val="000000" w:themeColor="text1"/>
        </w:rPr>
        <w:t xml:space="preserve"> (</w:t>
      </w:r>
      <w:r w:rsidR="000F2571" w:rsidRPr="00DC038C">
        <w:rPr>
          <w:rStyle w:val="y2iqfc"/>
          <w:rFonts w:ascii="Times New Roman" w:hAnsi="Times New Roman" w:cs="Times New Roman"/>
          <w:color w:val="000000" w:themeColor="text1"/>
        </w:rPr>
        <w:t>LC</w:t>
      </w:r>
      <w:r w:rsidR="00216776" w:rsidRPr="00DC038C">
        <w:rPr>
          <w:rStyle w:val="y2iqfc"/>
          <w:rFonts w:ascii="Times New Roman" w:hAnsi="Times New Roman" w:cs="Times New Roman"/>
          <w:color w:val="000000" w:themeColor="text1"/>
        </w:rPr>
        <w:t>–</w:t>
      </w:r>
      <w:r w:rsidR="000F2571" w:rsidRPr="00DC038C">
        <w:rPr>
          <w:rStyle w:val="y2iqfc"/>
          <w:rFonts w:ascii="Times New Roman" w:hAnsi="Times New Roman" w:cs="Times New Roman"/>
          <w:color w:val="000000" w:themeColor="text1"/>
        </w:rPr>
        <w:t>MS</w:t>
      </w:r>
      <w:r w:rsidR="0012456D" w:rsidRPr="00DC038C">
        <w:rPr>
          <w:rStyle w:val="y2iqfc"/>
          <w:rFonts w:ascii="Times New Roman" w:hAnsi="Times New Roman" w:cs="Times New Roman"/>
          <w:color w:val="000000" w:themeColor="text1"/>
        </w:rPr>
        <w:t xml:space="preserve">) </w:t>
      </w:r>
      <w:r w:rsidR="000F2571" w:rsidRPr="00DC038C">
        <w:rPr>
          <w:rFonts w:ascii="Times New Roman" w:hAnsi="Times New Roman" w:cs="Times New Roman"/>
          <w:color w:val="000000" w:themeColor="text1"/>
        </w:rPr>
        <w:t>(</w:t>
      </w:r>
      <w:r w:rsidR="00C64FDB" w:rsidRPr="00DC038C">
        <w:rPr>
          <w:rFonts w:ascii="Times New Roman" w:hAnsi="Times New Roman" w:cs="Times New Roman"/>
          <w:color w:val="000000" w:themeColor="text1"/>
        </w:rPr>
        <w:t>Fig</w:t>
      </w:r>
      <w:r w:rsidR="006A7CBF" w:rsidRPr="00DC038C">
        <w:rPr>
          <w:rFonts w:ascii="Times New Roman" w:hAnsi="Times New Roman" w:cs="Times New Roman"/>
          <w:color w:val="000000" w:themeColor="text1"/>
        </w:rPr>
        <w:t>.</w:t>
      </w:r>
      <w:r w:rsidR="00C64FDB" w:rsidRPr="00DC038C">
        <w:rPr>
          <w:rFonts w:ascii="Times New Roman" w:hAnsi="Times New Roman" w:cs="Times New Roman"/>
          <w:color w:val="000000" w:themeColor="text1"/>
        </w:rPr>
        <w:t xml:space="preserve"> </w:t>
      </w:r>
      <w:r w:rsidR="00246639" w:rsidRPr="00DC038C">
        <w:rPr>
          <w:rFonts w:ascii="Times New Roman" w:hAnsi="Times New Roman" w:cs="Times New Roman"/>
          <w:color w:val="000000" w:themeColor="text1"/>
        </w:rPr>
        <w:t>3</w:t>
      </w:r>
      <w:r w:rsidR="006A7CBF" w:rsidRPr="00DC038C">
        <w:rPr>
          <w:rFonts w:ascii="Times New Roman" w:hAnsi="Times New Roman" w:cs="Times New Roman"/>
          <w:color w:val="000000" w:themeColor="text1"/>
        </w:rPr>
        <w:t>A</w:t>
      </w:r>
      <w:r w:rsidR="0094720D" w:rsidRPr="00DC038C">
        <w:rPr>
          <w:rFonts w:ascii="Times New Roman" w:hAnsi="Times New Roman" w:cs="Times New Roman"/>
          <w:color w:val="000000" w:themeColor="text1"/>
        </w:rPr>
        <w:t xml:space="preserve">, </w:t>
      </w:r>
      <w:r w:rsidR="006A7CBF" w:rsidRPr="00DC038C">
        <w:rPr>
          <w:rFonts w:ascii="Times New Roman" w:hAnsi="Times New Roman" w:cs="Times New Roman"/>
          <w:color w:val="000000" w:themeColor="text1"/>
        </w:rPr>
        <w:t xml:space="preserve">Appendix </w:t>
      </w:r>
      <w:r w:rsidR="007031A8" w:rsidRPr="00DC038C">
        <w:rPr>
          <w:rFonts w:ascii="Times New Roman" w:hAnsi="Times New Roman" w:cs="Times New Roman"/>
          <w:color w:val="000000" w:themeColor="text1"/>
        </w:rPr>
        <w:t xml:space="preserve">Fig. </w:t>
      </w:r>
      <w:r w:rsidR="00DF140B" w:rsidRPr="00DC038C">
        <w:rPr>
          <w:rFonts w:ascii="Times New Roman" w:hAnsi="Times New Roman" w:cs="Times New Roman"/>
          <w:color w:val="000000" w:themeColor="text1"/>
        </w:rPr>
        <w:t>S</w:t>
      </w:r>
      <w:r w:rsidR="00563F8E" w:rsidRPr="00DC038C">
        <w:rPr>
          <w:rFonts w:ascii="Times New Roman" w:hAnsi="Times New Roman" w:cs="Times New Roman"/>
          <w:color w:val="000000" w:themeColor="text1"/>
        </w:rPr>
        <w:t>4</w:t>
      </w:r>
      <w:r w:rsidR="006A7CBF" w:rsidRPr="00DC038C">
        <w:rPr>
          <w:rFonts w:ascii="Times New Roman" w:hAnsi="Times New Roman" w:cs="Times New Roman"/>
          <w:color w:val="000000" w:themeColor="text1"/>
        </w:rPr>
        <w:t>B</w:t>
      </w:r>
      <w:r w:rsidR="00216776" w:rsidRPr="00DC038C">
        <w:rPr>
          <w:rFonts w:ascii="Times New Roman" w:hAnsi="Times New Roman" w:cs="Times New Roman"/>
          <w:color w:val="000000" w:themeColor="text1"/>
        </w:rPr>
        <w:t>,</w:t>
      </w:r>
      <w:r w:rsidR="0094720D" w:rsidRPr="00DC038C">
        <w:rPr>
          <w:rFonts w:ascii="Times New Roman" w:hAnsi="Times New Roman" w:cs="Times New Roman"/>
          <w:color w:val="000000" w:themeColor="text1"/>
        </w:rPr>
        <w:t xml:space="preserve"> </w:t>
      </w:r>
      <w:r w:rsidR="000F2571" w:rsidRPr="00DC038C">
        <w:rPr>
          <w:rFonts w:ascii="Times New Roman" w:hAnsi="Times New Roman" w:cs="Times New Roman"/>
          <w:color w:val="000000" w:themeColor="text1"/>
        </w:rPr>
        <w:t xml:space="preserve">and </w:t>
      </w:r>
      <w:r w:rsidR="00DA379E" w:rsidRPr="00DC038C">
        <w:rPr>
          <w:rFonts w:ascii="Times New Roman" w:hAnsi="Times New Roman" w:cs="Times New Roman"/>
          <w:color w:val="000000" w:themeColor="text1"/>
        </w:rPr>
        <w:t>Reagent</w:t>
      </w:r>
      <w:r w:rsidR="00B14F85" w:rsidRPr="00DC038C">
        <w:rPr>
          <w:rFonts w:ascii="Times New Roman" w:hAnsi="Times New Roman" w:cs="Times New Roman"/>
          <w:color w:val="000000" w:themeColor="text1"/>
        </w:rPr>
        <w:t>s</w:t>
      </w:r>
      <w:r w:rsidR="00DA379E" w:rsidRPr="00DC038C">
        <w:rPr>
          <w:rFonts w:ascii="Times New Roman" w:hAnsi="Times New Roman" w:cs="Times New Roman"/>
          <w:color w:val="000000" w:themeColor="text1"/>
        </w:rPr>
        <w:t xml:space="preserve"> and Tools Table</w:t>
      </w:r>
      <w:r w:rsidR="000F2571" w:rsidRPr="00DC038C">
        <w:rPr>
          <w:rFonts w:ascii="Times New Roman" w:hAnsi="Times New Roman" w:cs="Times New Roman"/>
          <w:color w:val="000000" w:themeColor="text1"/>
        </w:rPr>
        <w:t>).</w:t>
      </w:r>
      <w:r w:rsidR="006F0706" w:rsidRPr="00DC038C">
        <w:rPr>
          <w:rFonts w:ascii="Times New Roman" w:hAnsi="Times New Roman" w:cs="Times New Roman"/>
          <w:color w:val="000000" w:themeColor="text1"/>
        </w:rPr>
        <w:t xml:space="preserve"> Next, because </w:t>
      </w:r>
      <w:r w:rsidR="006F0706" w:rsidRPr="00DC038C">
        <w:rPr>
          <w:rFonts w:ascii="Times New Roman" w:hAnsi="Times New Roman" w:cs="Times New Roman"/>
          <w:iCs/>
          <w:color w:val="000000" w:themeColor="text1"/>
        </w:rPr>
        <w:t>CDKAL1</w:t>
      </w:r>
      <w:r w:rsidR="006F0706" w:rsidRPr="00DC038C">
        <w:rPr>
          <w:rFonts w:ascii="Times New Roman" w:hAnsi="Times New Roman" w:cs="Times New Roman"/>
          <w:color w:val="000000" w:themeColor="text1"/>
        </w:rPr>
        <w:t xml:space="preserve"> </w:t>
      </w:r>
      <w:r w:rsidR="00464D5D" w:rsidRPr="00DC038C">
        <w:rPr>
          <w:rFonts w:ascii="Times New Roman" w:hAnsi="Times New Roman" w:cs="Times New Roman"/>
          <w:color w:val="000000" w:themeColor="text1"/>
        </w:rPr>
        <w:t xml:space="preserve">specifically </w:t>
      </w:r>
      <w:r w:rsidR="006F0706" w:rsidRPr="00DC038C">
        <w:rPr>
          <w:rFonts w:ascii="Times New Roman" w:hAnsi="Times New Roman" w:cs="Times New Roman"/>
          <w:color w:val="000000" w:themeColor="text1"/>
        </w:rPr>
        <w:t>modifies tRNA</w:t>
      </w:r>
      <w:r w:rsidR="006F0706" w:rsidRPr="00DC038C">
        <w:rPr>
          <w:rFonts w:ascii="Times New Roman" w:hAnsi="Times New Roman" w:cs="Times New Roman"/>
          <w:color w:val="000000" w:themeColor="text1"/>
          <w:vertAlign w:val="superscript"/>
        </w:rPr>
        <w:t>Lys</w:t>
      </w:r>
      <w:r w:rsidR="00375166" w:rsidRPr="00DC038C">
        <w:rPr>
          <w:rFonts w:ascii="Times New Roman" w:hAnsi="Times New Roman" w:cs="Times New Roman"/>
          <w:color w:val="000000" w:themeColor="text1"/>
          <w:vertAlign w:val="subscript"/>
        </w:rPr>
        <w:t>UUU</w:t>
      </w:r>
      <w:r w:rsidR="006F0706" w:rsidRPr="00DC038C">
        <w:rPr>
          <w:rFonts w:ascii="Times New Roman" w:hAnsi="Times New Roman" w:cs="Times New Roman"/>
          <w:color w:val="000000" w:themeColor="text1"/>
        </w:rPr>
        <w:t>, we e</w:t>
      </w:r>
      <w:r w:rsidR="00216776" w:rsidRPr="00DC038C">
        <w:rPr>
          <w:rFonts w:ascii="Times New Roman" w:hAnsi="Times New Roman" w:cs="Times New Roman"/>
          <w:color w:val="000000" w:themeColor="text1"/>
        </w:rPr>
        <w:t>valuat</w:t>
      </w:r>
      <w:r w:rsidR="006F0706" w:rsidRPr="00DC038C">
        <w:rPr>
          <w:rFonts w:ascii="Times New Roman" w:hAnsi="Times New Roman" w:cs="Times New Roman"/>
          <w:color w:val="000000" w:themeColor="text1"/>
        </w:rPr>
        <w:t xml:space="preserve">ed </w:t>
      </w:r>
      <w:r w:rsidR="006F0706" w:rsidRPr="006E4CFD">
        <w:rPr>
          <w:rFonts w:ascii="Times New Roman" w:hAnsi="Times New Roman" w:cs="Times New Roman"/>
          <w:color w:val="000000" w:themeColor="text1"/>
        </w:rPr>
        <w:t xml:space="preserve">the translation efficiency of lysine codons. To this end, we used codon translation reporter plasmids, which </w:t>
      </w:r>
      <w:r w:rsidR="00216776" w:rsidRPr="006E4CFD">
        <w:rPr>
          <w:rFonts w:ascii="Times New Roman" w:hAnsi="Times New Roman" w:cs="Times New Roman"/>
          <w:color w:val="000000" w:themeColor="text1"/>
        </w:rPr>
        <w:t>contain</w:t>
      </w:r>
      <w:r w:rsidR="006F0706" w:rsidRPr="006E4CFD">
        <w:rPr>
          <w:rFonts w:ascii="Times New Roman" w:hAnsi="Times New Roman" w:cs="Times New Roman"/>
          <w:color w:val="000000" w:themeColor="text1"/>
        </w:rPr>
        <w:t xml:space="preserve"> five consecutive codons of interest </w:t>
      </w:r>
      <w:r w:rsidR="00D31FEB" w:rsidRPr="006E4CFD">
        <w:rPr>
          <w:rFonts w:ascii="Times New Roman" w:hAnsi="Times New Roman" w:cs="Times New Roman"/>
          <w:color w:val="000000" w:themeColor="text1"/>
        </w:rPr>
        <w:t>at</w:t>
      </w:r>
      <w:r w:rsidR="006F0706" w:rsidRPr="006E4CFD">
        <w:rPr>
          <w:rFonts w:ascii="Times New Roman" w:hAnsi="Times New Roman" w:cs="Times New Roman"/>
          <w:color w:val="000000" w:themeColor="text1"/>
        </w:rPr>
        <w:t xml:space="preserve"> the 5</w:t>
      </w:r>
      <w:r w:rsidR="00D31FEB" w:rsidRPr="006E4CFD">
        <w:rPr>
          <w:rFonts w:ascii="Times New Roman" w:hAnsi="Times New Roman" w:cs="Times New Roman"/>
          <w:color w:val="000000" w:themeColor="text1"/>
        </w:rPr>
        <w:t>′</w:t>
      </w:r>
      <w:r w:rsidR="006F0706" w:rsidRPr="006E4CFD">
        <w:rPr>
          <w:rFonts w:ascii="Times New Roman" w:hAnsi="Times New Roman" w:cs="Times New Roman"/>
          <w:color w:val="000000" w:themeColor="text1"/>
        </w:rPr>
        <w:t xml:space="preserve"> end of </w:t>
      </w:r>
      <w:r w:rsidR="00216776" w:rsidRPr="006E4CFD">
        <w:rPr>
          <w:rFonts w:ascii="Times New Roman" w:hAnsi="Times New Roman" w:cs="Times New Roman"/>
          <w:color w:val="000000" w:themeColor="text1"/>
        </w:rPr>
        <w:t xml:space="preserve">the </w:t>
      </w:r>
      <w:r w:rsidR="002E6528" w:rsidRPr="006E4CFD">
        <w:rPr>
          <w:rFonts w:ascii="Times New Roman" w:hAnsi="Times New Roman" w:cs="Times New Roman"/>
          <w:i/>
          <w:color w:val="000000" w:themeColor="text1"/>
        </w:rPr>
        <w:t>r</w:t>
      </w:r>
      <w:r w:rsidR="006F0706" w:rsidRPr="006E4CFD">
        <w:rPr>
          <w:rFonts w:ascii="Times New Roman" w:hAnsi="Times New Roman" w:cs="Times New Roman"/>
          <w:i/>
          <w:color w:val="000000" w:themeColor="text1"/>
        </w:rPr>
        <w:t>enilla luciferase</w:t>
      </w:r>
      <w:r w:rsidR="00216776" w:rsidRPr="006E4CFD">
        <w:rPr>
          <w:rFonts w:ascii="Times New Roman" w:hAnsi="Times New Roman" w:cs="Times New Roman"/>
          <w:i/>
          <w:color w:val="000000" w:themeColor="text1"/>
        </w:rPr>
        <w:t>-</w:t>
      </w:r>
      <w:r w:rsidR="006F0706" w:rsidRPr="006E4CFD">
        <w:rPr>
          <w:rFonts w:ascii="Times New Roman" w:hAnsi="Times New Roman" w:cs="Times New Roman"/>
          <w:color w:val="000000" w:themeColor="text1"/>
        </w:rPr>
        <w:t xml:space="preserve">coding sequence, as well as a </w:t>
      </w:r>
      <w:r w:rsidR="006F0706" w:rsidRPr="006E4CFD">
        <w:rPr>
          <w:rFonts w:ascii="Times New Roman" w:hAnsi="Times New Roman" w:cs="Times New Roman"/>
          <w:i/>
          <w:color w:val="000000" w:themeColor="text1"/>
        </w:rPr>
        <w:t xml:space="preserve">firefly luciferase </w:t>
      </w:r>
      <w:r w:rsidR="006F0706" w:rsidRPr="006E4CFD">
        <w:rPr>
          <w:rFonts w:ascii="Times New Roman" w:hAnsi="Times New Roman" w:cs="Times New Roman"/>
          <w:color w:val="000000" w:themeColor="text1"/>
        </w:rPr>
        <w:t>gene as a loading control (Fig</w:t>
      </w:r>
      <w:r w:rsidR="00CF70B6" w:rsidRPr="006E4CFD">
        <w:rPr>
          <w:rFonts w:ascii="Times New Roman" w:hAnsi="Times New Roman" w:cs="Times New Roman"/>
          <w:color w:val="000000" w:themeColor="text1"/>
        </w:rPr>
        <w:t>.</w:t>
      </w:r>
      <w:r w:rsidR="006F0706" w:rsidRPr="006E4CFD">
        <w:rPr>
          <w:rFonts w:ascii="Times New Roman" w:hAnsi="Times New Roman" w:cs="Times New Roman"/>
          <w:color w:val="000000" w:themeColor="text1"/>
        </w:rPr>
        <w:t xml:space="preserve"> </w:t>
      </w:r>
      <w:r w:rsidR="00F62C5D" w:rsidRPr="006E4CFD">
        <w:rPr>
          <w:rFonts w:ascii="Times New Roman" w:hAnsi="Times New Roman" w:cs="Times New Roman"/>
          <w:color w:val="000000" w:themeColor="text1"/>
        </w:rPr>
        <w:t>3</w:t>
      </w:r>
      <w:r w:rsidR="00CF70B6" w:rsidRPr="006E4CFD">
        <w:rPr>
          <w:rFonts w:ascii="Times New Roman" w:hAnsi="Times New Roman" w:cs="Times New Roman"/>
          <w:color w:val="000000" w:themeColor="text1"/>
        </w:rPr>
        <w:t>B</w:t>
      </w:r>
      <w:r w:rsidR="006F0706" w:rsidRPr="006E4CFD">
        <w:rPr>
          <w:rFonts w:ascii="Times New Roman" w:hAnsi="Times New Roman" w:cs="Times New Roman"/>
          <w:color w:val="000000" w:themeColor="text1"/>
        </w:rPr>
        <w:t xml:space="preserve">). We transfected the control cells or </w:t>
      </w:r>
      <w:r w:rsidR="006F0706" w:rsidRPr="006E4CFD">
        <w:rPr>
          <w:rFonts w:ascii="Times New Roman" w:hAnsi="Times New Roman" w:cs="Times New Roman"/>
          <w:i/>
          <w:color w:val="000000" w:themeColor="text1"/>
        </w:rPr>
        <w:t>Cdkal1</w:t>
      </w:r>
      <w:r w:rsidR="006F0706" w:rsidRPr="006E4CFD">
        <w:rPr>
          <w:rFonts w:ascii="Times New Roman" w:hAnsi="Times New Roman" w:cs="Times New Roman"/>
          <w:color w:val="000000" w:themeColor="text1"/>
        </w:rPr>
        <w:t xml:space="preserve"> KO E11 cells with the codon translation reporter plasmids (random codon control, Lys AAA codon, Lys AAG codon, or control Phe TTT codon) and compared </w:t>
      </w:r>
      <w:r w:rsidR="00216776" w:rsidRPr="006E4CFD">
        <w:rPr>
          <w:rFonts w:ascii="Times New Roman" w:hAnsi="Times New Roman" w:cs="Times New Roman"/>
          <w:color w:val="000000" w:themeColor="text1"/>
        </w:rPr>
        <w:t xml:space="preserve">the </w:t>
      </w:r>
      <w:r w:rsidR="006F0706" w:rsidRPr="006E4CFD">
        <w:rPr>
          <w:rFonts w:ascii="Times New Roman" w:hAnsi="Times New Roman" w:cs="Times New Roman"/>
          <w:color w:val="000000" w:themeColor="text1"/>
        </w:rPr>
        <w:t>lysine codon translation efficiency</w:t>
      </w:r>
      <w:r w:rsidR="00216776" w:rsidRPr="006E4CFD">
        <w:rPr>
          <w:rFonts w:ascii="Times New Roman" w:hAnsi="Times New Roman" w:cs="Times New Roman"/>
          <w:color w:val="000000" w:themeColor="text1"/>
        </w:rPr>
        <w:t xml:space="preserve"> of the cells</w:t>
      </w:r>
      <w:r w:rsidR="006F0706" w:rsidRPr="006E4CFD">
        <w:rPr>
          <w:rFonts w:ascii="Times New Roman" w:hAnsi="Times New Roman" w:cs="Times New Roman"/>
          <w:color w:val="000000" w:themeColor="text1"/>
        </w:rPr>
        <w:t xml:space="preserve">. </w:t>
      </w:r>
      <w:r w:rsidR="00216776" w:rsidRPr="006E4CFD">
        <w:rPr>
          <w:rFonts w:ascii="Times New Roman" w:hAnsi="Times New Roman" w:cs="Times New Roman"/>
          <w:color w:val="000000" w:themeColor="text1"/>
        </w:rPr>
        <w:t>We found that</w:t>
      </w:r>
      <w:r w:rsidR="006F0706" w:rsidRPr="006E4CFD">
        <w:rPr>
          <w:rFonts w:ascii="Times New Roman" w:hAnsi="Times New Roman" w:cs="Times New Roman"/>
          <w:color w:val="000000" w:themeColor="text1"/>
        </w:rPr>
        <w:t xml:space="preserve"> </w:t>
      </w:r>
      <w:r w:rsidR="006F0706" w:rsidRPr="006E4CFD">
        <w:rPr>
          <w:rFonts w:ascii="Times New Roman" w:hAnsi="Times New Roman" w:cs="Times New Roman"/>
          <w:i/>
          <w:iCs/>
          <w:color w:val="000000" w:themeColor="text1"/>
        </w:rPr>
        <w:t>Cdkal1</w:t>
      </w:r>
      <w:r w:rsidR="006F0706" w:rsidRPr="006E4CFD">
        <w:rPr>
          <w:rFonts w:ascii="Times New Roman" w:hAnsi="Times New Roman" w:cs="Times New Roman"/>
          <w:color w:val="000000" w:themeColor="text1"/>
        </w:rPr>
        <w:t xml:space="preserve"> KO E11 </w:t>
      </w:r>
      <w:r w:rsidR="00E83319" w:rsidRPr="006E4CFD">
        <w:rPr>
          <w:rFonts w:ascii="Times New Roman" w:hAnsi="Times New Roman" w:cs="Times New Roman"/>
          <w:color w:val="000000" w:themeColor="text1"/>
        </w:rPr>
        <w:t>cells</w:t>
      </w:r>
      <w:r w:rsidR="00E83319">
        <w:rPr>
          <w:rFonts w:ascii="Times New Roman" w:hAnsi="Times New Roman" w:cs="Times New Roman" w:hint="eastAsia"/>
          <w:color w:val="000000" w:themeColor="text1"/>
        </w:rPr>
        <w:t xml:space="preserve"> </w:t>
      </w:r>
      <w:r w:rsidR="004A138C" w:rsidRPr="006E4CFD">
        <w:rPr>
          <w:rFonts w:ascii="Times New Roman" w:hAnsi="Times New Roman" w:cs="Times New Roman"/>
          <w:color w:val="000000" w:themeColor="text1"/>
        </w:rPr>
        <w:t xml:space="preserve">showed </w:t>
      </w:r>
      <w:r w:rsidRPr="006E4CFD">
        <w:rPr>
          <w:rFonts w:ascii="Times New Roman" w:hAnsi="Times New Roman" w:cs="Times New Roman"/>
          <w:color w:val="000000"/>
        </w:rPr>
        <w:t xml:space="preserve">reduction in codon translation efficiency </w:t>
      </w:r>
      <w:r w:rsidR="00216776" w:rsidRPr="006E4CFD">
        <w:rPr>
          <w:rFonts w:ascii="Times New Roman" w:hAnsi="Times New Roman" w:cs="Times New Roman"/>
          <w:color w:val="000000" w:themeColor="text1"/>
        </w:rPr>
        <w:t>respect to</w:t>
      </w:r>
      <w:r w:rsidR="006F0706" w:rsidRPr="006E4CFD">
        <w:rPr>
          <w:rFonts w:ascii="Times New Roman" w:hAnsi="Times New Roman" w:cs="Times New Roman"/>
          <w:color w:val="000000" w:themeColor="text1"/>
        </w:rPr>
        <w:t xml:space="preserve"> both of the two lysine codons, AAA and AAG (Fig</w:t>
      </w:r>
      <w:r w:rsidR="00EA21E8" w:rsidRPr="006E4CFD">
        <w:rPr>
          <w:rFonts w:ascii="Times New Roman" w:hAnsi="Times New Roman" w:cs="Times New Roman"/>
          <w:color w:val="000000" w:themeColor="text1"/>
        </w:rPr>
        <w:t>.</w:t>
      </w:r>
      <w:r w:rsidR="006F0706" w:rsidRPr="006E4CFD">
        <w:rPr>
          <w:rFonts w:ascii="Times New Roman" w:hAnsi="Times New Roman" w:cs="Times New Roman"/>
          <w:color w:val="000000" w:themeColor="text1"/>
        </w:rPr>
        <w:t xml:space="preserve"> </w:t>
      </w:r>
      <w:r w:rsidR="00F62C5D" w:rsidRPr="006E4CFD">
        <w:rPr>
          <w:rFonts w:ascii="Times New Roman" w:hAnsi="Times New Roman" w:cs="Times New Roman"/>
          <w:color w:val="000000" w:themeColor="text1"/>
        </w:rPr>
        <w:t>3</w:t>
      </w:r>
      <w:r w:rsidR="00EA21E8" w:rsidRPr="006E4CFD">
        <w:rPr>
          <w:rFonts w:ascii="Times New Roman" w:hAnsi="Times New Roman" w:cs="Times New Roman"/>
          <w:color w:val="000000" w:themeColor="text1"/>
        </w:rPr>
        <w:t>C</w:t>
      </w:r>
      <w:r w:rsidR="00F16503" w:rsidRPr="006E4CFD">
        <w:rPr>
          <w:rFonts w:ascii="Times New Roman" w:hAnsi="Times New Roman" w:cs="Times New Roman"/>
          <w:color w:val="000000" w:themeColor="text1"/>
        </w:rPr>
        <w:t>)</w:t>
      </w:r>
      <w:r w:rsidR="006F0706" w:rsidRPr="006E4CFD">
        <w:rPr>
          <w:rFonts w:ascii="Times New Roman" w:hAnsi="Times New Roman" w:cs="Times New Roman"/>
          <w:color w:val="000000" w:themeColor="text1"/>
        </w:rPr>
        <w:t xml:space="preserve">. </w:t>
      </w:r>
      <w:r w:rsidR="00A351F1" w:rsidRPr="006E4CFD">
        <w:rPr>
          <w:rFonts w:ascii="Times New Roman" w:hAnsi="Times New Roman" w:cs="Times New Roman"/>
          <w:color w:val="000000" w:themeColor="text1"/>
        </w:rPr>
        <w:t>As a negative control, w</w:t>
      </w:r>
      <w:r w:rsidR="006F0706" w:rsidRPr="006E4CFD">
        <w:rPr>
          <w:rFonts w:ascii="Times New Roman" w:hAnsi="Times New Roman" w:cs="Times New Roman"/>
          <w:color w:val="000000" w:themeColor="text1"/>
        </w:rPr>
        <w:t xml:space="preserve">e confirmed that the codon translation efficiency of phenylalanine TTT, </w:t>
      </w:r>
      <w:r w:rsidR="00216776" w:rsidRPr="006E4CFD">
        <w:rPr>
          <w:rFonts w:ascii="Times New Roman" w:hAnsi="Times New Roman" w:cs="Times New Roman"/>
          <w:color w:val="000000" w:themeColor="text1"/>
        </w:rPr>
        <w:t xml:space="preserve">which is </w:t>
      </w:r>
      <w:r w:rsidR="006F0706" w:rsidRPr="006E4CFD">
        <w:rPr>
          <w:rFonts w:ascii="Times New Roman" w:hAnsi="Times New Roman" w:cs="Times New Roman"/>
          <w:color w:val="000000" w:themeColor="text1"/>
        </w:rPr>
        <w:t>unrelated to the CDKAL1 substrate</w:t>
      </w:r>
      <w:r w:rsidRPr="006E4CFD">
        <w:rPr>
          <w:rFonts w:ascii="Times New Roman" w:hAnsi="Times New Roman" w:cs="Times New Roman"/>
          <w:color w:val="000000"/>
        </w:rPr>
        <w:t xml:space="preserve"> tRNA</w:t>
      </w:r>
      <w:r w:rsidR="006F0706" w:rsidRPr="006E4CFD">
        <w:rPr>
          <w:rFonts w:ascii="Times New Roman" w:hAnsi="Times New Roman" w:cs="Times New Roman"/>
          <w:color w:val="000000" w:themeColor="text1"/>
          <w:vertAlign w:val="superscript"/>
        </w:rPr>
        <w:t>Lys</w:t>
      </w:r>
      <w:r w:rsidR="00375166" w:rsidRPr="006E4CFD">
        <w:rPr>
          <w:rFonts w:ascii="Times New Roman" w:hAnsi="Times New Roman" w:cs="Times New Roman"/>
          <w:color w:val="000000" w:themeColor="text1"/>
          <w:vertAlign w:val="subscript"/>
        </w:rPr>
        <w:t>UUU</w:t>
      </w:r>
      <w:r w:rsidR="006F0706" w:rsidRPr="006E4CFD">
        <w:rPr>
          <w:rFonts w:ascii="Times New Roman" w:hAnsi="Times New Roman" w:cs="Times New Roman"/>
          <w:color w:val="000000" w:themeColor="text1"/>
        </w:rPr>
        <w:t>, was un</w:t>
      </w:r>
      <w:r w:rsidR="00216776" w:rsidRPr="006E4CFD">
        <w:rPr>
          <w:rFonts w:ascii="Times New Roman" w:hAnsi="Times New Roman" w:cs="Times New Roman"/>
          <w:color w:val="000000" w:themeColor="text1"/>
        </w:rPr>
        <w:t>affect</w:t>
      </w:r>
      <w:r w:rsidR="006F0706" w:rsidRPr="006E4CFD">
        <w:rPr>
          <w:rFonts w:ascii="Times New Roman" w:hAnsi="Times New Roman" w:cs="Times New Roman"/>
          <w:color w:val="000000" w:themeColor="text1"/>
        </w:rPr>
        <w:t xml:space="preserve">ed </w:t>
      </w:r>
      <w:r w:rsidR="00216776" w:rsidRPr="006E4CFD">
        <w:rPr>
          <w:rFonts w:ascii="Times New Roman" w:hAnsi="Times New Roman" w:cs="Times New Roman"/>
          <w:color w:val="000000" w:themeColor="text1"/>
        </w:rPr>
        <w:t>by</w:t>
      </w:r>
      <w:r w:rsidR="006F0706" w:rsidRPr="006E4CFD">
        <w:rPr>
          <w:rFonts w:ascii="Times New Roman" w:hAnsi="Times New Roman" w:cs="Times New Roman"/>
          <w:color w:val="000000" w:themeColor="text1"/>
        </w:rPr>
        <w:t xml:space="preserve"> </w:t>
      </w:r>
      <w:r w:rsidR="006F0706" w:rsidRPr="006E4CFD">
        <w:rPr>
          <w:rFonts w:ascii="Times New Roman" w:hAnsi="Times New Roman" w:cs="Times New Roman"/>
          <w:i/>
          <w:iCs/>
          <w:color w:val="000000" w:themeColor="text1"/>
        </w:rPr>
        <w:t>Cdkal1</w:t>
      </w:r>
      <w:r w:rsidR="006F0706" w:rsidRPr="006E4CFD">
        <w:rPr>
          <w:rFonts w:ascii="Times New Roman" w:hAnsi="Times New Roman" w:cs="Times New Roman"/>
          <w:color w:val="000000" w:themeColor="text1"/>
        </w:rPr>
        <w:t xml:space="preserve"> KO</w:t>
      </w:r>
      <w:r w:rsidR="00216776" w:rsidRPr="006E4CFD">
        <w:rPr>
          <w:rFonts w:ascii="Times New Roman" w:hAnsi="Times New Roman" w:cs="Times New Roman"/>
          <w:color w:val="000000" w:themeColor="text1"/>
        </w:rPr>
        <w:t xml:space="preserve"> in</w:t>
      </w:r>
      <w:r w:rsidR="006F0706" w:rsidRPr="006E4CFD">
        <w:rPr>
          <w:rFonts w:ascii="Times New Roman" w:hAnsi="Times New Roman" w:cs="Times New Roman"/>
          <w:color w:val="000000" w:themeColor="text1"/>
        </w:rPr>
        <w:t xml:space="preserve"> E11</w:t>
      </w:r>
      <w:r w:rsidR="00216776" w:rsidRPr="006E4CFD">
        <w:rPr>
          <w:rFonts w:ascii="Times New Roman" w:hAnsi="Times New Roman" w:cs="Times New Roman"/>
          <w:color w:val="000000" w:themeColor="text1"/>
        </w:rPr>
        <w:t xml:space="preserve"> cells</w:t>
      </w:r>
      <w:r w:rsidR="006F0706" w:rsidRPr="006E4CFD">
        <w:rPr>
          <w:rFonts w:ascii="Times New Roman" w:hAnsi="Times New Roman" w:cs="Times New Roman"/>
          <w:color w:val="000000" w:themeColor="text1"/>
        </w:rPr>
        <w:t>.</w:t>
      </w:r>
    </w:p>
    <w:p w14:paraId="192FDA53" w14:textId="7A0A27B4" w:rsidR="006A3B3B" w:rsidRPr="0040602B" w:rsidRDefault="00833659" w:rsidP="005B7D58">
      <w:pPr>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lastRenderedPageBreak/>
        <w:t xml:space="preserve">Podocytes play a crucial role in maintaining the glomerular filtration </w:t>
      </w:r>
      <w:r w:rsidR="002D0D09" w:rsidRPr="006E4CFD">
        <w:rPr>
          <w:rFonts w:ascii="Times New Roman" w:hAnsi="Times New Roman" w:cs="Times New Roman"/>
          <w:color w:val="000000" w:themeColor="text1"/>
        </w:rPr>
        <w:t>barrier</w:t>
      </w:r>
      <w:r w:rsidRPr="006E4CFD">
        <w:rPr>
          <w:rFonts w:ascii="Times New Roman" w:hAnsi="Times New Roman" w:cs="Times New Roman"/>
          <w:color w:val="000000" w:themeColor="text1"/>
        </w:rPr>
        <w:t xml:space="preserve"> by regulating the selective passage of solutes and preventing the loss of macromolecules</w:t>
      </w:r>
      <w:r w:rsidRPr="006E4CFD">
        <w:rPr>
          <w:rFonts w:ascii="Times New Roman" w:hAnsi="Times New Roman" w:cs="Times New Roman"/>
          <w:color w:val="000000"/>
        </w:rPr>
        <w:t xml:space="preserve"> such as albumin </w:t>
      </w:r>
      <w:r w:rsidRPr="006E4CFD">
        <w:rPr>
          <w:rFonts w:ascii="Times New Roman" w:hAnsi="Times New Roman" w:cs="Times New Roman"/>
          <w:color w:val="000000" w:themeColor="text1"/>
        </w:rPr>
        <w:fldChar w:fldCharType="begin"/>
      </w:r>
      <w:r w:rsidR="00291CBB" w:rsidRPr="006E4CFD">
        <w:rPr>
          <w:rFonts w:ascii="Times New Roman" w:hAnsi="Times New Roman" w:cs="Times New Roman"/>
          <w:color w:val="000000" w:themeColor="text1"/>
        </w:rPr>
        <w:instrText xml:space="preserve"> ADDIN EN.CITE &lt;EndNote&gt;&lt;Cite&gt;&lt;Author&gt;Nagata&lt;/Author&gt;&lt;Year&gt;2016&lt;/Year&gt;&lt;RecNum&gt;185&lt;/RecNum&gt;&lt;DisplayText&gt;(Nagata, 2016)&lt;/DisplayText&gt;&lt;record&gt;&lt;rec-number&gt;185&lt;/rec-number&gt;&lt;foreign-keys&gt;&lt;key app="EN" db-id="vp0a92wx6029e7efzf1p20awxta90r2rwvx0" timestamp="1719555310" guid="cddf9e8a-0019-45ea-8d12-cf64830d5586"&gt;185&lt;/key&gt;&lt;/foreign-keys&gt;&lt;ref-type name="Journal Article"&gt;17&lt;/ref-type&gt;&lt;contributors&gt;&lt;authors&gt;&lt;author&gt;Nagata, M.&lt;/author&gt;&lt;/authors&gt;&lt;/contributors&gt;&lt;auth-address&gt;Kidney and Vascular Pathology, University of Tsukuba, Ibaraki, Japan. Electronic address: nagatam@md.tsukuba.ac.jp.&lt;/auth-address&gt;&lt;titles&gt;&lt;title&gt;Podocyte injury and its consequences&lt;/title&gt;&lt;secondary-title&gt;Kidney Int&lt;/secondary-title&gt;&lt;/titles&gt;&lt;periodical&gt;&lt;full-title&gt;Kidney Int&lt;/full-title&gt;&lt;/periodical&gt;&lt;pages&gt;1221-30&lt;/pages&gt;&lt;volume&gt;89&lt;/volume&gt;&lt;number&gt;6&lt;/number&gt;&lt;edition&gt;20160319&lt;/edition&gt;&lt;keywords&gt;&lt;keyword&gt;Apoptosis&lt;/keyword&gt;&lt;keyword&gt;Bowman Capsule/cytology/pathology&lt;/keyword&gt;&lt;keyword&gt;Cell Communication&lt;/keyword&gt;&lt;keyword&gt;Cell Differentiation&lt;/keyword&gt;&lt;keyword&gt;Endothelial Cells&lt;/keyword&gt;&lt;keyword&gt;Glomerular Basement Membrane/cytology/metabolism/*pathology&lt;/keyword&gt;&lt;keyword&gt;Glomerulosclerosis, Focal Segmental/*pathology&lt;/keyword&gt;&lt;keyword&gt;Humans&lt;/keyword&gt;&lt;keyword&gt;Oxidative Stress&lt;/keyword&gt;&lt;keyword&gt;Podocytes/cytology/metabolism/*pathology&lt;/keyword&gt;&lt;keyword&gt;Proteinuria/*pathology&lt;/keyword&gt;&lt;keyword&gt;Sclerosis&lt;/keyword&gt;&lt;keyword&gt;Stress, Mechanical&lt;/keyword&gt;&lt;keyword&gt;cytoskeleton&lt;/keyword&gt;&lt;keyword&gt;focal segmental glomerulosclerosis&lt;/keyword&gt;&lt;keyword&gt;podocyte&lt;/keyword&gt;&lt;keyword&gt;renal pathology&lt;/keyword&gt;&lt;/keywords&gt;&lt;dates&gt;&lt;year&gt;2016&lt;/year&gt;&lt;pub-dates&gt;&lt;date&gt;Jun&lt;/date&gt;&lt;/pub-dates&gt;&lt;/dates&gt;&lt;isbn&gt;0085-2538&lt;/isbn&gt;&lt;accession-num&gt;27165817&lt;/accession-num&gt;&lt;urls&gt;&lt;/urls&gt;&lt;electronic-resource-num&gt;10.1016/j.kint.2016.01.012&lt;/electronic-resource-num&gt;&lt;remote-database-provider&gt;NLM&lt;/remote-database-provider&gt;&lt;language&gt;eng&lt;/language&gt;&lt;/record&gt;&lt;/Cite&gt;&lt;/EndNote&gt;</w:instrText>
      </w:r>
      <w:r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(Nagata, 2016)</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w:t>
      </w:r>
      <w:r w:rsidR="00532C7B"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 xml:space="preserve">Disruption of podocyte integrity leads to impaired glomerular filtration barrier function. Therefore, we assessed glomerular filtration barrier function using </w:t>
      </w:r>
      <w:r w:rsidRPr="006E4CFD">
        <w:rPr>
          <w:rFonts w:ascii="Times New Roman" w:hAnsi="Times New Roman" w:cs="Times New Roman"/>
          <w:i/>
          <w:iCs/>
          <w:color w:val="000000" w:themeColor="text1"/>
        </w:rPr>
        <w:t>Cdkal1</w:t>
      </w:r>
      <w:r w:rsidRPr="006E4CFD">
        <w:rPr>
          <w:rFonts w:ascii="Times New Roman" w:hAnsi="Times New Roman" w:cs="Times New Roman"/>
          <w:color w:val="000000" w:themeColor="text1"/>
        </w:rPr>
        <w:t xml:space="preserve"> KO cell lines. Compared to sgControl cells, </w:t>
      </w:r>
      <w:r w:rsidRPr="006E4CFD">
        <w:rPr>
          <w:rFonts w:ascii="Times New Roman" w:hAnsi="Times New Roman" w:cs="Times New Roman"/>
          <w:i/>
          <w:iCs/>
          <w:color w:val="000000" w:themeColor="text1"/>
        </w:rPr>
        <w:t>Cdkal1</w:t>
      </w:r>
      <w:r w:rsidRPr="006E4CFD">
        <w:rPr>
          <w:rFonts w:ascii="Times New Roman" w:hAnsi="Times New Roman" w:cs="Times New Roman"/>
          <w:color w:val="000000" w:themeColor="text1"/>
        </w:rPr>
        <w:t xml:space="preserve"> KO cells exhibited increased albumin influx across the podocyte monolayer, indicating a compromised filtration barrier (Fig</w:t>
      </w:r>
      <w:r w:rsidR="00E32D96" w:rsidRPr="006E4CFD">
        <w:rPr>
          <w:rFonts w:ascii="Times New Roman" w:hAnsi="Times New Roman" w:cs="Times New Roman"/>
          <w:color w:val="000000" w:themeColor="text1"/>
        </w:rPr>
        <w:t xml:space="preserve">. </w:t>
      </w:r>
      <w:r w:rsidR="00F47449" w:rsidRPr="006E4CFD">
        <w:rPr>
          <w:rFonts w:ascii="Times New Roman" w:hAnsi="Times New Roman" w:cs="Times New Roman"/>
          <w:color w:val="000000" w:themeColor="text1"/>
        </w:rPr>
        <w:t>3</w:t>
      </w:r>
      <w:r w:rsidR="00E32D96" w:rsidRPr="006E4CFD">
        <w:rPr>
          <w:rFonts w:ascii="Times New Roman" w:hAnsi="Times New Roman" w:cs="Times New Roman"/>
          <w:color w:val="000000" w:themeColor="text1"/>
        </w:rPr>
        <w:t>D</w:t>
      </w:r>
      <w:r w:rsidRPr="006E4CFD">
        <w:rPr>
          <w:rFonts w:ascii="Times New Roman" w:hAnsi="Times New Roman" w:cs="Times New Roman"/>
          <w:color w:val="000000" w:themeColor="text1"/>
        </w:rPr>
        <w:t>)</w:t>
      </w:r>
      <w:r w:rsidR="00532C7B" w:rsidRPr="006E4CFD">
        <w:rPr>
          <w:rFonts w:ascii="Times New Roman" w:hAnsi="Times New Roman" w:cs="Times New Roman"/>
          <w:color w:val="000000" w:themeColor="text1"/>
        </w:rPr>
        <w:t xml:space="preserve">. </w:t>
      </w:r>
      <w:r w:rsidR="00756EEE" w:rsidRPr="006E4CFD">
        <w:rPr>
          <w:rFonts w:ascii="Times New Roman" w:hAnsi="Times New Roman" w:cs="Times New Roman"/>
          <w:color w:val="000000" w:themeColor="text1"/>
        </w:rPr>
        <w:t>The m</w:t>
      </w:r>
      <w:r w:rsidR="00584D60" w:rsidRPr="006E4CFD">
        <w:rPr>
          <w:rFonts w:ascii="Times New Roman" w:hAnsi="Times New Roman" w:cs="Times New Roman"/>
          <w:color w:val="000000" w:themeColor="text1"/>
        </w:rPr>
        <w:t>otility of p</w:t>
      </w:r>
      <w:r w:rsidR="00BC6E43" w:rsidRPr="006E4CFD">
        <w:rPr>
          <w:rFonts w:ascii="Times New Roman" w:hAnsi="Times New Roman" w:cs="Times New Roman"/>
          <w:color w:val="000000" w:themeColor="text1"/>
        </w:rPr>
        <w:t xml:space="preserve">odocytes </w:t>
      </w:r>
      <w:r w:rsidR="00BD01C1" w:rsidRPr="006E4CFD">
        <w:rPr>
          <w:rFonts w:ascii="Times New Roman" w:hAnsi="Times New Roman" w:cs="Times New Roman"/>
          <w:color w:val="000000" w:themeColor="text1"/>
        </w:rPr>
        <w:t>is needed for</w:t>
      </w:r>
      <w:r w:rsidR="00BC6E43" w:rsidRPr="006E4CFD">
        <w:rPr>
          <w:rFonts w:ascii="Times New Roman" w:hAnsi="Times New Roman" w:cs="Times New Roman"/>
          <w:color w:val="000000" w:themeColor="text1"/>
        </w:rPr>
        <w:t xml:space="preserve"> </w:t>
      </w:r>
      <w:r w:rsidR="00756EEE" w:rsidRPr="006E4CFD">
        <w:rPr>
          <w:rFonts w:ascii="Times New Roman" w:hAnsi="Times New Roman" w:cs="Times New Roman"/>
          <w:color w:val="000000" w:themeColor="text1"/>
        </w:rPr>
        <w:t xml:space="preserve">the </w:t>
      </w:r>
      <w:r w:rsidR="00BC6E43" w:rsidRPr="006E4CFD">
        <w:rPr>
          <w:rFonts w:ascii="Times New Roman" w:hAnsi="Times New Roman" w:cs="Times New Roman"/>
          <w:color w:val="000000" w:themeColor="text1"/>
        </w:rPr>
        <w:t>form</w:t>
      </w:r>
      <w:r w:rsidR="00BD01C1" w:rsidRPr="006E4CFD">
        <w:rPr>
          <w:rFonts w:ascii="Times New Roman" w:hAnsi="Times New Roman" w:cs="Times New Roman"/>
          <w:color w:val="000000" w:themeColor="text1"/>
        </w:rPr>
        <w:t>ation</w:t>
      </w:r>
      <w:r w:rsidR="00584D60" w:rsidRPr="006E4CFD">
        <w:rPr>
          <w:rFonts w:ascii="Times New Roman" w:hAnsi="Times New Roman" w:cs="Times New Roman"/>
          <w:color w:val="000000" w:themeColor="text1"/>
        </w:rPr>
        <w:t>,</w:t>
      </w:r>
      <w:r w:rsidR="00BC6E43" w:rsidRPr="006E4CFD">
        <w:rPr>
          <w:rFonts w:ascii="Times New Roman" w:hAnsi="Times New Roman" w:cs="Times New Roman"/>
          <w:color w:val="000000" w:themeColor="text1"/>
        </w:rPr>
        <w:t xml:space="preserve"> </w:t>
      </w:r>
      <w:r w:rsidR="00BD01C1" w:rsidRPr="006E4CFD">
        <w:rPr>
          <w:rFonts w:ascii="Times New Roman" w:hAnsi="Times New Roman" w:cs="Times New Roman"/>
          <w:color w:val="000000" w:themeColor="text1"/>
        </w:rPr>
        <w:t>maintenance</w:t>
      </w:r>
      <w:r w:rsidR="00584D60" w:rsidRPr="006E4CFD">
        <w:rPr>
          <w:rFonts w:ascii="Times New Roman" w:hAnsi="Times New Roman" w:cs="Times New Roman"/>
          <w:color w:val="000000" w:themeColor="text1"/>
        </w:rPr>
        <w:t>, and</w:t>
      </w:r>
      <w:r w:rsidR="00BC6E43" w:rsidRPr="006E4CFD">
        <w:rPr>
          <w:rFonts w:ascii="Times New Roman" w:hAnsi="Times New Roman" w:cs="Times New Roman"/>
          <w:color w:val="000000" w:themeColor="text1"/>
        </w:rPr>
        <w:t xml:space="preserve"> </w:t>
      </w:r>
      <w:r w:rsidR="00584D60" w:rsidRPr="006E4CFD">
        <w:rPr>
          <w:rFonts w:ascii="Times New Roman" w:hAnsi="Times New Roman" w:cs="Times New Roman"/>
          <w:color w:val="000000" w:themeColor="text1"/>
        </w:rPr>
        <w:t xml:space="preserve">dynamic remodeling of </w:t>
      </w:r>
      <w:r w:rsidR="00BC6E43" w:rsidRPr="006E4CFD">
        <w:rPr>
          <w:rFonts w:ascii="Times New Roman" w:hAnsi="Times New Roman" w:cs="Times New Roman"/>
          <w:color w:val="000000" w:themeColor="text1"/>
        </w:rPr>
        <w:t>foot process</w:t>
      </w:r>
      <w:r w:rsidR="00756EEE" w:rsidRPr="006E4CFD">
        <w:rPr>
          <w:rFonts w:ascii="Times New Roman" w:hAnsi="Times New Roman" w:cs="Times New Roman"/>
          <w:color w:val="000000" w:themeColor="text1"/>
        </w:rPr>
        <w:t>es</w:t>
      </w:r>
      <w:r w:rsidR="00584D60" w:rsidRPr="006E4CFD">
        <w:rPr>
          <w:rFonts w:ascii="Times New Roman" w:hAnsi="Times New Roman" w:cs="Times New Roman"/>
          <w:color w:val="000000" w:themeColor="text1"/>
        </w:rPr>
        <w:t>,</w:t>
      </w:r>
      <w:r w:rsidR="00BC6E43" w:rsidRPr="006E4CFD">
        <w:rPr>
          <w:rFonts w:ascii="Times New Roman" w:hAnsi="Times New Roman" w:cs="Times New Roman"/>
          <w:color w:val="000000" w:themeColor="text1"/>
        </w:rPr>
        <w:t xml:space="preserve"> </w:t>
      </w:r>
      <w:r w:rsidR="00584D60" w:rsidRPr="006E4CFD">
        <w:rPr>
          <w:rFonts w:ascii="Times New Roman" w:hAnsi="Times New Roman" w:cs="Times New Roman"/>
          <w:color w:val="000000" w:themeColor="text1"/>
        </w:rPr>
        <w:t xml:space="preserve">which </w:t>
      </w:r>
      <w:r w:rsidR="00BC6E43" w:rsidRPr="006E4CFD">
        <w:rPr>
          <w:rFonts w:ascii="Times New Roman" w:hAnsi="Times New Roman" w:cs="Times New Roman"/>
          <w:color w:val="000000" w:themeColor="text1"/>
        </w:rPr>
        <w:t xml:space="preserve">are </w:t>
      </w:r>
      <w:r w:rsidR="00584D60" w:rsidRPr="006E4CFD">
        <w:rPr>
          <w:rFonts w:ascii="Times New Roman" w:hAnsi="Times New Roman" w:cs="Times New Roman"/>
          <w:color w:val="000000" w:themeColor="text1"/>
        </w:rPr>
        <w:t xml:space="preserve">particularly important </w:t>
      </w:r>
      <w:r w:rsidR="00756EEE" w:rsidRPr="006E4CFD">
        <w:rPr>
          <w:rFonts w:ascii="Times New Roman" w:hAnsi="Times New Roman" w:cs="Times New Roman"/>
          <w:color w:val="000000" w:themeColor="text1"/>
        </w:rPr>
        <w:t>for the</w:t>
      </w:r>
      <w:r w:rsidR="00BC6E43" w:rsidRPr="006E4CFD">
        <w:rPr>
          <w:rFonts w:ascii="Times New Roman" w:hAnsi="Times New Roman" w:cs="Times New Roman"/>
          <w:color w:val="000000" w:themeColor="text1"/>
        </w:rPr>
        <w:t xml:space="preserve"> response to injury</w:t>
      </w:r>
      <w:r w:rsidR="00056910" w:rsidRPr="006E4CFD">
        <w:rPr>
          <w:rFonts w:ascii="Times New Roman" w:hAnsi="Times New Roman" w:cs="Times New Roman"/>
          <w:color w:val="000000" w:themeColor="text1"/>
        </w:rPr>
        <w:t xml:space="preserve"> </w:t>
      </w:r>
      <w:r w:rsidR="00C71688" w:rsidRPr="006E4CFD">
        <w:rPr>
          <w:rFonts w:ascii="Times New Roman" w:hAnsi="Times New Roman" w:cs="Times New Roman"/>
          <w:color w:val="000000" w:themeColor="text1"/>
        </w:rPr>
        <w:fldChar w:fldCharType="begin">
          <w:fldData xml:space="preserve">PEVuZE5vdGU+PENpdGU+PEF1dGhvcj5UaWFuPC9BdXRob3I+PFllYXI+MjAxNjwvWWVhcj48UmVj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PEVuZE5vdGU+PENpdGU+PEF1dGhvcj5UaWFuPC9BdXRob3I+PFllYXI+MjAxNjwvWWVhcj48UmVj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C71688" w:rsidRPr="006E4CFD">
        <w:rPr>
          <w:rFonts w:ascii="Times New Roman" w:hAnsi="Times New Roman" w:cs="Times New Roman"/>
          <w:color w:val="000000" w:themeColor="text1"/>
        </w:rPr>
      </w:r>
      <w:r w:rsidR="00C71688"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(Falkenberg</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2017; Tian &amp; Ishibe, 2016)</w:t>
      </w:r>
      <w:r w:rsidR="00C71688" w:rsidRPr="006E4CFD">
        <w:rPr>
          <w:rFonts w:ascii="Times New Roman" w:hAnsi="Times New Roman" w:cs="Times New Roman"/>
          <w:color w:val="000000" w:themeColor="text1"/>
        </w:rPr>
        <w:fldChar w:fldCharType="end"/>
      </w:r>
      <w:r w:rsidR="00BC6E43" w:rsidRPr="006E4CFD">
        <w:rPr>
          <w:rFonts w:ascii="Times New Roman" w:hAnsi="Times New Roman" w:cs="Times New Roman"/>
          <w:color w:val="000000" w:themeColor="text1"/>
        </w:rPr>
        <w:t xml:space="preserve">. Loss of this motility leads to </w:t>
      </w:r>
      <w:r w:rsidR="00756EEE" w:rsidRPr="006E4CFD">
        <w:rPr>
          <w:rFonts w:ascii="Times New Roman" w:hAnsi="Times New Roman" w:cs="Times New Roman"/>
          <w:color w:val="000000" w:themeColor="text1"/>
        </w:rPr>
        <w:t xml:space="preserve">the effacement of </w:t>
      </w:r>
      <w:r w:rsidR="00BC6E43" w:rsidRPr="006E4CFD">
        <w:rPr>
          <w:rFonts w:ascii="Times New Roman" w:hAnsi="Times New Roman" w:cs="Times New Roman"/>
          <w:color w:val="000000" w:themeColor="text1"/>
        </w:rPr>
        <w:t>foot processes, podocyte shedding, inflammation</w:t>
      </w:r>
      <w:r w:rsidR="00756EEE" w:rsidRPr="006E4CFD">
        <w:rPr>
          <w:rFonts w:ascii="Times New Roman" w:hAnsi="Times New Roman" w:cs="Times New Roman"/>
          <w:color w:val="000000" w:themeColor="text1"/>
        </w:rPr>
        <w:t>,</w:t>
      </w:r>
      <w:r w:rsidR="00BC6E43" w:rsidRPr="006E4CFD">
        <w:rPr>
          <w:rFonts w:ascii="Times New Roman" w:hAnsi="Times New Roman" w:cs="Times New Roman"/>
          <w:color w:val="000000" w:themeColor="text1"/>
        </w:rPr>
        <w:t xml:space="preserve"> and fibrosis, and </w:t>
      </w:r>
      <w:r w:rsidR="00756EEE" w:rsidRPr="006E4CFD">
        <w:rPr>
          <w:rFonts w:ascii="Times New Roman" w:hAnsi="Times New Roman" w:cs="Times New Roman"/>
          <w:color w:val="000000" w:themeColor="text1"/>
        </w:rPr>
        <w:t xml:space="preserve">this </w:t>
      </w:r>
      <w:r w:rsidR="00BC6E43" w:rsidRPr="006E4CFD">
        <w:rPr>
          <w:rFonts w:ascii="Times New Roman" w:hAnsi="Times New Roman" w:cs="Times New Roman"/>
          <w:color w:val="000000" w:themeColor="text1"/>
        </w:rPr>
        <w:t>promotes the progression of CKD</w:t>
      </w:r>
      <w:r w:rsidR="00056910" w:rsidRPr="006E4CFD">
        <w:rPr>
          <w:rFonts w:ascii="Times New Roman" w:hAnsi="Times New Roman" w:cs="Times New Roman"/>
          <w:color w:val="000000" w:themeColor="text1"/>
        </w:rPr>
        <w:t xml:space="preserve"> </w:t>
      </w:r>
      <w:r w:rsidR="00C71688" w:rsidRPr="006E4CFD">
        <w:rPr>
          <w:rFonts w:ascii="Times New Roman" w:hAnsi="Times New Roman" w:cs="Times New Roman"/>
          <w:color w:val="000000" w:themeColor="text1"/>
        </w:rPr>
        <w:fldChar w:fldCharType="begin"/>
      </w:r>
      <w:r w:rsidR="00291CBB" w:rsidRPr="006E4CFD">
        <w:rPr>
          <w:rFonts w:ascii="Times New Roman" w:hAnsi="Times New Roman" w:cs="Times New Roman"/>
          <w:color w:val="000000" w:themeColor="text1"/>
        </w:rPr>
        <w:instrText xml:space="preserve"> ADDIN EN.CITE &lt;EndNote&gt;&lt;Cite&gt;&lt;Author&gt;Reynolds&lt;/Author&gt;&lt;Year&gt;2020&lt;/Year&gt;&lt;RecNum&gt;219&lt;/RecNum&gt;&lt;DisplayText&gt;(Reynolds, 2020)&lt;/DisplayText&gt;&lt;record&gt;&lt;rec-number&gt;219&lt;/rec-number&gt;&lt;foreign-keys&gt;&lt;key app="EN" db-id="vp0a92wx6029e7efzf1p20awxta90r2rwvx0" timestamp="1733538841" guid="c37c96fe-d326-41be-b83e-4e00e47c8029"&gt;219&lt;/key&gt;&lt;/foreign-keys&gt;&lt;ref-type name="Journal Article"&gt;17&lt;/ref-type&gt;&lt;contributors&gt;&lt;authors&gt;&lt;author&gt;Reynolds, P. A.&lt;/author&gt;&lt;/authors&gt;&lt;/contributors&gt;&lt;auth-address&gt;School of Medicine, University of St Andrews, St Andrews, KY16 9TF, U.K.&amp;#xD;Biomedical Sciences Research Complex (BSRC), University of St Andrews, St Andrews, U.K.&amp;#xD;Centre of Biophotonics, University of St Andrews, St Andrews, U.K.&lt;/auth-address&gt;&lt;titles&gt;&lt;title&gt;The mechanobiology of kidney podocytes in health and disease&lt;/title&gt;&lt;secondary-title&gt;Clin Sci (Lond)&lt;/secondary-title&gt;&lt;/titles&gt;&lt;periodical&gt;&lt;full-title&gt;Clin Sci (Lond)&lt;/full-title&gt;&lt;/periodical&gt;&lt;pages&gt;1245-1253&lt;/pages&gt;&lt;volume&gt;134&lt;/volume&gt;&lt;number&gt;11&lt;/number&gt;&lt;keywords&gt;&lt;keyword&gt;Animals&lt;/keyword&gt;&lt;keyword&gt;Biomechanical Phenomena&lt;/keyword&gt;&lt;keyword&gt;*Biophysics&lt;/keyword&gt;&lt;keyword&gt;*Health&lt;/keyword&gt;&lt;keyword&gt;Humans&lt;/keyword&gt;&lt;keyword&gt;Kidney Diseases/*pathology&lt;/keyword&gt;&lt;keyword&gt;Podocytes/*pathology&lt;/keyword&gt;&lt;keyword&gt;Stress, Mechanical&lt;/keyword&gt;&lt;keyword&gt;biophysics&lt;/keyword&gt;&lt;keyword&gt;mechanotransduction&lt;/keyword&gt;&lt;keyword&gt;podocytes&lt;/keyword&gt;&lt;/keywords&gt;&lt;dates&gt;&lt;year&gt;2020&lt;/year&gt;&lt;pub-dates&gt;&lt;date&gt;Jun 12&lt;/date&gt;&lt;/pub-dates&gt;&lt;/dates&gt;&lt;isbn&gt;0143-5221&lt;/isbn&gt;&lt;accession-num&gt;32501496&lt;/accession-num&gt;&lt;urls&gt;&lt;/urls&gt;&lt;electronic-resource-num&gt;10.1042/cs20190764&lt;/electronic-resource-num&gt;&lt;remote-database-provider&gt;NLM&lt;/remote-database-provider&gt;&lt;language&gt;eng&lt;/language&gt;&lt;/record&gt;&lt;/Cite&gt;&lt;/EndNote&gt;</w:instrText>
      </w:r>
      <w:r w:rsidR="00C71688"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(Reynolds, 2020)</w:t>
      </w:r>
      <w:r w:rsidR="00C71688" w:rsidRPr="006E4CFD">
        <w:rPr>
          <w:rFonts w:ascii="Times New Roman" w:hAnsi="Times New Roman" w:cs="Times New Roman"/>
          <w:color w:val="000000" w:themeColor="text1"/>
        </w:rPr>
        <w:fldChar w:fldCharType="end"/>
      </w:r>
      <w:r w:rsidR="00BC6E43" w:rsidRPr="006E4CFD">
        <w:rPr>
          <w:rFonts w:ascii="Times New Roman" w:hAnsi="Times New Roman" w:cs="Times New Roman"/>
          <w:color w:val="000000" w:themeColor="text1"/>
        </w:rPr>
        <w:t xml:space="preserve">. </w:t>
      </w:r>
      <w:r w:rsidR="00554A53" w:rsidRPr="006E4CFD">
        <w:rPr>
          <w:rFonts w:ascii="Times New Roman" w:hAnsi="Times New Roman" w:cs="Times New Roman"/>
          <w:color w:val="000000" w:themeColor="text1"/>
        </w:rPr>
        <w:t>To e</w:t>
      </w:r>
      <w:r w:rsidR="00756EEE" w:rsidRPr="006E4CFD">
        <w:rPr>
          <w:rFonts w:ascii="Times New Roman" w:hAnsi="Times New Roman" w:cs="Times New Roman"/>
          <w:color w:val="000000" w:themeColor="text1"/>
        </w:rPr>
        <w:t>valuat</w:t>
      </w:r>
      <w:r w:rsidR="00554A53" w:rsidRPr="006E4CFD">
        <w:rPr>
          <w:rFonts w:ascii="Times New Roman" w:hAnsi="Times New Roman" w:cs="Times New Roman"/>
          <w:color w:val="000000" w:themeColor="text1"/>
        </w:rPr>
        <w:t>e the motility of</w:t>
      </w:r>
      <w:r w:rsidR="00756EEE" w:rsidRPr="006E4CFD">
        <w:rPr>
          <w:rFonts w:ascii="Times New Roman" w:hAnsi="Times New Roman" w:cs="Times New Roman"/>
          <w:color w:val="000000" w:themeColor="text1"/>
        </w:rPr>
        <w:t xml:space="preserve"> the</w:t>
      </w:r>
      <w:r w:rsidR="00554A53" w:rsidRPr="006E4CFD">
        <w:rPr>
          <w:rFonts w:ascii="Times New Roman" w:hAnsi="Times New Roman" w:cs="Times New Roman"/>
          <w:color w:val="000000" w:themeColor="text1"/>
        </w:rPr>
        <w:t xml:space="preserve"> </w:t>
      </w:r>
      <w:r w:rsidR="00554A53" w:rsidRPr="006E4CFD">
        <w:rPr>
          <w:rStyle w:val="y2iqfc"/>
          <w:rFonts w:ascii="Times New Roman" w:hAnsi="Times New Roman" w:cs="Times New Roman"/>
          <w:i/>
          <w:iCs/>
          <w:color w:val="000000" w:themeColor="text1"/>
        </w:rPr>
        <w:t>Cdkal1</w:t>
      </w:r>
      <w:r w:rsidR="00554A53" w:rsidRPr="006E4CFD">
        <w:rPr>
          <w:rStyle w:val="y2iqfc"/>
          <w:rFonts w:ascii="Times New Roman" w:hAnsi="Times New Roman" w:cs="Times New Roman"/>
          <w:color w:val="000000" w:themeColor="text1"/>
        </w:rPr>
        <w:t xml:space="preserve"> KO podocyte</w:t>
      </w:r>
      <w:r w:rsidR="0093237B" w:rsidRPr="006E4CFD">
        <w:rPr>
          <w:rStyle w:val="y2iqfc"/>
          <w:rFonts w:ascii="Times New Roman" w:hAnsi="Times New Roman" w:cs="Times New Roman"/>
          <w:color w:val="000000" w:themeColor="text1"/>
        </w:rPr>
        <w:t xml:space="preserve"> cell line</w:t>
      </w:r>
      <w:r w:rsidR="00554A53" w:rsidRPr="006E4CFD">
        <w:rPr>
          <w:rStyle w:val="y2iqfc"/>
          <w:rFonts w:ascii="Times New Roman" w:hAnsi="Times New Roman" w:cs="Times New Roman"/>
          <w:color w:val="000000" w:themeColor="text1"/>
        </w:rPr>
        <w:t xml:space="preserve">, </w:t>
      </w:r>
      <w:r w:rsidR="00A676E6" w:rsidRPr="006E4CFD">
        <w:rPr>
          <w:rFonts w:ascii="Times New Roman" w:hAnsi="Times New Roman" w:cs="Times New Roman"/>
          <w:color w:val="000000" w:themeColor="text1"/>
        </w:rPr>
        <w:t>w</w:t>
      </w:r>
      <w:r w:rsidR="000F2571" w:rsidRPr="006E4CFD">
        <w:rPr>
          <w:rFonts w:ascii="Times New Roman" w:hAnsi="Times New Roman" w:cs="Times New Roman"/>
          <w:color w:val="000000" w:themeColor="text1"/>
        </w:rPr>
        <w:t xml:space="preserve">e </w:t>
      </w:r>
      <w:r w:rsidR="00554A53" w:rsidRPr="006E4CFD">
        <w:rPr>
          <w:rFonts w:ascii="Times New Roman" w:hAnsi="Times New Roman" w:cs="Times New Roman"/>
          <w:color w:val="000000" w:themeColor="text1"/>
        </w:rPr>
        <w:t xml:space="preserve">first </w:t>
      </w:r>
      <w:r w:rsidR="000F2571" w:rsidRPr="006E4CFD">
        <w:rPr>
          <w:rFonts w:ascii="Times New Roman" w:hAnsi="Times New Roman" w:cs="Times New Roman"/>
          <w:color w:val="000000" w:themeColor="text1"/>
        </w:rPr>
        <w:t xml:space="preserve">performed </w:t>
      </w:r>
      <w:r w:rsidR="00756EEE" w:rsidRPr="006E4CFD">
        <w:rPr>
          <w:rFonts w:ascii="Times New Roman" w:hAnsi="Times New Roman" w:cs="Times New Roman"/>
          <w:color w:val="000000" w:themeColor="text1"/>
        </w:rPr>
        <w:t xml:space="preserve">a </w:t>
      </w:r>
      <w:r w:rsidR="000F2571" w:rsidRPr="006E4CFD">
        <w:rPr>
          <w:rFonts w:ascii="Times New Roman" w:hAnsi="Times New Roman" w:cs="Times New Roman"/>
          <w:color w:val="000000" w:themeColor="text1"/>
        </w:rPr>
        <w:t>wound healing migration assay</w:t>
      </w:r>
      <w:r w:rsidR="00756EEE" w:rsidRPr="006E4CFD">
        <w:rPr>
          <w:rFonts w:ascii="Times New Roman" w:hAnsi="Times New Roman" w:cs="Times New Roman"/>
          <w:color w:val="000000" w:themeColor="text1"/>
        </w:rPr>
        <w:t>, and foun</w:t>
      </w:r>
      <w:r w:rsidR="00475B32" w:rsidRPr="006E4CFD">
        <w:rPr>
          <w:rFonts w:ascii="Times New Roman" w:hAnsi="Times New Roman" w:cs="Times New Roman"/>
          <w:color w:val="000000" w:themeColor="text1"/>
        </w:rPr>
        <w:t xml:space="preserve">d </w:t>
      </w:r>
      <w:r w:rsidR="00756EEE" w:rsidRPr="006E4CFD">
        <w:rPr>
          <w:rFonts w:ascii="Times New Roman" w:hAnsi="Times New Roman" w:cs="Times New Roman"/>
          <w:color w:val="000000" w:themeColor="text1"/>
        </w:rPr>
        <w:t xml:space="preserve">an </w:t>
      </w:r>
      <w:r w:rsidR="00475B32" w:rsidRPr="006E4CFD">
        <w:rPr>
          <w:rFonts w:ascii="Times New Roman" w:hAnsi="Times New Roman" w:cs="Times New Roman"/>
          <w:color w:val="000000" w:themeColor="text1"/>
        </w:rPr>
        <w:t xml:space="preserve">impairment of </w:t>
      </w:r>
      <w:r w:rsidR="000F2571" w:rsidRPr="006E4CFD">
        <w:rPr>
          <w:rFonts w:ascii="Times New Roman" w:hAnsi="Times New Roman" w:cs="Times New Roman"/>
          <w:color w:val="000000" w:themeColor="text1"/>
        </w:rPr>
        <w:t>mi</w:t>
      </w:r>
      <w:r w:rsidR="00554A53" w:rsidRPr="006E4CFD">
        <w:rPr>
          <w:rFonts w:ascii="Times New Roman" w:hAnsi="Times New Roman" w:cs="Times New Roman"/>
          <w:color w:val="000000" w:themeColor="text1"/>
        </w:rPr>
        <w:t>g</w:t>
      </w:r>
      <w:r w:rsidR="000F2571" w:rsidRPr="006E4CFD">
        <w:rPr>
          <w:rFonts w:ascii="Times New Roman" w:hAnsi="Times New Roman" w:cs="Times New Roman"/>
          <w:color w:val="000000" w:themeColor="text1"/>
        </w:rPr>
        <w:t xml:space="preserve">ration ability </w:t>
      </w:r>
      <w:r w:rsidR="00475B32" w:rsidRPr="006E4CFD">
        <w:rPr>
          <w:rFonts w:ascii="Times New Roman" w:hAnsi="Times New Roman" w:cs="Times New Roman"/>
          <w:color w:val="000000" w:themeColor="text1"/>
        </w:rPr>
        <w:t>in</w:t>
      </w:r>
      <w:r w:rsidR="00756EEE" w:rsidRPr="006E4CFD">
        <w:rPr>
          <w:rFonts w:ascii="Times New Roman" w:hAnsi="Times New Roman" w:cs="Times New Roman"/>
          <w:color w:val="000000" w:themeColor="text1"/>
        </w:rPr>
        <w:t xml:space="preserve"> the</w:t>
      </w:r>
      <w:r w:rsidR="00475B32" w:rsidRPr="006E4CFD">
        <w:rPr>
          <w:rFonts w:ascii="Times New Roman" w:hAnsi="Times New Roman" w:cs="Times New Roman"/>
          <w:color w:val="000000" w:themeColor="text1"/>
        </w:rPr>
        <w:t xml:space="preserve"> </w:t>
      </w:r>
      <w:r w:rsidR="000F2571" w:rsidRPr="006E4CFD">
        <w:rPr>
          <w:rFonts w:ascii="Times New Roman" w:hAnsi="Times New Roman" w:cs="Times New Roman"/>
          <w:i/>
          <w:iCs/>
          <w:color w:val="000000" w:themeColor="text1"/>
        </w:rPr>
        <w:t>Cdkal1</w:t>
      </w:r>
      <w:r w:rsidR="000F2571" w:rsidRPr="006E4CFD">
        <w:rPr>
          <w:rFonts w:ascii="Times New Roman" w:hAnsi="Times New Roman" w:cs="Times New Roman"/>
          <w:color w:val="000000" w:themeColor="text1"/>
        </w:rPr>
        <w:t xml:space="preserve"> KO </w:t>
      </w:r>
      <w:r w:rsidR="00A676E6" w:rsidRPr="006E4CFD">
        <w:rPr>
          <w:rFonts w:ascii="Times New Roman" w:hAnsi="Times New Roman" w:cs="Times New Roman"/>
          <w:color w:val="000000" w:themeColor="text1"/>
        </w:rPr>
        <w:t xml:space="preserve">E11 </w:t>
      </w:r>
      <w:r w:rsidR="007644BC" w:rsidRPr="006E4CFD">
        <w:rPr>
          <w:rFonts w:ascii="Times New Roman" w:hAnsi="Times New Roman" w:cs="Times New Roman"/>
          <w:color w:val="000000" w:themeColor="text1"/>
        </w:rPr>
        <w:t>cells (Fig</w:t>
      </w:r>
      <w:r w:rsidR="0052721E" w:rsidRPr="006E4CFD">
        <w:rPr>
          <w:rFonts w:ascii="Times New Roman" w:hAnsi="Times New Roman" w:cs="Times New Roman"/>
          <w:color w:val="000000" w:themeColor="text1"/>
        </w:rPr>
        <w:t xml:space="preserve">. </w:t>
      </w:r>
      <w:r w:rsidR="00F47449" w:rsidRPr="006E4CFD">
        <w:rPr>
          <w:rFonts w:ascii="Times New Roman" w:hAnsi="Times New Roman" w:cs="Times New Roman"/>
          <w:color w:val="000000" w:themeColor="text1"/>
        </w:rPr>
        <w:t>3</w:t>
      </w:r>
      <w:r w:rsidR="0052721E" w:rsidRPr="006E4CFD">
        <w:rPr>
          <w:rFonts w:ascii="Times New Roman" w:hAnsi="Times New Roman" w:cs="Times New Roman"/>
          <w:color w:val="000000" w:themeColor="text1"/>
        </w:rPr>
        <w:t>E,</w:t>
      </w:r>
      <w:r w:rsidR="007857F3" w:rsidRPr="006E4CFD">
        <w:rPr>
          <w:rFonts w:ascii="Times New Roman" w:hAnsi="Times New Roman" w:cs="Times New Roman"/>
          <w:color w:val="000000" w:themeColor="text1"/>
        </w:rPr>
        <w:t xml:space="preserve"> </w:t>
      </w:r>
      <w:r w:rsidR="0052721E" w:rsidRPr="006E4CFD">
        <w:rPr>
          <w:rFonts w:ascii="Times New Roman" w:hAnsi="Times New Roman" w:cs="Times New Roman"/>
          <w:color w:val="000000" w:themeColor="text1"/>
        </w:rPr>
        <w:t>F</w:t>
      </w:r>
      <w:r w:rsidR="007644BC" w:rsidRPr="006E4CFD">
        <w:rPr>
          <w:rFonts w:ascii="Times New Roman" w:hAnsi="Times New Roman" w:cs="Times New Roman"/>
          <w:color w:val="000000" w:themeColor="text1"/>
        </w:rPr>
        <w:t xml:space="preserve">) </w:t>
      </w:r>
      <w:r w:rsidR="00A676E6" w:rsidRPr="006E4CFD">
        <w:rPr>
          <w:rFonts w:ascii="Times New Roman" w:hAnsi="Times New Roman" w:cs="Times New Roman"/>
          <w:color w:val="000000" w:themeColor="text1"/>
        </w:rPr>
        <w:t>and SVI</w:t>
      </w:r>
      <w:r w:rsidR="000F2571" w:rsidRPr="006E4CFD">
        <w:rPr>
          <w:rFonts w:ascii="Times New Roman" w:hAnsi="Times New Roman" w:cs="Times New Roman"/>
          <w:color w:val="000000" w:themeColor="text1"/>
        </w:rPr>
        <w:t xml:space="preserve"> </w:t>
      </w:r>
      <w:r w:rsidR="00475B32" w:rsidRPr="006E4CFD">
        <w:rPr>
          <w:rFonts w:ascii="Times New Roman" w:hAnsi="Times New Roman" w:cs="Times New Roman"/>
          <w:color w:val="000000" w:themeColor="text1"/>
        </w:rPr>
        <w:t>cells</w:t>
      </w:r>
      <w:r w:rsidR="00D90E2E" w:rsidRPr="006E4CFD">
        <w:rPr>
          <w:rFonts w:ascii="Times New Roman" w:hAnsi="Times New Roman" w:cs="Times New Roman"/>
          <w:color w:val="000000" w:themeColor="text1"/>
        </w:rPr>
        <w:t xml:space="preserve"> </w:t>
      </w:r>
      <w:r w:rsidR="000F2571" w:rsidRPr="006E4CFD">
        <w:rPr>
          <w:rFonts w:ascii="Times New Roman" w:hAnsi="Times New Roman" w:cs="Times New Roman"/>
          <w:color w:val="000000" w:themeColor="text1"/>
        </w:rPr>
        <w:t>(Fig</w:t>
      </w:r>
      <w:r w:rsidR="0052721E" w:rsidRPr="006E4CFD">
        <w:rPr>
          <w:rFonts w:ascii="Times New Roman" w:hAnsi="Times New Roman" w:cs="Times New Roman"/>
          <w:color w:val="000000" w:themeColor="text1"/>
        </w:rPr>
        <w:t>.</w:t>
      </w:r>
      <w:r w:rsidR="000F2571" w:rsidRPr="006E4CFD">
        <w:rPr>
          <w:rFonts w:ascii="Times New Roman" w:hAnsi="Times New Roman" w:cs="Times New Roman"/>
          <w:color w:val="000000" w:themeColor="text1"/>
        </w:rPr>
        <w:t xml:space="preserve"> </w:t>
      </w:r>
      <w:r w:rsidR="00F47449" w:rsidRPr="006E4CFD">
        <w:rPr>
          <w:rFonts w:ascii="Times New Roman" w:hAnsi="Times New Roman" w:cs="Times New Roman"/>
          <w:color w:val="000000" w:themeColor="text1"/>
        </w:rPr>
        <w:t>3</w:t>
      </w:r>
      <w:r w:rsidR="0052721E" w:rsidRPr="006E4CFD">
        <w:rPr>
          <w:rFonts w:ascii="Times New Roman" w:hAnsi="Times New Roman" w:cs="Times New Roman"/>
          <w:color w:val="000000" w:themeColor="text1"/>
        </w:rPr>
        <w:t>G,</w:t>
      </w:r>
      <w:r w:rsidR="00C5212C" w:rsidRPr="006E4CFD">
        <w:rPr>
          <w:rFonts w:ascii="Times New Roman" w:hAnsi="Times New Roman" w:cs="Times New Roman"/>
          <w:color w:val="000000" w:themeColor="text1"/>
        </w:rPr>
        <w:t xml:space="preserve"> </w:t>
      </w:r>
      <w:r w:rsidR="0052721E" w:rsidRPr="006E4CFD">
        <w:rPr>
          <w:rFonts w:ascii="Times New Roman" w:hAnsi="Times New Roman" w:cs="Times New Roman"/>
          <w:color w:val="000000" w:themeColor="text1"/>
        </w:rPr>
        <w:t>H</w:t>
      </w:r>
      <w:r w:rsidR="000F2571" w:rsidRPr="006E4CFD">
        <w:rPr>
          <w:rFonts w:ascii="Times New Roman" w:hAnsi="Times New Roman" w:cs="Times New Roman"/>
          <w:color w:val="000000" w:themeColor="text1"/>
        </w:rPr>
        <w:t xml:space="preserve">). </w:t>
      </w:r>
      <w:r w:rsidR="00BD01C1" w:rsidRPr="006E4CFD">
        <w:rPr>
          <w:rFonts w:ascii="Times New Roman" w:hAnsi="Times New Roman" w:cs="Times New Roman"/>
          <w:color w:val="000000" w:themeColor="text1"/>
        </w:rPr>
        <w:t>W</w:t>
      </w:r>
      <w:r w:rsidRPr="006E4CFD">
        <w:rPr>
          <w:rFonts w:ascii="Times New Roman" w:hAnsi="Times New Roman" w:cs="Times New Roman"/>
          <w:color w:val="000000" w:themeColor="text1"/>
        </w:rPr>
        <w:t>e</w:t>
      </w:r>
      <w:r w:rsidR="00BD01C1" w:rsidRPr="006E4CFD">
        <w:rPr>
          <w:rFonts w:ascii="Times New Roman" w:hAnsi="Times New Roman" w:cs="Times New Roman"/>
          <w:color w:val="000000" w:themeColor="text1"/>
        </w:rPr>
        <w:t xml:space="preserve"> also</w:t>
      </w:r>
      <w:r w:rsidRPr="006E4CFD">
        <w:rPr>
          <w:rFonts w:ascii="Times New Roman" w:hAnsi="Times New Roman" w:cs="Times New Roman"/>
          <w:color w:val="000000" w:themeColor="text1"/>
        </w:rPr>
        <w:t xml:space="preserve"> e</w:t>
      </w:r>
      <w:r w:rsidR="00756EEE" w:rsidRPr="006E4CFD">
        <w:rPr>
          <w:rFonts w:ascii="Times New Roman" w:hAnsi="Times New Roman" w:cs="Times New Roman"/>
          <w:color w:val="000000" w:themeColor="text1"/>
        </w:rPr>
        <w:t>valuat</w:t>
      </w:r>
      <w:r w:rsidRPr="006E4CFD">
        <w:rPr>
          <w:rFonts w:ascii="Times New Roman" w:hAnsi="Times New Roman" w:cs="Times New Roman"/>
          <w:color w:val="000000" w:themeColor="text1"/>
        </w:rPr>
        <w:t xml:space="preserve">ed </w:t>
      </w:r>
      <w:r w:rsidR="00756EEE" w:rsidRPr="006E4CFD">
        <w:rPr>
          <w:rFonts w:ascii="Times New Roman" w:hAnsi="Times New Roman" w:cs="Times New Roman"/>
          <w:color w:val="000000" w:themeColor="text1"/>
        </w:rPr>
        <w:t xml:space="preserve">the </w:t>
      </w:r>
      <w:r w:rsidR="00346C23" w:rsidRPr="006E4CFD">
        <w:rPr>
          <w:rFonts w:ascii="Times New Roman" w:hAnsi="Times New Roman" w:cs="Times New Roman"/>
          <w:color w:val="000000" w:themeColor="text1"/>
        </w:rPr>
        <w:t xml:space="preserve">intracellular distribution of </w:t>
      </w:r>
      <w:r w:rsidR="00045B09" w:rsidRPr="006E4CFD">
        <w:rPr>
          <w:rFonts w:ascii="Times New Roman" w:hAnsi="Times New Roman" w:cs="Times New Roman"/>
          <w:color w:val="000000" w:themeColor="text1"/>
        </w:rPr>
        <w:t>filamentous actin (</w:t>
      </w:r>
      <w:r w:rsidRPr="006E4CFD">
        <w:rPr>
          <w:rFonts w:ascii="Times New Roman" w:hAnsi="Times New Roman" w:cs="Times New Roman"/>
          <w:color w:val="000000" w:themeColor="text1"/>
        </w:rPr>
        <w:t>F-actin</w:t>
      </w:r>
      <w:r w:rsidR="00045B09"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w:t>
      </w:r>
      <w:r w:rsidR="00CD431E" w:rsidRPr="006E4CFD">
        <w:rPr>
          <w:rFonts w:ascii="Times New Roman" w:hAnsi="Times New Roman" w:cs="Times New Roman"/>
          <w:color w:val="000000" w:themeColor="text1"/>
        </w:rPr>
        <w:t xml:space="preserve">cytoskeleton </w:t>
      </w:r>
      <w:r w:rsidRPr="006E4CFD">
        <w:rPr>
          <w:rFonts w:ascii="Times New Roman" w:hAnsi="Times New Roman" w:cs="Times New Roman"/>
          <w:color w:val="000000" w:themeColor="text1"/>
        </w:rPr>
        <w:t xml:space="preserve">in </w:t>
      </w:r>
      <w:r w:rsidRPr="006E4CFD">
        <w:rPr>
          <w:rFonts w:ascii="Times New Roman" w:hAnsi="Times New Roman" w:cs="Times New Roman"/>
          <w:i/>
          <w:iCs/>
          <w:color w:val="000000" w:themeColor="text1"/>
        </w:rPr>
        <w:t xml:space="preserve">Cdkal1 </w:t>
      </w:r>
      <w:r w:rsidRPr="006E4CFD">
        <w:rPr>
          <w:rFonts w:ascii="Times New Roman" w:hAnsi="Times New Roman" w:cs="Times New Roman"/>
          <w:color w:val="000000" w:themeColor="text1"/>
        </w:rPr>
        <w:t>KO E11 and SVI</w:t>
      </w:r>
      <w:r w:rsidR="00756EEE" w:rsidRPr="006E4CFD">
        <w:rPr>
          <w:rFonts w:ascii="Times New Roman" w:hAnsi="Times New Roman" w:cs="Times New Roman"/>
          <w:color w:val="000000" w:themeColor="text1"/>
        </w:rPr>
        <w:t xml:space="preserve"> cells by immunostaining</w:t>
      </w:r>
      <w:r w:rsidR="00BD01C1"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w:t>
      </w:r>
      <w:r w:rsidR="00756EEE" w:rsidRPr="006E4CFD">
        <w:rPr>
          <w:rFonts w:ascii="Times New Roman" w:hAnsi="Times New Roman" w:cs="Times New Roman"/>
          <w:color w:val="000000" w:themeColor="text1"/>
        </w:rPr>
        <w:t xml:space="preserve">and found </w:t>
      </w:r>
      <w:r w:rsidR="00EB542C" w:rsidRPr="006E4CFD">
        <w:rPr>
          <w:rFonts w:ascii="Times New Roman" w:hAnsi="Times New Roman" w:cs="Times New Roman"/>
          <w:color w:val="000000" w:themeColor="text1"/>
        </w:rPr>
        <w:t xml:space="preserve">that the cytoskeletal network was disrupted and diminished in the </w:t>
      </w:r>
      <w:r w:rsidR="00EB542C" w:rsidRPr="006E4CFD">
        <w:rPr>
          <w:rFonts w:ascii="Times New Roman" w:hAnsi="Times New Roman" w:cs="Times New Roman"/>
          <w:i/>
          <w:iCs/>
          <w:color w:val="000000" w:themeColor="text1"/>
        </w:rPr>
        <w:t>Cdkal1</w:t>
      </w:r>
      <w:r w:rsidR="00EB542C" w:rsidRPr="006E4CFD">
        <w:rPr>
          <w:rFonts w:ascii="Times New Roman" w:hAnsi="Times New Roman" w:cs="Times New Roman"/>
          <w:color w:val="000000" w:themeColor="text1"/>
        </w:rPr>
        <w:t xml:space="preserve"> KO podocyte cell line</w:t>
      </w:r>
      <w:r w:rsidR="002172FB" w:rsidRPr="006E4CFD">
        <w:rPr>
          <w:rFonts w:ascii="Times New Roman" w:hAnsi="Times New Roman" w:cs="Times New Roman"/>
          <w:color w:val="000000" w:themeColor="text1"/>
        </w:rPr>
        <w:t xml:space="preserve">s </w:t>
      </w:r>
      <w:r w:rsidRPr="006E4CFD">
        <w:rPr>
          <w:rFonts w:ascii="Times New Roman" w:hAnsi="Times New Roman" w:cs="Times New Roman"/>
          <w:color w:val="000000" w:themeColor="text1"/>
        </w:rPr>
        <w:t>(Fig</w:t>
      </w:r>
      <w:r w:rsidR="00800360" w:rsidRPr="006E4CFD">
        <w:rPr>
          <w:rFonts w:ascii="Times New Roman" w:hAnsi="Times New Roman" w:cs="Times New Roman"/>
          <w:color w:val="000000" w:themeColor="text1"/>
        </w:rPr>
        <w:t xml:space="preserve">. </w:t>
      </w:r>
      <w:r w:rsidR="00F47449" w:rsidRPr="006E4CFD">
        <w:rPr>
          <w:rFonts w:ascii="Times New Roman" w:hAnsi="Times New Roman" w:cs="Times New Roman"/>
          <w:color w:val="000000" w:themeColor="text1"/>
        </w:rPr>
        <w:t>3</w:t>
      </w:r>
      <w:r w:rsidR="00800360" w:rsidRPr="006E4CFD">
        <w:rPr>
          <w:rFonts w:ascii="Times New Roman" w:hAnsi="Times New Roman" w:cs="Times New Roman"/>
          <w:color w:val="000000" w:themeColor="text1"/>
        </w:rPr>
        <w:t>I</w:t>
      </w:r>
      <w:r w:rsidR="00C5212C" w:rsidRPr="006E4CFD">
        <w:rPr>
          <w:rFonts w:ascii="Times New Roman" w:hAnsi="Times New Roman" w:cs="Times New Roman"/>
          <w:color w:val="000000" w:themeColor="text1"/>
        </w:rPr>
        <w:t>–</w:t>
      </w:r>
      <w:r w:rsidR="00800360" w:rsidRPr="006E4CFD">
        <w:rPr>
          <w:rFonts w:ascii="Times New Roman" w:hAnsi="Times New Roman" w:cs="Times New Roman"/>
          <w:color w:val="000000" w:themeColor="text1"/>
        </w:rPr>
        <w:t>K</w:t>
      </w:r>
      <w:r w:rsidRPr="0040602B">
        <w:rPr>
          <w:rFonts w:ascii="Times New Roman" w:hAnsi="Times New Roman" w:cs="Times New Roman"/>
          <w:color w:val="000000" w:themeColor="text1"/>
        </w:rPr>
        <w:t xml:space="preserve">). </w:t>
      </w:r>
      <w:r w:rsidR="00C56DE3" w:rsidRPr="0040602B">
        <w:rPr>
          <w:rFonts w:ascii="Times New Roman" w:hAnsi="Times New Roman" w:cs="Times New Roman"/>
          <w:color w:val="000000" w:themeColor="text1"/>
        </w:rPr>
        <w:t xml:space="preserve">Notably, </w:t>
      </w:r>
      <w:r w:rsidR="00C56DE3" w:rsidRPr="0040602B">
        <w:rPr>
          <w:rFonts w:ascii="Times New Roman" w:hAnsi="Times New Roman" w:cs="Times New Roman"/>
          <w:i/>
          <w:color w:val="000000" w:themeColor="text1"/>
        </w:rPr>
        <w:t>CDKAL1</w:t>
      </w:r>
      <w:r w:rsidR="00C56DE3" w:rsidRPr="0040602B">
        <w:rPr>
          <w:rFonts w:ascii="Times New Roman" w:hAnsi="Times New Roman" w:cs="Times New Roman"/>
          <w:color w:val="000000" w:themeColor="text1"/>
        </w:rPr>
        <w:t xml:space="preserve"> KO in a human hepatocarcinoma cell line (HuH-7) did not alter F-actin organization (Appendix</w:t>
      </w:r>
      <w:r w:rsidR="00EE3728" w:rsidRPr="0040602B">
        <w:rPr>
          <w:rFonts w:ascii="Times New Roman" w:hAnsi="Times New Roman" w:cs="Times New Roman"/>
          <w:color w:val="000000" w:themeColor="text1"/>
        </w:rPr>
        <w:t xml:space="preserve"> </w:t>
      </w:r>
      <w:r w:rsidR="00A978CC" w:rsidRPr="0040602B">
        <w:rPr>
          <w:rFonts w:ascii="Times New Roman" w:hAnsi="Times New Roman" w:cs="Times New Roman"/>
          <w:color w:val="000000" w:themeColor="text1"/>
        </w:rPr>
        <w:t>Fig. S5</w:t>
      </w:r>
      <w:r w:rsidR="00013C07" w:rsidRPr="0040602B">
        <w:rPr>
          <w:rFonts w:ascii="Times New Roman" w:hAnsi="Times New Roman" w:cs="Times New Roman"/>
          <w:color w:val="000000" w:themeColor="text1"/>
        </w:rPr>
        <w:t>A</w:t>
      </w:r>
      <w:r w:rsidR="00F47ED8" w:rsidRPr="0040602B">
        <w:rPr>
          <w:rFonts w:ascii="Times New Roman" w:hAnsi="Times New Roman" w:cs="Times New Roman"/>
          <w:color w:val="000000" w:themeColor="text1"/>
        </w:rPr>
        <w:t>–</w:t>
      </w:r>
      <w:r w:rsidR="00013C07" w:rsidRPr="0040602B">
        <w:rPr>
          <w:rFonts w:ascii="Times New Roman" w:hAnsi="Times New Roman" w:cs="Times New Roman"/>
          <w:color w:val="000000" w:themeColor="text1"/>
        </w:rPr>
        <w:t>C</w:t>
      </w:r>
      <w:r w:rsidR="00C56DE3" w:rsidRPr="0040602B">
        <w:rPr>
          <w:rFonts w:ascii="Times New Roman" w:hAnsi="Times New Roman" w:cs="Times New Roman"/>
          <w:color w:val="000000" w:themeColor="text1"/>
        </w:rPr>
        <w:t xml:space="preserve">), indicating the tissue/cell-type-specific importance of CDKAL1 for F-actin formation. Collectively, these </w:t>
      </w:r>
      <w:r w:rsidRPr="0040602B">
        <w:rPr>
          <w:rFonts w:ascii="Times New Roman" w:hAnsi="Times New Roman" w:cs="Times New Roman"/>
          <w:color w:val="000000" w:themeColor="text1"/>
        </w:rPr>
        <w:t>result</w:t>
      </w:r>
      <w:r w:rsidR="00756EEE" w:rsidRPr="0040602B">
        <w:rPr>
          <w:rFonts w:ascii="Times New Roman" w:hAnsi="Times New Roman" w:cs="Times New Roman"/>
          <w:color w:val="000000" w:themeColor="text1"/>
        </w:rPr>
        <w:t>s</w:t>
      </w:r>
      <w:r w:rsidRPr="0040602B">
        <w:rPr>
          <w:rFonts w:ascii="Times New Roman" w:hAnsi="Times New Roman" w:cs="Times New Roman"/>
          <w:color w:val="000000" w:themeColor="text1"/>
        </w:rPr>
        <w:t xml:space="preserve"> indicated that a def</w:t>
      </w:r>
      <w:r w:rsidR="00756EEE" w:rsidRPr="0040602B">
        <w:rPr>
          <w:rFonts w:ascii="Times New Roman" w:hAnsi="Times New Roman" w:cs="Times New Roman"/>
          <w:color w:val="000000" w:themeColor="text1"/>
        </w:rPr>
        <w:t>e</w:t>
      </w:r>
      <w:r w:rsidRPr="0040602B">
        <w:rPr>
          <w:rFonts w:ascii="Times New Roman" w:hAnsi="Times New Roman" w:cs="Times New Roman"/>
          <w:color w:val="000000" w:themeColor="text1"/>
        </w:rPr>
        <w:t xml:space="preserve">ct </w:t>
      </w:r>
      <w:r w:rsidR="00756EEE" w:rsidRPr="0040602B">
        <w:rPr>
          <w:rFonts w:ascii="Times New Roman" w:hAnsi="Times New Roman" w:cs="Times New Roman"/>
          <w:color w:val="000000" w:themeColor="text1"/>
        </w:rPr>
        <w:t>in</w:t>
      </w:r>
      <w:r w:rsidRPr="0040602B">
        <w:rPr>
          <w:rFonts w:ascii="Times New Roman" w:hAnsi="Times New Roman" w:cs="Times New Roman"/>
          <w:color w:val="000000" w:themeColor="text1"/>
        </w:rPr>
        <w:t xml:space="preserve"> </w:t>
      </w:r>
      <w:r w:rsidRPr="0040602B">
        <w:rPr>
          <w:rFonts w:ascii="Times New Roman" w:hAnsi="Times New Roman" w:cs="Times New Roman"/>
          <w:i/>
          <w:color w:val="000000" w:themeColor="text1"/>
        </w:rPr>
        <w:t>Cdkal1</w:t>
      </w:r>
      <w:r w:rsidRPr="0040602B">
        <w:rPr>
          <w:rFonts w:ascii="Times New Roman" w:hAnsi="Times New Roman" w:cs="Times New Roman"/>
          <w:color w:val="000000" w:themeColor="text1"/>
        </w:rPr>
        <w:t xml:space="preserve"> causes </w:t>
      </w:r>
      <w:r w:rsidR="00756EEE" w:rsidRPr="0040602B">
        <w:rPr>
          <w:rFonts w:ascii="Times New Roman" w:hAnsi="Times New Roman" w:cs="Times New Roman"/>
          <w:color w:val="000000" w:themeColor="text1"/>
        </w:rPr>
        <w:t>an</w:t>
      </w:r>
      <w:r w:rsidRPr="0040602B">
        <w:rPr>
          <w:rFonts w:ascii="Times New Roman" w:hAnsi="Times New Roman" w:cs="Times New Roman"/>
          <w:color w:val="000000" w:themeColor="text1"/>
        </w:rPr>
        <w:t xml:space="preserve"> abnormality in </w:t>
      </w:r>
      <w:r w:rsidR="00756EEE" w:rsidRPr="0040602B">
        <w:rPr>
          <w:rFonts w:ascii="Times New Roman" w:hAnsi="Times New Roman" w:cs="Times New Roman"/>
          <w:color w:val="000000" w:themeColor="text1"/>
        </w:rPr>
        <w:t xml:space="preserve">F-actin </w:t>
      </w:r>
      <w:r w:rsidRPr="0040602B">
        <w:rPr>
          <w:rFonts w:ascii="Times New Roman" w:hAnsi="Times New Roman" w:cs="Times New Roman"/>
          <w:color w:val="000000" w:themeColor="text1"/>
        </w:rPr>
        <w:t>polymeriz</w:t>
      </w:r>
      <w:r w:rsidR="00756EEE" w:rsidRPr="0040602B">
        <w:rPr>
          <w:rFonts w:ascii="Times New Roman" w:hAnsi="Times New Roman" w:cs="Times New Roman"/>
          <w:color w:val="000000" w:themeColor="text1"/>
        </w:rPr>
        <w:t>at</w:t>
      </w:r>
      <w:r w:rsidRPr="0040602B">
        <w:rPr>
          <w:rFonts w:ascii="Times New Roman" w:hAnsi="Times New Roman" w:cs="Times New Roman"/>
          <w:color w:val="000000" w:themeColor="text1"/>
        </w:rPr>
        <w:t>i</w:t>
      </w:r>
      <w:r w:rsidR="00756EEE" w:rsidRPr="0040602B">
        <w:rPr>
          <w:rFonts w:ascii="Times New Roman" w:hAnsi="Times New Roman" w:cs="Times New Roman"/>
          <w:color w:val="000000" w:themeColor="text1"/>
        </w:rPr>
        <w:t>o</w:t>
      </w:r>
      <w:r w:rsidRPr="0040602B">
        <w:rPr>
          <w:rFonts w:ascii="Times New Roman" w:hAnsi="Times New Roman" w:cs="Times New Roman"/>
          <w:color w:val="000000" w:themeColor="text1"/>
        </w:rPr>
        <w:t>n, which negatively affect</w:t>
      </w:r>
      <w:r w:rsidR="00756EEE" w:rsidRPr="0040602B">
        <w:rPr>
          <w:rFonts w:ascii="Times New Roman" w:hAnsi="Times New Roman" w:cs="Times New Roman"/>
          <w:color w:val="000000" w:themeColor="text1"/>
        </w:rPr>
        <w:t>s podocyte motility</w:t>
      </w:r>
      <w:r w:rsidRPr="0040602B">
        <w:rPr>
          <w:rFonts w:ascii="Times New Roman" w:hAnsi="Times New Roman" w:cs="Times New Roman"/>
          <w:color w:val="000000" w:themeColor="text1"/>
        </w:rPr>
        <w:t>.</w:t>
      </w:r>
    </w:p>
    <w:p w14:paraId="410E0D22" w14:textId="7013BF11" w:rsidR="005D2C9B" w:rsidRPr="006E4CFD" w:rsidRDefault="00833659">
      <w:pPr>
        <w:pStyle w:val="HTMLPreformatted"/>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 xml:space="preserve">To </w:t>
      </w:r>
      <w:r w:rsidR="000F2E30" w:rsidRPr="006E4CFD">
        <w:rPr>
          <w:rFonts w:ascii="Times New Roman" w:hAnsi="Times New Roman" w:cs="Times New Roman"/>
          <w:color w:val="000000" w:themeColor="text1"/>
        </w:rPr>
        <w:t xml:space="preserve">elucidate the </w:t>
      </w:r>
      <w:r w:rsidR="00610EAB" w:rsidRPr="006E4CFD">
        <w:rPr>
          <w:rFonts w:ascii="Times New Roman" w:hAnsi="Times New Roman" w:cs="Times New Roman"/>
          <w:color w:val="000000" w:themeColor="text1"/>
        </w:rPr>
        <w:t>potential</w:t>
      </w:r>
      <w:r w:rsidRPr="006E4CFD">
        <w:rPr>
          <w:rFonts w:ascii="Times New Roman" w:hAnsi="Times New Roman" w:cs="Times New Roman"/>
          <w:color w:val="000000" w:themeColor="text1"/>
        </w:rPr>
        <w:t xml:space="preserve"> mechanisms </w:t>
      </w:r>
      <w:r w:rsidR="00610EAB" w:rsidRPr="006E4CFD">
        <w:rPr>
          <w:rFonts w:ascii="Times New Roman" w:hAnsi="Times New Roman" w:cs="Times New Roman"/>
          <w:color w:val="000000" w:themeColor="text1"/>
        </w:rPr>
        <w:t>that connect</w:t>
      </w:r>
      <w:r w:rsidRPr="006E4CFD">
        <w:rPr>
          <w:rFonts w:ascii="Times New Roman" w:hAnsi="Times New Roman" w:cs="Times New Roman"/>
          <w:color w:val="000000" w:themeColor="text1"/>
        </w:rPr>
        <w:t xml:space="preserve"> </w:t>
      </w:r>
      <w:r w:rsidR="009E13BD" w:rsidRPr="006E4CFD">
        <w:rPr>
          <w:rFonts w:ascii="Times New Roman" w:hAnsi="Times New Roman" w:cs="Times New Roman"/>
          <w:color w:val="000000" w:themeColor="text1"/>
        </w:rPr>
        <w:t>impaired</w:t>
      </w:r>
      <w:r w:rsidRPr="006E4CFD">
        <w:rPr>
          <w:rFonts w:ascii="Times New Roman" w:hAnsi="Times New Roman" w:cs="Times New Roman"/>
          <w:color w:val="000000" w:themeColor="text1"/>
        </w:rPr>
        <w:t xml:space="preserve"> lysine translation </w:t>
      </w:r>
      <w:r w:rsidR="009E13BD" w:rsidRPr="006E4CFD">
        <w:rPr>
          <w:rFonts w:ascii="Times New Roman" w:hAnsi="Times New Roman" w:cs="Times New Roman"/>
          <w:color w:val="000000" w:themeColor="text1"/>
        </w:rPr>
        <w:t>with the</w:t>
      </w:r>
      <w:r w:rsidRPr="006E4CFD">
        <w:rPr>
          <w:rFonts w:ascii="Times New Roman" w:hAnsi="Times New Roman" w:cs="Times New Roman"/>
          <w:color w:val="000000" w:themeColor="text1"/>
        </w:rPr>
        <w:t xml:space="preserve"> dysfunction of podocytes</w:t>
      </w:r>
      <w:r w:rsidR="000F2571" w:rsidRPr="006E4CFD">
        <w:rPr>
          <w:rFonts w:ascii="Times New Roman" w:hAnsi="Times New Roman" w:cs="Times New Roman"/>
          <w:color w:val="000000" w:themeColor="text1"/>
        </w:rPr>
        <w:t xml:space="preserve">, we performed </w:t>
      </w:r>
      <w:r w:rsidRPr="006E4CFD">
        <w:rPr>
          <w:rFonts w:ascii="Times New Roman" w:hAnsi="Times New Roman" w:cs="Times New Roman"/>
          <w:color w:val="000000"/>
        </w:rPr>
        <w:t>proteom</w:t>
      </w:r>
      <w:r w:rsidR="009E13BD" w:rsidRPr="006E4CFD">
        <w:rPr>
          <w:rFonts w:ascii="Times New Roman" w:hAnsi="Times New Roman" w:cs="Times New Roman"/>
          <w:color w:val="000000" w:themeColor="text1"/>
        </w:rPr>
        <w:t>ic</w:t>
      </w:r>
      <w:r w:rsidR="000F2571" w:rsidRPr="006E4CFD">
        <w:rPr>
          <w:rFonts w:ascii="Times New Roman" w:hAnsi="Times New Roman" w:cs="Times New Roman"/>
          <w:color w:val="000000" w:themeColor="text1"/>
        </w:rPr>
        <w:t xml:space="preserve"> analysis to </w:t>
      </w:r>
      <w:r w:rsidR="009E13BD" w:rsidRPr="006E4CFD">
        <w:rPr>
          <w:rFonts w:ascii="Times New Roman" w:hAnsi="Times New Roman" w:cs="Times New Roman"/>
          <w:color w:val="000000" w:themeColor="text1"/>
        </w:rPr>
        <w:t>compare</w:t>
      </w:r>
      <w:r w:rsidR="000F2571" w:rsidRPr="006E4CFD">
        <w:rPr>
          <w:rFonts w:ascii="Times New Roman" w:hAnsi="Times New Roman" w:cs="Times New Roman"/>
          <w:color w:val="000000" w:themeColor="text1"/>
        </w:rPr>
        <w:t xml:space="preserve"> protein </w:t>
      </w:r>
      <w:r w:rsidR="009E13BD" w:rsidRPr="006E4CFD">
        <w:rPr>
          <w:rFonts w:ascii="Times New Roman" w:hAnsi="Times New Roman" w:cs="Times New Roman"/>
          <w:color w:val="000000" w:themeColor="text1"/>
        </w:rPr>
        <w:t>expression i</w:t>
      </w:r>
      <w:r w:rsidR="000F2571" w:rsidRPr="006E4CFD">
        <w:rPr>
          <w:rFonts w:ascii="Times New Roman" w:hAnsi="Times New Roman" w:cs="Times New Roman"/>
          <w:color w:val="000000" w:themeColor="text1"/>
        </w:rPr>
        <w:t xml:space="preserve">n </w:t>
      </w:r>
      <w:r w:rsidR="009E13BD" w:rsidRPr="006E4CFD">
        <w:rPr>
          <w:rFonts w:ascii="Times New Roman" w:hAnsi="Times New Roman" w:cs="Times New Roman"/>
          <w:color w:val="000000" w:themeColor="text1"/>
        </w:rPr>
        <w:t xml:space="preserve">the </w:t>
      </w:r>
      <w:r w:rsidR="000F2571" w:rsidRPr="006E4CFD">
        <w:rPr>
          <w:rFonts w:ascii="Times New Roman" w:hAnsi="Times New Roman" w:cs="Times New Roman"/>
          <w:i/>
          <w:iCs/>
          <w:color w:val="000000" w:themeColor="text1"/>
        </w:rPr>
        <w:t>Cdkal1</w:t>
      </w:r>
      <w:r w:rsidR="000F2571" w:rsidRPr="006E4CFD">
        <w:rPr>
          <w:rFonts w:ascii="Times New Roman" w:hAnsi="Times New Roman" w:cs="Times New Roman"/>
          <w:color w:val="000000" w:themeColor="text1"/>
        </w:rPr>
        <w:t xml:space="preserve"> KO </w:t>
      </w:r>
      <w:r w:rsidR="0023140C" w:rsidRPr="006E4CFD">
        <w:rPr>
          <w:rFonts w:ascii="Times New Roman" w:hAnsi="Times New Roman" w:cs="Times New Roman"/>
          <w:color w:val="000000" w:themeColor="text1"/>
        </w:rPr>
        <w:t>E11</w:t>
      </w:r>
      <w:r w:rsidR="000F2571" w:rsidRPr="006E4CFD">
        <w:rPr>
          <w:rFonts w:ascii="Times New Roman" w:hAnsi="Times New Roman" w:cs="Times New Roman"/>
          <w:color w:val="000000" w:themeColor="text1"/>
        </w:rPr>
        <w:t xml:space="preserve"> and control cells. We selected proteins th</w:t>
      </w:r>
      <w:r w:rsidR="009E13BD" w:rsidRPr="006E4CFD">
        <w:rPr>
          <w:rFonts w:ascii="Times New Roman" w:hAnsi="Times New Roman" w:cs="Times New Roman"/>
          <w:color w:val="000000" w:themeColor="text1"/>
        </w:rPr>
        <w:t xml:space="preserve">at </w:t>
      </w:r>
      <w:r w:rsidR="00D31FEB" w:rsidRPr="006E4CFD">
        <w:rPr>
          <w:rFonts w:ascii="Times New Roman" w:hAnsi="Times New Roman" w:cs="Times New Roman"/>
          <w:color w:val="000000" w:themeColor="text1"/>
        </w:rPr>
        <w:t>had</w:t>
      </w:r>
      <w:r w:rsidR="000F2571" w:rsidRPr="006E4CFD">
        <w:rPr>
          <w:rFonts w:ascii="Times New Roman" w:hAnsi="Times New Roman" w:cs="Times New Roman"/>
          <w:color w:val="000000" w:themeColor="text1"/>
        </w:rPr>
        <w:t xml:space="preserve"> </w:t>
      </w:r>
      <w:r w:rsidR="009E13BD" w:rsidRPr="006E4CFD">
        <w:rPr>
          <w:rFonts w:ascii="Times New Roman" w:hAnsi="Times New Roman" w:cs="Times New Roman"/>
          <w:color w:val="000000" w:themeColor="text1"/>
        </w:rPr>
        <w:t>at least four</w:t>
      </w:r>
      <w:r w:rsidR="000F2571" w:rsidRPr="006E4CFD">
        <w:rPr>
          <w:rFonts w:ascii="Times New Roman" w:hAnsi="Times New Roman" w:cs="Times New Roman"/>
          <w:color w:val="000000" w:themeColor="text1"/>
        </w:rPr>
        <w:t>-fold</w:t>
      </w:r>
      <w:r w:rsidR="009E13BD" w:rsidRPr="006E4CFD">
        <w:rPr>
          <w:rFonts w:ascii="Times New Roman" w:hAnsi="Times New Roman" w:cs="Times New Roman"/>
          <w:color w:val="000000" w:themeColor="text1"/>
        </w:rPr>
        <w:t xml:space="preserve"> higher</w:t>
      </w:r>
      <w:r w:rsidR="000F2571" w:rsidRPr="006E4CFD">
        <w:rPr>
          <w:rFonts w:ascii="Times New Roman" w:hAnsi="Times New Roman" w:cs="Times New Roman"/>
          <w:color w:val="000000" w:themeColor="text1"/>
        </w:rPr>
        <w:t xml:space="preserve"> </w:t>
      </w:r>
      <w:r w:rsidR="009E13BD" w:rsidRPr="006E4CFD">
        <w:rPr>
          <w:rFonts w:ascii="Times New Roman" w:hAnsi="Times New Roman" w:cs="Times New Roman"/>
          <w:color w:val="000000" w:themeColor="text1"/>
        </w:rPr>
        <w:t>or lower expression</w:t>
      </w:r>
      <w:r w:rsidR="000F2571" w:rsidRPr="006E4CFD">
        <w:rPr>
          <w:rFonts w:ascii="Times New Roman" w:hAnsi="Times New Roman" w:cs="Times New Roman"/>
          <w:color w:val="000000" w:themeColor="text1"/>
        </w:rPr>
        <w:t xml:space="preserve"> in </w:t>
      </w:r>
      <w:r w:rsidR="000F2571" w:rsidRPr="006E4CFD">
        <w:rPr>
          <w:rFonts w:ascii="Times New Roman" w:hAnsi="Times New Roman" w:cs="Times New Roman"/>
          <w:i/>
          <w:iCs/>
          <w:color w:val="000000" w:themeColor="text1"/>
        </w:rPr>
        <w:t xml:space="preserve">Cdkal1 </w:t>
      </w:r>
      <w:r w:rsidR="000F2571" w:rsidRPr="006E4CFD">
        <w:rPr>
          <w:rFonts w:ascii="Times New Roman" w:hAnsi="Times New Roman" w:cs="Times New Roman"/>
          <w:color w:val="000000" w:themeColor="text1"/>
        </w:rPr>
        <w:t xml:space="preserve">KO </w:t>
      </w:r>
      <w:r w:rsidRPr="006E4CFD">
        <w:rPr>
          <w:rFonts w:ascii="Times New Roman" w:hAnsi="Times New Roman" w:cs="Times New Roman"/>
          <w:color w:val="000000" w:themeColor="text1"/>
        </w:rPr>
        <w:t>E11</w:t>
      </w:r>
      <w:r w:rsidR="000F2571" w:rsidRPr="006E4CFD">
        <w:rPr>
          <w:rFonts w:ascii="Times New Roman" w:hAnsi="Times New Roman" w:cs="Times New Roman"/>
          <w:color w:val="000000" w:themeColor="text1"/>
        </w:rPr>
        <w:t xml:space="preserve"> </w:t>
      </w:r>
      <w:r w:rsidR="009E13BD" w:rsidRPr="006E4CFD">
        <w:rPr>
          <w:rFonts w:ascii="Times New Roman" w:hAnsi="Times New Roman" w:cs="Times New Roman"/>
          <w:color w:val="000000" w:themeColor="text1"/>
        </w:rPr>
        <w:t xml:space="preserve">cells </w:t>
      </w:r>
      <w:r w:rsidR="009E13BD" w:rsidRPr="006E4CFD">
        <w:rPr>
          <w:rFonts w:ascii="Times New Roman" w:hAnsi="Times New Roman" w:cs="Times New Roman"/>
          <w:i/>
          <w:iCs/>
          <w:color w:val="000000" w:themeColor="text1"/>
        </w:rPr>
        <w:t>vs</w:t>
      </w:r>
      <w:r w:rsidR="009E13BD" w:rsidRPr="006E4CFD">
        <w:rPr>
          <w:rFonts w:ascii="Times New Roman" w:hAnsi="Times New Roman" w:cs="Times New Roman"/>
          <w:color w:val="000000" w:themeColor="text1"/>
        </w:rPr>
        <w:t>.</w:t>
      </w:r>
      <w:r w:rsidR="000F2571" w:rsidRPr="006E4CFD">
        <w:rPr>
          <w:rFonts w:ascii="Times New Roman" w:hAnsi="Times New Roman" w:cs="Times New Roman"/>
          <w:color w:val="000000" w:themeColor="text1"/>
        </w:rPr>
        <w:t xml:space="preserve"> control cells</w:t>
      </w:r>
      <w:r w:rsidR="00A961BD" w:rsidRPr="006E4CFD">
        <w:rPr>
          <w:rFonts w:ascii="Times New Roman" w:hAnsi="Times New Roman" w:cs="Times New Roman"/>
          <w:color w:val="000000" w:themeColor="text1"/>
        </w:rPr>
        <w:t xml:space="preserve">, </w:t>
      </w:r>
      <w:r w:rsidR="00916BCE" w:rsidRPr="006E4CFD">
        <w:rPr>
          <w:rFonts w:ascii="Times New Roman" w:hAnsi="Times New Roman" w:cs="Times New Roman"/>
          <w:color w:val="000000" w:themeColor="text1"/>
        </w:rPr>
        <w:t xml:space="preserve">which </w:t>
      </w:r>
      <w:r w:rsidR="000E39C4" w:rsidRPr="006E4CFD">
        <w:rPr>
          <w:rFonts w:ascii="Times New Roman" w:hAnsi="Times New Roman" w:cs="Times New Roman"/>
          <w:color w:val="000000" w:themeColor="text1"/>
        </w:rPr>
        <w:t xml:space="preserve">revealed that </w:t>
      </w:r>
      <w:r w:rsidR="000F2571" w:rsidRPr="006E4CFD">
        <w:rPr>
          <w:rFonts w:ascii="Times New Roman" w:hAnsi="Times New Roman" w:cs="Times New Roman"/>
          <w:color w:val="000000" w:themeColor="text1"/>
        </w:rPr>
        <w:t xml:space="preserve">48 </w:t>
      </w:r>
      <w:r w:rsidR="009E13BD" w:rsidRPr="006E4CFD">
        <w:rPr>
          <w:rFonts w:ascii="Times New Roman" w:hAnsi="Times New Roman" w:cs="Times New Roman"/>
          <w:color w:val="000000" w:themeColor="text1"/>
        </w:rPr>
        <w:t>and 148</w:t>
      </w:r>
      <w:r w:rsidR="00A961BD" w:rsidRPr="006E4CFD">
        <w:rPr>
          <w:rFonts w:ascii="Times New Roman" w:hAnsi="Times New Roman" w:cs="Times New Roman"/>
          <w:color w:val="000000" w:themeColor="text1"/>
        </w:rPr>
        <w:t xml:space="preserve"> </w:t>
      </w:r>
      <w:r w:rsidR="000F2571" w:rsidRPr="006E4CFD">
        <w:rPr>
          <w:rFonts w:ascii="Times New Roman" w:hAnsi="Times New Roman" w:cs="Times New Roman"/>
          <w:color w:val="000000" w:themeColor="text1"/>
        </w:rPr>
        <w:t xml:space="preserve">proteins </w:t>
      </w:r>
      <w:r w:rsidR="009E13BD" w:rsidRPr="006E4CFD">
        <w:rPr>
          <w:rFonts w:ascii="Times New Roman" w:hAnsi="Times New Roman" w:cs="Times New Roman"/>
          <w:color w:val="000000" w:themeColor="text1"/>
        </w:rPr>
        <w:t>were expressed at higher and lower levels, respectively</w:t>
      </w:r>
      <w:r w:rsidR="000F2571" w:rsidRPr="006E4CFD">
        <w:rPr>
          <w:rFonts w:ascii="Times New Roman" w:hAnsi="Times New Roman" w:cs="Times New Roman"/>
          <w:color w:val="000000" w:themeColor="text1"/>
        </w:rPr>
        <w:t xml:space="preserve"> (Fig</w:t>
      </w:r>
      <w:r w:rsidR="00D126B2" w:rsidRPr="006E4CFD">
        <w:rPr>
          <w:rFonts w:ascii="Times New Roman" w:hAnsi="Times New Roman" w:cs="Times New Roman"/>
          <w:color w:val="000000" w:themeColor="text1"/>
        </w:rPr>
        <w:t xml:space="preserve">. </w:t>
      </w:r>
      <w:r w:rsidR="005B706B" w:rsidRPr="006E4CFD">
        <w:rPr>
          <w:rFonts w:ascii="Times New Roman" w:hAnsi="Times New Roman" w:cs="Times New Roman"/>
          <w:color w:val="000000" w:themeColor="text1"/>
        </w:rPr>
        <w:t>4</w:t>
      </w:r>
      <w:r w:rsidR="009E2B6A" w:rsidRPr="006E4CFD">
        <w:rPr>
          <w:rFonts w:ascii="Times New Roman" w:hAnsi="Times New Roman" w:cs="Times New Roman"/>
          <w:color w:val="000000" w:themeColor="text1"/>
        </w:rPr>
        <w:t>A</w:t>
      </w:r>
      <w:r w:rsidR="000F2571" w:rsidRPr="006E4CFD">
        <w:rPr>
          <w:rFonts w:ascii="Times New Roman" w:hAnsi="Times New Roman" w:cs="Times New Roman"/>
          <w:color w:val="000000" w:themeColor="text1"/>
        </w:rPr>
        <w:t xml:space="preserve">). </w:t>
      </w:r>
      <w:r w:rsidR="009E13BD" w:rsidRPr="006E4CFD">
        <w:rPr>
          <w:rFonts w:ascii="Times New Roman" w:hAnsi="Times New Roman" w:cs="Times New Roman"/>
          <w:color w:val="000000" w:themeColor="text1"/>
        </w:rPr>
        <w:t>W</w:t>
      </w:r>
      <w:r w:rsidR="00A961BD" w:rsidRPr="006E4CFD">
        <w:rPr>
          <w:rStyle w:val="y2iqfc"/>
          <w:rFonts w:ascii="Times New Roman" w:hAnsi="Times New Roman" w:cs="Times New Roman"/>
          <w:color w:val="000000" w:themeColor="text1"/>
        </w:rPr>
        <w:t>e</w:t>
      </w:r>
      <w:r w:rsidR="009E13BD" w:rsidRPr="006E4CFD">
        <w:rPr>
          <w:rStyle w:val="y2iqfc"/>
          <w:rFonts w:ascii="Times New Roman" w:hAnsi="Times New Roman" w:cs="Times New Roman"/>
          <w:color w:val="000000" w:themeColor="text1"/>
        </w:rPr>
        <w:t xml:space="preserve"> next</w:t>
      </w:r>
      <w:r w:rsidR="00A961BD" w:rsidRPr="006E4CFD">
        <w:rPr>
          <w:rStyle w:val="y2iqfc"/>
          <w:rFonts w:ascii="Times New Roman" w:hAnsi="Times New Roman" w:cs="Times New Roman"/>
          <w:color w:val="000000" w:themeColor="text1"/>
        </w:rPr>
        <w:t xml:space="preserve"> </w:t>
      </w:r>
      <w:r w:rsidRPr="006E4CFD">
        <w:rPr>
          <w:rStyle w:val="y2iqfc"/>
          <w:rFonts w:ascii="Times New Roman" w:hAnsi="Times New Roman" w:cs="Times New Roman"/>
          <w:color w:val="000000" w:themeColor="text1"/>
        </w:rPr>
        <w:t>performed</w:t>
      </w:r>
      <w:r w:rsidRPr="006E4CFD">
        <w:rPr>
          <w:rFonts w:ascii="Times New Roman" w:hAnsi="Times New Roman" w:cs="Times New Roman"/>
          <w:color w:val="000000" w:themeColor="text1"/>
        </w:rPr>
        <w:t xml:space="preserve"> gene ontology </w:t>
      </w:r>
      <w:r w:rsidR="00A961BD" w:rsidRPr="006E4CFD">
        <w:rPr>
          <w:rFonts w:ascii="Times New Roman" w:hAnsi="Times New Roman" w:cs="Times New Roman"/>
          <w:color w:val="000000" w:themeColor="text1"/>
        </w:rPr>
        <w:t xml:space="preserve">(GO) </w:t>
      </w:r>
      <w:r w:rsidRPr="006E4CFD">
        <w:rPr>
          <w:rFonts w:ascii="Times New Roman" w:hAnsi="Times New Roman" w:cs="Times New Roman"/>
          <w:color w:val="000000" w:themeColor="text1"/>
        </w:rPr>
        <w:t>analysis</w:t>
      </w:r>
      <w:r w:rsidR="009E13BD" w:rsidRPr="006E4CFD">
        <w:rPr>
          <w:rFonts w:ascii="Times New Roman" w:hAnsi="Times New Roman" w:cs="Times New Roman"/>
          <w:color w:val="000000" w:themeColor="text1"/>
        </w:rPr>
        <w:t xml:space="preserve"> using the genes corresponding to these proteins</w:t>
      </w:r>
      <w:r w:rsidRPr="006E4CFD">
        <w:rPr>
          <w:rFonts w:ascii="Times New Roman" w:hAnsi="Times New Roman" w:cs="Times New Roman"/>
          <w:color w:val="000000" w:themeColor="text1"/>
        </w:rPr>
        <w:t xml:space="preserve">. The </w:t>
      </w:r>
      <w:r w:rsidR="00A961BD" w:rsidRPr="006E4CFD">
        <w:rPr>
          <w:rFonts w:ascii="Times New Roman" w:hAnsi="Times New Roman" w:cs="Times New Roman"/>
          <w:color w:val="000000" w:themeColor="text1"/>
        </w:rPr>
        <w:t xml:space="preserve">enriched </w:t>
      </w:r>
      <w:r w:rsidRPr="006E4CFD">
        <w:rPr>
          <w:rFonts w:ascii="Times New Roman" w:hAnsi="Times New Roman" w:cs="Times New Roman"/>
          <w:color w:val="000000" w:themeColor="text1"/>
        </w:rPr>
        <w:t xml:space="preserve">molecular function </w:t>
      </w:r>
      <w:r w:rsidR="00A961BD" w:rsidRPr="006E4CFD">
        <w:rPr>
          <w:rFonts w:ascii="Times New Roman" w:hAnsi="Times New Roman" w:cs="Times New Roman"/>
          <w:color w:val="000000" w:themeColor="text1"/>
        </w:rPr>
        <w:t>GO categories included</w:t>
      </w:r>
      <w:r w:rsidRPr="006E4CFD">
        <w:rPr>
          <w:rFonts w:ascii="Times New Roman" w:hAnsi="Times New Roman" w:cs="Times New Roman"/>
          <w:color w:val="000000" w:themeColor="text1"/>
        </w:rPr>
        <w:t xml:space="preserve"> </w:t>
      </w:r>
      <w:r w:rsidR="009E13BD"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extracellular matrix structural constituent</w:t>
      </w:r>
      <w:r w:rsidR="009E13BD"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and </w:t>
      </w:r>
      <w:r w:rsidR="009E13BD"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integrin binding</w:t>
      </w:r>
      <w:r w:rsidR="009E13BD"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(Fig</w:t>
      </w:r>
      <w:r w:rsidR="001F25AB"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w:t>
      </w:r>
      <w:r w:rsidR="00C124AF" w:rsidRPr="006E4CFD">
        <w:rPr>
          <w:rFonts w:ascii="Times New Roman" w:hAnsi="Times New Roman" w:cs="Times New Roman"/>
          <w:color w:val="000000" w:themeColor="text1"/>
        </w:rPr>
        <w:t>4</w:t>
      </w:r>
      <w:r w:rsidR="001F25AB" w:rsidRPr="006E4CFD">
        <w:rPr>
          <w:rFonts w:ascii="Times New Roman" w:hAnsi="Times New Roman" w:cs="Times New Roman"/>
          <w:color w:val="000000" w:themeColor="text1"/>
        </w:rPr>
        <w:t>B</w:t>
      </w:r>
      <w:r w:rsidRPr="006E4CFD">
        <w:rPr>
          <w:rFonts w:ascii="Times New Roman" w:hAnsi="Times New Roman" w:cs="Times New Roman"/>
          <w:color w:val="000000" w:themeColor="text1"/>
        </w:rPr>
        <w:t xml:space="preserve">). </w:t>
      </w:r>
      <w:r w:rsidR="00A961BD" w:rsidRPr="006E4CFD">
        <w:rPr>
          <w:rFonts w:ascii="Times New Roman" w:hAnsi="Times New Roman" w:cs="Times New Roman"/>
          <w:color w:val="000000" w:themeColor="text1"/>
        </w:rPr>
        <w:t>T</w:t>
      </w:r>
      <w:r w:rsidRPr="006E4CFD">
        <w:rPr>
          <w:rFonts w:ascii="Times New Roman" w:hAnsi="Times New Roman" w:cs="Times New Roman"/>
          <w:color w:val="000000" w:themeColor="text1"/>
        </w:rPr>
        <w:t xml:space="preserve">he </w:t>
      </w:r>
      <w:r w:rsidR="00A961BD" w:rsidRPr="006E4CFD">
        <w:rPr>
          <w:rFonts w:ascii="Times New Roman" w:hAnsi="Times New Roman" w:cs="Times New Roman"/>
          <w:color w:val="000000" w:themeColor="text1"/>
        </w:rPr>
        <w:t xml:space="preserve">enriched </w:t>
      </w:r>
      <w:r w:rsidRPr="006E4CFD">
        <w:rPr>
          <w:rFonts w:ascii="Times New Roman" w:hAnsi="Times New Roman" w:cs="Times New Roman"/>
          <w:color w:val="000000" w:themeColor="text1"/>
        </w:rPr>
        <w:lastRenderedPageBreak/>
        <w:t xml:space="preserve">cellular component </w:t>
      </w:r>
      <w:r w:rsidR="00A961BD" w:rsidRPr="006E4CFD">
        <w:rPr>
          <w:rFonts w:ascii="Times New Roman" w:hAnsi="Times New Roman" w:cs="Times New Roman"/>
          <w:color w:val="000000" w:themeColor="text1"/>
        </w:rPr>
        <w:t>GO categories included</w:t>
      </w:r>
      <w:r w:rsidRPr="006E4CFD">
        <w:rPr>
          <w:rFonts w:ascii="Times New Roman" w:hAnsi="Times New Roman" w:cs="Times New Roman"/>
          <w:color w:val="000000" w:themeColor="text1"/>
        </w:rPr>
        <w:t xml:space="preserve"> </w:t>
      </w:r>
      <w:r w:rsidR="009E13BD"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glomerular basement membrane</w:t>
      </w:r>
      <w:r w:rsidR="009E13BD"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w:t>
      </w:r>
      <w:r w:rsidR="009E13BD"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extracellular matrix</w:t>
      </w:r>
      <w:r w:rsidR="009E13BD"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w:t>
      </w:r>
      <w:r w:rsidR="009E13BD" w:rsidRPr="006E4CFD">
        <w:rPr>
          <w:rFonts w:ascii="Times New Roman" w:hAnsi="Times New Roman" w:cs="Times New Roman"/>
          <w:color w:val="000000" w:themeColor="text1"/>
        </w:rPr>
        <w:t>“</w:t>
      </w:r>
      <w:r w:rsidR="00F85DBE" w:rsidRPr="006E4CFD">
        <w:rPr>
          <w:rFonts w:ascii="Times New Roman" w:hAnsi="Times New Roman" w:cs="Times New Roman"/>
          <w:color w:val="000000" w:themeColor="text1"/>
        </w:rPr>
        <w:t>lamellipodium</w:t>
      </w:r>
      <w:r w:rsidR="009E13BD"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and </w:t>
      </w:r>
      <w:r w:rsidR="009E13BD" w:rsidRPr="006E4CFD">
        <w:rPr>
          <w:rFonts w:ascii="Times New Roman" w:hAnsi="Times New Roman" w:cs="Times New Roman"/>
          <w:color w:val="000000" w:themeColor="text1"/>
        </w:rPr>
        <w:t>“</w:t>
      </w:r>
      <w:r w:rsidR="00F85DBE" w:rsidRPr="006E4CFD">
        <w:rPr>
          <w:rFonts w:ascii="Times New Roman" w:hAnsi="Times New Roman" w:cs="Times New Roman"/>
          <w:color w:val="000000" w:themeColor="text1"/>
        </w:rPr>
        <w:t>glomerular filopodium</w:t>
      </w:r>
      <w:r w:rsidR="009E13BD"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w:t>
      </w:r>
      <w:r w:rsidRPr="006E4CFD">
        <w:rPr>
          <w:rFonts w:ascii="Times New Roman" w:hAnsi="Times New Roman" w:cs="Times New Roman"/>
          <w:color w:val="000000"/>
        </w:rPr>
        <w:t>(Fig</w:t>
      </w:r>
      <w:r w:rsidR="001F25AB"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w:t>
      </w:r>
      <w:r w:rsidR="00C124AF" w:rsidRPr="006E4CFD">
        <w:rPr>
          <w:rFonts w:ascii="Times New Roman" w:hAnsi="Times New Roman" w:cs="Times New Roman"/>
          <w:color w:val="000000" w:themeColor="text1"/>
        </w:rPr>
        <w:t>4</w:t>
      </w:r>
      <w:r w:rsidR="001F25AB" w:rsidRPr="006E4CFD">
        <w:rPr>
          <w:rFonts w:ascii="Times New Roman" w:hAnsi="Times New Roman" w:cs="Times New Roman"/>
          <w:color w:val="000000" w:themeColor="text1"/>
        </w:rPr>
        <w:t>C</w:t>
      </w:r>
      <w:r w:rsidRPr="006E4CFD">
        <w:rPr>
          <w:rFonts w:ascii="Times New Roman" w:hAnsi="Times New Roman" w:cs="Times New Roman"/>
          <w:color w:val="000000" w:themeColor="text1"/>
        </w:rPr>
        <w:t xml:space="preserve">). </w:t>
      </w:r>
      <w:r w:rsidR="00F87396" w:rsidRPr="006E4CFD">
        <w:rPr>
          <w:rFonts w:ascii="Times New Roman" w:hAnsi="Times New Roman" w:cs="Times New Roman"/>
          <w:color w:val="000000" w:themeColor="text1"/>
        </w:rPr>
        <w:t>Th</w:t>
      </w:r>
      <w:r w:rsidR="009E13BD" w:rsidRPr="006E4CFD">
        <w:rPr>
          <w:rFonts w:ascii="Times New Roman" w:hAnsi="Times New Roman" w:cs="Times New Roman"/>
          <w:color w:val="000000" w:themeColor="text1"/>
        </w:rPr>
        <w:t>us</w:t>
      </w:r>
      <w:r w:rsidR="00F87396" w:rsidRPr="006E4CFD">
        <w:rPr>
          <w:rFonts w:ascii="Times New Roman" w:hAnsi="Times New Roman" w:cs="Times New Roman"/>
          <w:color w:val="000000" w:themeColor="text1"/>
        </w:rPr>
        <w:t>, t</w:t>
      </w:r>
      <w:r w:rsidRPr="006E4CFD">
        <w:rPr>
          <w:rFonts w:ascii="Times New Roman" w:hAnsi="Times New Roman" w:cs="Times New Roman"/>
          <w:color w:val="000000" w:themeColor="text1"/>
        </w:rPr>
        <w:t xml:space="preserve">he </w:t>
      </w:r>
      <w:r w:rsidR="009E13BD" w:rsidRPr="006E4CFD">
        <w:rPr>
          <w:rFonts w:ascii="Times New Roman" w:hAnsi="Times New Roman" w:cs="Times New Roman"/>
          <w:color w:val="000000" w:themeColor="text1"/>
        </w:rPr>
        <w:t xml:space="preserve">results of the </w:t>
      </w:r>
      <w:r w:rsidR="00A961BD" w:rsidRPr="006E4CFD">
        <w:rPr>
          <w:rFonts w:ascii="Times New Roman" w:hAnsi="Times New Roman" w:cs="Times New Roman"/>
          <w:color w:val="000000" w:themeColor="text1"/>
        </w:rPr>
        <w:t>GO</w:t>
      </w:r>
      <w:r w:rsidRPr="006E4CFD">
        <w:rPr>
          <w:rFonts w:ascii="Times New Roman" w:hAnsi="Times New Roman" w:cs="Times New Roman"/>
          <w:color w:val="000000" w:themeColor="text1"/>
        </w:rPr>
        <w:t xml:space="preserve"> analys</w:t>
      </w:r>
      <w:r w:rsidR="009E13BD" w:rsidRPr="006E4CFD">
        <w:rPr>
          <w:rFonts w:ascii="Times New Roman" w:hAnsi="Times New Roman" w:cs="Times New Roman"/>
          <w:color w:val="000000" w:themeColor="text1"/>
        </w:rPr>
        <w:t>i</w:t>
      </w:r>
      <w:r w:rsidRPr="006E4CFD">
        <w:rPr>
          <w:rFonts w:ascii="Times New Roman" w:hAnsi="Times New Roman" w:cs="Times New Roman"/>
          <w:color w:val="000000" w:themeColor="text1"/>
        </w:rPr>
        <w:t>s</w:t>
      </w:r>
      <w:r w:rsidR="00A961BD" w:rsidRPr="006E4CFD">
        <w:rPr>
          <w:rFonts w:ascii="Times New Roman" w:hAnsi="Times New Roman" w:cs="Times New Roman"/>
          <w:color w:val="000000" w:themeColor="text1"/>
        </w:rPr>
        <w:t xml:space="preserve"> of the </w:t>
      </w:r>
      <w:r w:rsidR="009E13BD" w:rsidRPr="006E4CFD">
        <w:rPr>
          <w:rFonts w:ascii="Times New Roman" w:hAnsi="Times New Roman" w:cs="Times New Roman"/>
          <w:color w:val="000000" w:themeColor="text1"/>
        </w:rPr>
        <w:t xml:space="preserve">genes corresponding to the </w:t>
      </w:r>
      <w:r w:rsidRPr="006E4CFD">
        <w:rPr>
          <w:rFonts w:ascii="Times New Roman" w:hAnsi="Times New Roman" w:cs="Times New Roman"/>
          <w:color w:val="000000" w:themeColor="text1"/>
        </w:rPr>
        <w:t>196 proteins</w:t>
      </w:r>
      <w:r w:rsidR="00A961BD" w:rsidRPr="006E4CFD">
        <w:rPr>
          <w:rFonts w:ascii="Times New Roman" w:hAnsi="Times New Roman" w:cs="Times New Roman"/>
          <w:color w:val="000000" w:themeColor="text1"/>
        </w:rPr>
        <w:t xml:space="preserve"> </w:t>
      </w:r>
      <w:r w:rsidR="009E13BD" w:rsidRPr="006E4CFD">
        <w:rPr>
          <w:rFonts w:ascii="Times New Roman" w:hAnsi="Times New Roman" w:cs="Times New Roman"/>
          <w:color w:val="000000" w:themeColor="text1"/>
        </w:rPr>
        <w:t>that were differentially express</w:t>
      </w:r>
      <w:r w:rsidR="00A961BD" w:rsidRPr="006E4CFD">
        <w:rPr>
          <w:rFonts w:ascii="Times New Roman" w:hAnsi="Times New Roman" w:cs="Times New Roman"/>
          <w:color w:val="000000" w:themeColor="text1"/>
        </w:rPr>
        <w:t>ed</w:t>
      </w:r>
      <w:r w:rsidRPr="006E4CFD">
        <w:rPr>
          <w:rFonts w:ascii="Times New Roman" w:hAnsi="Times New Roman" w:cs="Times New Roman"/>
          <w:color w:val="000000" w:themeColor="text1"/>
        </w:rPr>
        <w:t xml:space="preserve"> in</w:t>
      </w:r>
      <w:r w:rsidR="009E13BD" w:rsidRPr="006E4CFD">
        <w:rPr>
          <w:rFonts w:ascii="Times New Roman" w:hAnsi="Times New Roman" w:cs="Times New Roman"/>
          <w:color w:val="000000" w:themeColor="text1"/>
        </w:rPr>
        <w:t xml:space="preserve"> the</w:t>
      </w:r>
      <w:r w:rsidRPr="006E4CFD">
        <w:rPr>
          <w:rFonts w:ascii="Times New Roman" w:hAnsi="Times New Roman" w:cs="Times New Roman"/>
          <w:color w:val="000000" w:themeColor="text1"/>
        </w:rPr>
        <w:t xml:space="preserve"> </w:t>
      </w:r>
      <w:r w:rsidRPr="006E4CFD">
        <w:rPr>
          <w:rFonts w:ascii="Times New Roman" w:hAnsi="Times New Roman" w:cs="Times New Roman"/>
          <w:i/>
          <w:iCs/>
          <w:color w:val="000000" w:themeColor="text1"/>
        </w:rPr>
        <w:t xml:space="preserve">Cdkal1 </w:t>
      </w:r>
      <w:r w:rsidRPr="006E4CFD">
        <w:rPr>
          <w:rFonts w:ascii="Times New Roman" w:hAnsi="Times New Roman" w:cs="Times New Roman"/>
          <w:color w:val="000000" w:themeColor="text1"/>
        </w:rPr>
        <w:t xml:space="preserve">KO podocytes </w:t>
      </w:r>
      <w:r w:rsidR="00A961BD" w:rsidRPr="006E4CFD">
        <w:rPr>
          <w:rFonts w:ascii="Times New Roman" w:hAnsi="Times New Roman" w:cs="Times New Roman"/>
          <w:color w:val="000000" w:themeColor="text1"/>
        </w:rPr>
        <w:t>are highly con</w:t>
      </w:r>
      <w:r w:rsidR="009E13BD" w:rsidRPr="006E4CFD">
        <w:rPr>
          <w:rFonts w:ascii="Times New Roman" w:hAnsi="Times New Roman" w:cs="Times New Roman"/>
          <w:color w:val="000000" w:themeColor="text1"/>
        </w:rPr>
        <w:t>sist</w:t>
      </w:r>
      <w:r w:rsidR="00A961BD" w:rsidRPr="006E4CFD">
        <w:rPr>
          <w:rFonts w:ascii="Times New Roman" w:hAnsi="Times New Roman" w:cs="Times New Roman"/>
          <w:color w:val="000000" w:themeColor="text1"/>
        </w:rPr>
        <w:t>ent</w:t>
      </w:r>
      <w:r w:rsidRPr="006E4CFD">
        <w:rPr>
          <w:rFonts w:ascii="Times New Roman" w:hAnsi="Times New Roman" w:cs="Times New Roman"/>
          <w:color w:val="000000" w:themeColor="text1"/>
        </w:rPr>
        <w:t xml:space="preserve"> with the </w:t>
      </w:r>
      <w:r w:rsidR="009E13BD" w:rsidRPr="006E4CFD">
        <w:rPr>
          <w:rFonts w:ascii="Times New Roman" w:hAnsi="Times New Roman" w:cs="Times New Roman"/>
          <w:color w:val="000000" w:themeColor="text1"/>
        </w:rPr>
        <w:t>impair</w:t>
      </w:r>
      <w:r w:rsidR="00F87396" w:rsidRPr="006E4CFD">
        <w:rPr>
          <w:rFonts w:ascii="Times New Roman" w:hAnsi="Times New Roman" w:cs="Times New Roman"/>
          <w:color w:val="000000" w:themeColor="text1"/>
        </w:rPr>
        <w:t>ed</w:t>
      </w:r>
      <w:r w:rsidRPr="006E4CFD">
        <w:rPr>
          <w:rFonts w:ascii="Times New Roman" w:hAnsi="Times New Roman" w:cs="Times New Roman"/>
          <w:color w:val="000000" w:themeColor="text1"/>
        </w:rPr>
        <w:t xml:space="preserve"> migration </w:t>
      </w:r>
      <w:r w:rsidR="00F87396" w:rsidRPr="006E4CFD">
        <w:rPr>
          <w:rFonts w:ascii="Times New Roman" w:hAnsi="Times New Roman" w:cs="Times New Roman"/>
          <w:color w:val="000000" w:themeColor="text1"/>
        </w:rPr>
        <w:t>phenotype</w:t>
      </w:r>
      <w:r w:rsidRPr="006E4CFD">
        <w:rPr>
          <w:rFonts w:ascii="Times New Roman" w:hAnsi="Times New Roman" w:cs="Times New Roman"/>
          <w:color w:val="000000" w:themeColor="text1"/>
        </w:rPr>
        <w:t>.</w:t>
      </w:r>
    </w:p>
    <w:p w14:paraId="434ED468" w14:textId="33B8F3B4" w:rsidR="000F2571" w:rsidRPr="006E4CFD" w:rsidRDefault="00833659" w:rsidP="00D63A5B">
      <w:pPr>
        <w:pStyle w:val="HTMLPreformatted"/>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 xml:space="preserve">We </w:t>
      </w:r>
      <w:r w:rsidR="00F87396" w:rsidRPr="006E4CFD">
        <w:rPr>
          <w:rFonts w:ascii="Times New Roman" w:hAnsi="Times New Roman" w:cs="Times New Roman"/>
          <w:color w:val="000000" w:themeColor="text1"/>
        </w:rPr>
        <w:t>next</w:t>
      </w:r>
      <w:r w:rsidRPr="006E4CFD">
        <w:rPr>
          <w:rFonts w:ascii="Times New Roman" w:hAnsi="Times New Roman" w:cs="Times New Roman"/>
          <w:color w:val="000000"/>
        </w:rPr>
        <w:t xml:space="preserve"> </w:t>
      </w:r>
      <w:r w:rsidRPr="006E4CFD">
        <w:rPr>
          <w:rFonts w:ascii="Times New Roman" w:hAnsi="Times New Roman" w:cs="Times New Roman"/>
          <w:color w:val="000000" w:themeColor="text1"/>
        </w:rPr>
        <w:t>e</w:t>
      </w:r>
      <w:r w:rsidR="005327C5" w:rsidRPr="006E4CFD">
        <w:rPr>
          <w:rFonts w:ascii="Times New Roman" w:hAnsi="Times New Roman" w:cs="Times New Roman"/>
          <w:color w:val="000000" w:themeColor="text1"/>
        </w:rPr>
        <w:t>valuat</w:t>
      </w:r>
      <w:r w:rsidRPr="006E4CFD">
        <w:rPr>
          <w:rFonts w:ascii="Times New Roman" w:hAnsi="Times New Roman" w:cs="Times New Roman"/>
          <w:color w:val="000000" w:themeColor="text1"/>
        </w:rPr>
        <w:t>ed the lysine ratio</w:t>
      </w:r>
      <w:r w:rsidR="005327C5" w:rsidRPr="006E4CFD">
        <w:rPr>
          <w:rFonts w:ascii="Times New Roman" w:hAnsi="Times New Roman" w:cs="Times New Roman"/>
          <w:color w:val="000000" w:themeColor="text1"/>
        </w:rPr>
        <w:t>s</w:t>
      </w:r>
      <w:r w:rsidRPr="006E4CFD">
        <w:rPr>
          <w:rFonts w:ascii="Times New Roman" w:hAnsi="Times New Roman" w:cs="Times New Roman"/>
          <w:color w:val="000000" w:themeColor="text1"/>
        </w:rPr>
        <w:t xml:space="preserve"> </w:t>
      </w:r>
      <w:r w:rsidR="005327C5" w:rsidRPr="006E4CFD">
        <w:rPr>
          <w:rFonts w:ascii="Times New Roman" w:hAnsi="Times New Roman" w:cs="Times New Roman"/>
          <w:color w:val="000000" w:themeColor="text1"/>
        </w:rPr>
        <w:t>of</w:t>
      </w:r>
      <w:r w:rsidR="00D77723"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 xml:space="preserve">these proteins. </w:t>
      </w:r>
      <w:r w:rsidR="0011617F" w:rsidRPr="006E4CFD">
        <w:rPr>
          <w:rFonts w:ascii="Times New Roman" w:hAnsi="Times New Roman" w:cs="Times New Roman"/>
          <w:color w:val="000000" w:themeColor="text1"/>
        </w:rPr>
        <w:t xml:space="preserve">The </w:t>
      </w:r>
      <w:r w:rsidR="00F87396" w:rsidRPr="006E4CFD">
        <w:rPr>
          <w:rFonts w:ascii="Times New Roman" w:hAnsi="Times New Roman" w:cs="Times New Roman"/>
          <w:color w:val="000000" w:themeColor="text1"/>
        </w:rPr>
        <w:t xml:space="preserve">proteins that </w:t>
      </w:r>
      <w:r w:rsidR="00C472D9" w:rsidRPr="006E4CFD">
        <w:rPr>
          <w:rFonts w:ascii="Times New Roman" w:hAnsi="Times New Roman" w:cs="Times New Roman"/>
          <w:color w:val="000000" w:themeColor="text1"/>
        </w:rPr>
        <w:t xml:space="preserve">decreased </w:t>
      </w:r>
      <w:r w:rsidR="00F87396" w:rsidRPr="006E4CFD">
        <w:rPr>
          <w:rFonts w:ascii="Times New Roman" w:hAnsi="Times New Roman" w:cs="Times New Roman"/>
          <w:color w:val="000000" w:themeColor="text1"/>
        </w:rPr>
        <w:t xml:space="preserve">in </w:t>
      </w:r>
      <w:r w:rsidR="00F87396" w:rsidRPr="006E4CFD">
        <w:rPr>
          <w:rFonts w:ascii="Times New Roman" w:hAnsi="Times New Roman" w:cs="Times New Roman"/>
          <w:i/>
          <w:iCs/>
          <w:color w:val="000000" w:themeColor="text1"/>
        </w:rPr>
        <w:t xml:space="preserve">Cdkal1 </w:t>
      </w:r>
      <w:r w:rsidR="00F87396" w:rsidRPr="006E4CFD">
        <w:rPr>
          <w:rFonts w:ascii="Times New Roman" w:hAnsi="Times New Roman" w:cs="Times New Roman"/>
          <w:color w:val="000000" w:themeColor="text1"/>
        </w:rPr>
        <w:t xml:space="preserve">KO podocytes </w:t>
      </w:r>
      <w:r w:rsidRPr="006E4CFD">
        <w:rPr>
          <w:rFonts w:ascii="Times New Roman" w:hAnsi="Times New Roman" w:cs="Times New Roman"/>
          <w:color w:val="000000" w:themeColor="text1"/>
        </w:rPr>
        <w:t>had higher lysine ratio</w:t>
      </w:r>
      <w:r w:rsidR="005327C5" w:rsidRPr="006E4CFD">
        <w:rPr>
          <w:rFonts w:ascii="Times New Roman" w:hAnsi="Times New Roman" w:cs="Times New Roman"/>
          <w:color w:val="000000" w:themeColor="text1"/>
        </w:rPr>
        <w:t>s</w:t>
      </w:r>
      <w:r w:rsidRPr="006E4CFD">
        <w:rPr>
          <w:rFonts w:ascii="Times New Roman" w:hAnsi="Times New Roman" w:cs="Times New Roman"/>
          <w:color w:val="000000" w:themeColor="text1"/>
        </w:rPr>
        <w:t xml:space="preserve"> than </w:t>
      </w:r>
      <w:r w:rsidR="00BF7674" w:rsidRPr="006E4CFD">
        <w:rPr>
          <w:rFonts w:ascii="Times New Roman" w:hAnsi="Times New Roman" w:cs="Times New Roman"/>
          <w:color w:val="000000" w:themeColor="text1"/>
        </w:rPr>
        <w:t xml:space="preserve">the increased proteins </w:t>
      </w:r>
      <w:r w:rsidRPr="006E4CFD">
        <w:rPr>
          <w:rFonts w:ascii="Times New Roman" w:hAnsi="Times New Roman" w:cs="Times New Roman"/>
          <w:color w:val="000000" w:themeColor="text1"/>
        </w:rPr>
        <w:t>(Fig</w:t>
      </w:r>
      <w:r w:rsidR="00436F57" w:rsidRPr="006E4CFD">
        <w:rPr>
          <w:rFonts w:ascii="Times New Roman" w:hAnsi="Times New Roman" w:cs="Times New Roman"/>
          <w:color w:val="000000" w:themeColor="text1"/>
        </w:rPr>
        <w:t xml:space="preserve">. </w:t>
      </w:r>
      <w:r w:rsidR="00C124AF" w:rsidRPr="006E4CFD">
        <w:rPr>
          <w:rFonts w:ascii="Times New Roman" w:hAnsi="Times New Roman" w:cs="Times New Roman"/>
          <w:color w:val="000000" w:themeColor="text1"/>
        </w:rPr>
        <w:t>4</w:t>
      </w:r>
      <w:r w:rsidR="00436F57" w:rsidRPr="006E4CFD">
        <w:rPr>
          <w:rFonts w:ascii="Times New Roman" w:hAnsi="Times New Roman" w:cs="Times New Roman"/>
          <w:color w:val="000000" w:themeColor="text1"/>
        </w:rPr>
        <w:t>D</w:t>
      </w:r>
      <w:r w:rsidRPr="006E4CFD">
        <w:rPr>
          <w:rFonts w:ascii="Times New Roman" w:hAnsi="Times New Roman" w:cs="Times New Roman"/>
          <w:color w:val="000000" w:themeColor="text1"/>
        </w:rPr>
        <w:t>). The ms</w:t>
      </w:r>
      <w:r w:rsidRPr="006E4CFD">
        <w:rPr>
          <w:rFonts w:ascii="Times New Roman" w:hAnsi="Times New Roman" w:cs="Times New Roman"/>
          <w:color w:val="000000" w:themeColor="text1"/>
          <w:vertAlign w:val="superscript"/>
        </w:rPr>
        <w:t>2</w:t>
      </w:r>
      <w:r w:rsidRPr="006E4CFD">
        <w:rPr>
          <w:rFonts w:ascii="Times New Roman" w:hAnsi="Times New Roman" w:cs="Times New Roman"/>
          <w:color w:val="000000" w:themeColor="text1"/>
        </w:rPr>
        <w:t>t</w:t>
      </w:r>
      <w:r w:rsidRPr="006E4CFD">
        <w:rPr>
          <w:rFonts w:ascii="Times New Roman" w:hAnsi="Times New Roman" w:cs="Times New Roman"/>
          <w:color w:val="000000" w:themeColor="text1"/>
          <w:vertAlign w:val="superscript"/>
        </w:rPr>
        <w:t>6</w:t>
      </w:r>
      <w:r w:rsidRPr="006E4CFD">
        <w:rPr>
          <w:rFonts w:ascii="Times New Roman" w:hAnsi="Times New Roman" w:cs="Times New Roman"/>
          <w:color w:val="000000" w:themeColor="text1"/>
        </w:rPr>
        <w:t xml:space="preserve">A modification at position 37 </w:t>
      </w:r>
      <w:r w:rsidR="00916BCE" w:rsidRPr="006E4CFD">
        <w:rPr>
          <w:rFonts w:ascii="Times New Roman" w:hAnsi="Times New Roman" w:cs="Times New Roman"/>
          <w:color w:val="000000" w:themeColor="text1"/>
        </w:rPr>
        <w:t xml:space="preserve">of </w:t>
      </w:r>
      <w:r w:rsidRPr="006E4CFD">
        <w:rPr>
          <w:rFonts w:ascii="Times New Roman" w:hAnsi="Times New Roman" w:cs="Times New Roman"/>
          <w:color w:val="000000" w:themeColor="text1"/>
        </w:rPr>
        <w:t>tRNA</w:t>
      </w:r>
      <w:r w:rsidRPr="006E4CFD">
        <w:rPr>
          <w:rFonts w:ascii="Times New Roman" w:hAnsi="Times New Roman" w:cs="Times New Roman"/>
          <w:color w:val="000000" w:themeColor="text1"/>
          <w:vertAlign w:val="superscript"/>
        </w:rPr>
        <w:t>Lys</w:t>
      </w:r>
      <w:r w:rsidR="00375166" w:rsidRPr="006E4CFD">
        <w:rPr>
          <w:rFonts w:ascii="Times New Roman" w:hAnsi="Times New Roman" w:cs="Times New Roman"/>
          <w:color w:val="000000" w:themeColor="text1"/>
          <w:vertAlign w:val="subscript"/>
        </w:rPr>
        <w:t>UUU</w:t>
      </w:r>
      <w:r w:rsidRPr="006E4CFD">
        <w:rPr>
          <w:rFonts w:ascii="Times New Roman" w:hAnsi="Times New Roman" w:cs="Times New Roman"/>
          <w:color w:val="000000" w:themeColor="text1"/>
        </w:rPr>
        <w:t xml:space="preserve"> has been reported to enhance </w:t>
      </w:r>
      <w:r w:rsidR="005327C5" w:rsidRPr="006E4CFD">
        <w:rPr>
          <w:rFonts w:ascii="Times New Roman" w:hAnsi="Times New Roman" w:cs="Times New Roman"/>
          <w:color w:val="000000" w:themeColor="text1"/>
        </w:rPr>
        <w:t xml:space="preserve">the </w:t>
      </w:r>
      <w:r w:rsidRPr="006E4CFD">
        <w:rPr>
          <w:rFonts w:ascii="Times New Roman" w:hAnsi="Times New Roman" w:cs="Times New Roman"/>
          <w:color w:val="000000" w:themeColor="text1"/>
        </w:rPr>
        <w:t xml:space="preserve">binding </w:t>
      </w:r>
      <w:r w:rsidR="00F87396" w:rsidRPr="006E4CFD">
        <w:rPr>
          <w:rFonts w:ascii="Times New Roman" w:hAnsi="Times New Roman" w:cs="Times New Roman"/>
          <w:color w:val="000000" w:themeColor="text1"/>
        </w:rPr>
        <w:t>of tRNA</w:t>
      </w:r>
      <w:r w:rsidR="00F87396" w:rsidRPr="006E4CFD">
        <w:rPr>
          <w:rFonts w:ascii="Times New Roman" w:hAnsi="Times New Roman" w:cs="Times New Roman"/>
          <w:color w:val="000000" w:themeColor="text1"/>
          <w:vertAlign w:val="superscript"/>
        </w:rPr>
        <w:t>Lys</w:t>
      </w:r>
      <w:r w:rsidR="00375166" w:rsidRPr="006E4CFD">
        <w:rPr>
          <w:rFonts w:ascii="Times New Roman" w:hAnsi="Times New Roman" w:cs="Times New Roman"/>
          <w:color w:val="000000" w:themeColor="text1"/>
          <w:vertAlign w:val="subscript"/>
        </w:rPr>
        <w:t>UUU</w:t>
      </w:r>
      <w:r w:rsidR="00F87396"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to AAA and AAG</w:t>
      </w:r>
      <w:r w:rsidR="00F87396" w:rsidRPr="006E4CFD">
        <w:rPr>
          <w:rFonts w:ascii="Times New Roman" w:hAnsi="Times New Roman" w:cs="Times New Roman"/>
          <w:color w:val="000000" w:themeColor="text1"/>
        </w:rPr>
        <w:t xml:space="preserve"> codons</w:t>
      </w:r>
      <w:r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fldChar w:fldCharType="begin">
          <w:fldData xml:space="preserve">PEVuZE5vdGU+PENpdGU+PEF1dGhvcj5OYXJlbmRyYW48L0F1dGhvcj48WWVhcj4yMDIwPC9ZZWFy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PEVuZE5vdGU+PENpdGU+PEF1dGhvcj5OYXJlbmRyYW48L0F1dGhvcj48WWVhcj4yMDIwPC9ZZWFy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(Narendran</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2020; Yarian</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2000)</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w:t>
      </w:r>
      <w:r w:rsidR="00133949" w:rsidRPr="006E4CFD">
        <w:rPr>
          <w:rFonts w:ascii="Times New Roman" w:hAnsi="Times New Roman" w:cs="Times New Roman"/>
          <w:color w:val="000000" w:themeColor="text1"/>
        </w:rPr>
        <w:t xml:space="preserve">Usages of </w:t>
      </w:r>
      <w:r w:rsidR="00133949" w:rsidRPr="006E4CFD">
        <w:rPr>
          <w:rStyle w:val="y2iqfc"/>
          <w:rFonts w:ascii="Times New Roman" w:hAnsi="Times New Roman" w:cs="Times New Roman"/>
          <w:color w:val="000000" w:themeColor="text1"/>
        </w:rPr>
        <w:t xml:space="preserve">both </w:t>
      </w:r>
      <w:r w:rsidR="00133949" w:rsidRPr="006E4CFD">
        <w:rPr>
          <w:rFonts w:ascii="Times New Roman" w:hAnsi="Times New Roman" w:cs="Times New Roman"/>
          <w:color w:val="000000" w:themeColor="text1"/>
        </w:rPr>
        <w:t>AAA and AAG codon</w:t>
      </w:r>
      <w:r w:rsidRPr="006E4CFD">
        <w:rPr>
          <w:rFonts w:ascii="Times New Roman" w:hAnsi="Times New Roman" w:cs="Times New Roman"/>
          <w:color w:val="000000"/>
        </w:rPr>
        <w:t xml:space="preserve"> </w:t>
      </w:r>
      <w:r w:rsidR="00133949" w:rsidRPr="006E4CFD">
        <w:rPr>
          <w:rFonts w:ascii="Times New Roman" w:hAnsi="Times New Roman" w:cs="Times New Roman"/>
          <w:color w:val="000000" w:themeColor="text1"/>
        </w:rPr>
        <w:t xml:space="preserve">were higher in proteins that decreased in </w:t>
      </w:r>
      <w:r w:rsidR="00133949" w:rsidRPr="006E4CFD">
        <w:rPr>
          <w:rFonts w:ascii="Times New Roman" w:hAnsi="Times New Roman" w:cs="Times New Roman"/>
          <w:i/>
          <w:iCs/>
          <w:color w:val="000000" w:themeColor="text1"/>
        </w:rPr>
        <w:t xml:space="preserve">Cdkal1 </w:t>
      </w:r>
      <w:r w:rsidR="00133949" w:rsidRPr="006E4CFD">
        <w:rPr>
          <w:rFonts w:ascii="Times New Roman" w:hAnsi="Times New Roman" w:cs="Times New Roman"/>
          <w:color w:val="000000" w:themeColor="text1"/>
        </w:rPr>
        <w:t>KO podocytes than in the increased proteins</w:t>
      </w:r>
      <w:r w:rsidR="00133949" w:rsidRPr="006E4CFD">
        <w:rPr>
          <w:rStyle w:val="y2iqfc"/>
          <w:rFonts w:ascii="Times New Roman" w:hAnsi="Times New Roman" w:cs="Times New Roman"/>
          <w:color w:val="000000" w:themeColor="text1"/>
        </w:rPr>
        <w:t xml:space="preserve"> </w:t>
      </w:r>
      <w:r w:rsidRPr="006E4CFD">
        <w:rPr>
          <w:rFonts w:ascii="Times New Roman" w:hAnsi="Times New Roman" w:cs="Times New Roman"/>
          <w:color w:val="000000" w:themeColor="text1"/>
        </w:rPr>
        <w:t>(Fig</w:t>
      </w:r>
      <w:r w:rsidR="00517255"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w:t>
      </w:r>
      <w:r w:rsidR="00C124AF" w:rsidRPr="006E4CFD">
        <w:rPr>
          <w:rFonts w:ascii="Times New Roman" w:hAnsi="Times New Roman" w:cs="Times New Roman"/>
          <w:color w:val="000000" w:themeColor="text1"/>
        </w:rPr>
        <w:t>4</w:t>
      </w:r>
      <w:r w:rsidR="00517255" w:rsidRPr="006E4CFD">
        <w:rPr>
          <w:rFonts w:ascii="Times New Roman" w:hAnsi="Times New Roman" w:cs="Times New Roman"/>
          <w:color w:val="000000" w:themeColor="text1"/>
        </w:rPr>
        <w:t>E,</w:t>
      </w:r>
      <w:r w:rsidR="00117DAA" w:rsidRPr="006E4CFD">
        <w:rPr>
          <w:rFonts w:ascii="Times New Roman" w:hAnsi="Times New Roman" w:cs="Times New Roman"/>
          <w:color w:val="000000" w:themeColor="text1"/>
        </w:rPr>
        <w:t xml:space="preserve"> </w:t>
      </w:r>
      <w:r w:rsidR="00517255" w:rsidRPr="006E4CFD">
        <w:rPr>
          <w:rFonts w:ascii="Times New Roman" w:hAnsi="Times New Roman" w:cs="Times New Roman"/>
          <w:color w:val="000000" w:themeColor="text1"/>
        </w:rPr>
        <w:t>F</w:t>
      </w:r>
      <w:r w:rsidRPr="006E4CFD">
        <w:rPr>
          <w:rFonts w:ascii="Times New Roman" w:hAnsi="Times New Roman" w:cs="Times New Roman"/>
          <w:color w:val="000000" w:themeColor="text1"/>
        </w:rPr>
        <w:t>).</w:t>
      </w:r>
      <w:r w:rsidR="00F87396" w:rsidRPr="006E4CFD">
        <w:rPr>
          <w:rFonts w:ascii="Times New Roman" w:hAnsi="Times New Roman" w:cs="Times New Roman"/>
          <w:color w:val="000000" w:themeColor="text1"/>
        </w:rPr>
        <w:t xml:space="preserve"> This result is </w:t>
      </w:r>
      <w:r w:rsidR="005327C5" w:rsidRPr="006E4CFD">
        <w:rPr>
          <w:rFonts w:ascii="Times New Roman" w:hAnsi="Times New Roman" w:cs="Times New Roman"/>
          <w:color w:val="000000" w:themeColor="text1"/>
        </w:rPr>
        <w:t>consist</w:t>
      </w:r>
      <w:r w:rsidR="00E25AFE" w:rsidRPr="006E4CFD">
        <w:rPr>
          <w:rFonts w:ascii="Times New Roman" w:hAnsi="Times New Roman" w:cs="Times New Roman"/>
          <w:color w:val="000000" w:themeColor="text1"/>
        </w:rPr>
        <w:t xml:space="preserve">ent </w:t>
      </w:r>
      <w:r w:rsidR="00F87396" w:rsidRPr="006E4CFD">
        <w:rPr>
          <w:rFonts w:ascii="Times New Roman" w:hAnsi="Times New Roman" w:cs="Times New Roman"/>
          <w:color w:val="000000" w:themeColor="text1"/>
        </w:rPr>
        <w:t xml:space="preserve">with </w:t>
      </w:r>
      <w:r w:rsidR="005327C5" w:rsidRPr="006E4CFD">
        <w:rPr>
          <w:rFonts w:ascii="Times New Roman" w:hAnsi="Times New Roman" w:cs="Times New Roman"/>
          <w:color w:val="000000" w:themeColor="text1"/>
        </w:rPr>
        <w:t xml:space="preserve">impaired </w:t>
      </w:r>
      <w:r w:rsidR="00034B9A" w:rsidRPr="006E4CFD">
        <w:rPr>
          <w:rFonts w:ascii="Times New Roman" w:hAnsi="Times New Roman" w:cs="Times New Roman"/>
          <w:color w:val="000000" w:themeColor="text1"/>
        </w:rPr>
        <w:t xml:space="preserve">translation </w:t>
      </w:r>
      <w:r w:rsidR="005327C5" w:rsidRPr="006E4CFD">
        <w:rPr>
          <w:rFonts w:ascii="Times New Roman" w:hAnsi="Times New Roman" w:cs="Times New Roman"/>
          <w:color w:val="000000" w:themeColor="text1"/>
        </w:rPr>
        <w:t xml:space="preserve">efficiency of </w:t>
      </w:r>
      <w:r w:rsidR="00F87396" w:rsidRPr="006E4CFD">
        <w:rPr>
          <w:rFonts w:ascii="Times New Roman" w:hAnsi="Times New Roman" w:cs="Times New Roman"/>
          <w:color w:val="000000" w:themeColor="text1"/>
        </w:rPr>
        <w:t xml:space="preserve">both </w:t>
      </w:r>
      <w:r w:rsidRPr="006E4CFD">
        <w:rPr>
          <w:rFonts w:ascii="Times New Roman" w:hAnsi="Times New Roman" w:cs="Times New Roman"/>
          <w:color w:val="000000"/>
        </w:rPr>
        <w:t xml:space="preserve">AAA and AAG codons in </w:t>
      </w:r>
      <w:r w:rsidR="00F87396" w:rsidRPr="006E4CFD">
        <w:rPr>
          <w:rFonts w:ascii="Times New Roman" w:hAnsi="Times New Roman" w:cs="Times New Roman"/>
          <w:i/>
          <w:iCs/>
          <w:color w:val="000000" w:themeColor="text1"/>
        </w:rPr>
        <w:t xml:space="preserve">Cdkal1 </w:t>
      </w:r>
      <w:r w:rsidR="00F87396" w:rsidRPr="006E4CFD">
        <w:rPr>
          <w:rFonts w:ascii="Times New Roman" w:hAnsi="Times New Roman" w:cs="Times New Roman"/>
          <w:color w:val="000000" w:themeColor="text1"/>
        </w:rPr>
        <w:t>KO podocytes (Fig</w:t>
      </w:r>
      <w:r w:rsidR="00506E37" w:rsidRPr="006E4CFD">
        <w:rPr>
          <w:rFonts w:ascii="Times New Roman" w:hAnsi="Times New Roman" w:cs="Times New Roman"/>
          <w:color w:val="000000" w:themeColor="text1"/>
        </w:rPr>
        <w:t xml:space="preserve">. </w:t>
      </w:r>
      <w:r w:rsidR="00C124AF" w:rsidRPr="006E4CFD">
        <w:rPr>
          <w:rFonts w:ascii="Times New Roman" w:hAnsi="Times New Roman" w:cs="Times New Roman"/>
          <w:color w:val="000000" w:themeColor="text1"/>
        </w:rPr>
        <w:t>3</w:t>
      </w:r>
      <w:r w:rsidR="00506E37" w:rsidRPr="006E4CFD">
        <w:rPr>
          <w:rFonts w:ascii="Times New Roman" w:hAnsi="Times New Roman" w:cs="Times New Roman"/>
          <w:color w:val="000000" w:themeColor="text1"/>
        </w:rPr>
        <w:t>C</w:t>
      </w:r>
      <w:r w:rsidR="00F87396"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w:t>
      </w:r>
      <w:r w:rsidR="005E670E" w:rsidRPr="006E4CFD">
        <w:rPr>
          <w:rFonts w:ascii="Times New Roman" w:hAnsi="Times New Roman" w:cs="Times New Roman"/>
          <w:color w:val="000000" w:themeColor="text1"/>
        </w:rPr>
        <w:t>T</w:t>
      </w:r>
      <w:r w:rsidRPr="006E4CFD">
        <w:rPr>
          <w:rFonts w:ascii="Times New Roman" w:hAnsi="Times New Roman" w:cs="Times New Roman"/>
          <w:color w:val="000000" w:themeColor="text1"/>
        </w:rPr>
        <w:t xml:space="preserve">he expression of </w:t>
      </w:r>
      <w:r w:rsidR="005327C5" w:rsidRPr="006E4CFD">
        <w:rPr>
          <w:rFonts w:ascii="Times New Roman" w:hAnsi="Times New Roman" w:cs="Times New Roman"/>
          <w:color w:val="000000" w:themeColor="text1"/>
        </w:rPr>
        <w:t xml:space="preserve">the </w:t>
      </w:r>
      <w:r w:rsidR="003B6211" w:rsidRPr="006E4CFD">
        <w:rPr>
          <w:rFonts w:ascii="Times New Roman" w:hAnsi="Times New Roman" w:cs="Times New Roman"/>
          <w:color w:val="000000" w:themeColor="text1"/>
        </w:rPr>
        <w:t xml:space="preserve">mRNAs encoding </w:t>
      </w:r>
      <w:r w:rsidRPr="006E4CFD">
        <w:rPr>
          <w:rFonts w:ascii="Times New Roman" w:hAnsi="Times New Roman" w:cs="Times New Roman"/>
          <w:color w:val="000000" w:themeColor="text1"/>
        </w:rPr>
        <w:t>these proteins</w:t>
      </w:r>
      <w:r w:rsidR="005327C5"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w:t>
      </w:r>
      <w:r w:rsidR="005E670E" w:rsidRPr="006E4CFD">
        <w:rPr>
          <w:rFonts w:ascii="Times New Roman" w:hAnsi="Times New Roman" w:cs="Times New Roman"/>
          <w:color w:val="000000" w:themeColor="text1"/>
        </w:rPr>
        <w:t xml:space="preserve">assessed </w:t>
      </w:r>
      <w:r w:rsidR="005327C5" w:rsidRPr="006E4CFD">
        <w:rPr>
          <w:rFonts w:ascii="Times New Roman" w:hAnsi="Times New Roman" w:cs="Times New Roman"/>
          <w:color w:val="000000" w:themeColor="text1"/>
        </w:rPr>
        <w:t>using</w:t>
      </w:r>
      <w:r w:rsidRPr="006E4CFD">
        <w:rPr>
          <w:rFonts w:ascii="Times New Roman" w:hAnsi="Times New Roman" w:cs="Times New Roman"/>
          <w:color w:val="000000" w:themeColor="text1"/>
        </w:rPr>
        <w:t xml:space="preserve"> RNA-seq</w:t>
      </w:r>
      <w:r w:rsidR="005327C5"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w:t>
      </w:r>
      <w:r w:rsidR="005327C5" w:rsidRPr="006E4CFD">
        <w:rPr>
          <w:rFonts w:ascii="Times New Roman" w:hAnsi="Times New Roman" w:cs="Times New Roman"/>
          <w:color w:val="000000" w:themeColor="text1"/>
        </w:rPr>
        <w:t>di</w:t>
      </w:r>
      <w:r w:rsidRPr="006E4CFD">
        <w:rPr>
          <w:rFonts w:ascii="Times New Roman" w:hAnsi="Times New Roman" w:cs="Times New Roman"/>
          <w:color w:val="000000" w:themeColor="text1"/>
        </w:rPr>
        <w:t>d no</w:t>
      </w:r>
      <w:r w:rsidR="005327C5" w:rsidRPr="006E4CFD">
        <w:rPr>
          <w:rFonts w:ascii="Times New Roman" w:hAnsi="Times New Roman" w:cs="Times New Roman"/>
          <w:color w:val="000000" w:themeColor="text1"/>
        </w:rPr>
        <w:t>t</w:t>
      </w:r>
      <w:r w:rsidRPr="006E4CFD">
        <w:rPr>
          <w:rFonts w:ascii="Times New Roman" w:hAnsi="Times New Roman" w:cs="Times New Roman"/>
          <w:color w:val="000000" w:themeColor="text1"/>
        </w:rPr>
        <w:t xml:space="preserve"> differ between</w:t>
      </w:r>
      <w:r w:rsidR="005327C5" w:rsidRPr="006E4CFD">
        <w:rPr>
          <w:rFonts w:ascii="Times New Roman" w:hAnsi="Times New Roman" w:cs="Times New Roman"/>
          <w:color w:val="000000" w:themeColor="text1"/>
        </w:rPr>
        <w:t xml:space="preserve"> the</w:t>
      </w:r>
      <w:r w:rsidRPr="006E4CFD">
        <w:rPr>
          <w:rFonts w:ascii="Times New Roman" w:hAnsi="Times New Roman" w:cs="Times New Roman"/>
          <w:color w:val="000000" w:themeColor="text1"/>
        </w:rPr>
        <w:t xml:space="preserve"> </w:t>
      </w:r>
      <w:r w:rsidRPr="006E4CFD">
        <w:rPr>
          <w:rFonts w:ascii="Times New Roman" w:hAnsi="Times New Roman" w:cs="Times New Roman"/>
          <w:i/>
          <w:iCs/>
          <w:color w:val="000000" w:themeColor="text1"/>
        </w:rPr>
        <w:t xml:space="preserve">Cdkal1 </w:t>
      </w:r>
      <w:r w:rsidRPr="006E4CFD">
        <w:rPr>
          <w:rFonts w:ascii="Times New Roman" w:hAnsi="Times New Roman" w:cs="Times New Roman"/>
          <w:color w:val="000000" w:themeColor="text1"/>
        </w:rPr>
        <w:t>KO podocytes and control cells (</w:t>
      </w:r>
      <w:r w:rsidR="00FA415A" w:rsidRPr="0040602B">
        <w:rPr>
          <w:rFonts w:ascii="Times New Roman" w:hAnsi="Times New Roman" w:cs="Times New Roman"/>
          <w:color w:val="000000" w:themeColor="text1"/>
        </w:rPr>
        <w:t xml:space="preserve">Appendix </w:t>
      </w:r>
      <w:r w:rsidR="00117DAA" w:rsidRPr="0040602B">
        <w:rPr>
          <w:rFonts w:ascii="Times New Roman" w:hAnsi="Times New Roman" w:cs="Times New Roman"/>
          <w:color w:val="000000" w:themeColor="text1"/>
        </w:rPr>
        <w:t xml:space="preserve">Fig. </w:t>
      </w:r>
      <w:r w:rsidR="00FA415A" w:rsidRPr="0040602B">
        <w:rPr>
          <w:rFonts w:ascii="Times New Roman" w:hAnsi="Times New Roman" w:cs="Times New Roman"/>
          <w:color w:val="000000" w:themeColor="text1"/>
        </w:rPr>
        <w:t>S</w:t>
      </w:r>
      <w:r w:rsidR="00DF1573" w:rsidRPr="0040602B">
        <w:rPr>
          <w:rFonts w:ascii="Times New Roman" w:hAnsi="Times New Roman" w:cs="Times New Roman"/>
          <w:color w:val="000000" w:themeColor="text1"/>
        </w:rPr>
        <w:t>6</w:t>
      </w:r>
      <w:r w:rsidR="00FA415A" w:rsidRPr="0040602B">
        <w:rPr>
          <w:rFonts w:ascii="Times New Roman" w:hAnsi="Times New Roman" w:cs="Times New Roman"/>
          <w:color w:val="000000" w:themeColor="text1"/>
        </w:rPr>
        <w:t>A</w:t>
      </w:r>
      <w:r w:rsidRPr="0040602B">
        <w:rPr>
          <w:rFonts w:ascii="Times New Roman" w:hAnsi="Times New Roman" w:cs="Times New Roman"/>
          <w:color w:val="000000" w:themeColor="text1"/>
        </w:rPr>
        <w:t xml:space="preserve">). </w:t>
      </w:r>
      <w:r w:rsidR="00F32E9B" w:rsidRPr="006E4CFD">
        <w:rPr>
          <w:rStyle w:val="y2iqfc"/>
          <w:rFonts w:ascii="Times New Roman" w:hAnsi="Times New Roman" w:cs="Times New Roman"/>
          <w:color w:val="000000" w:themeColor="text1"/>
        </w:rPr>
        <w:t xml:space="preserve">Collectively, these </w:t>
      </w:r>
      <w:r w:rsidRPr="006E4CFD">
        <w:rPr>
          <w:rStyle w:val="y2iqfc"/>
          <w:rFonts w:ascii="Times New Roman" w:hAnsi="Times New Roman" w:cs="Times New Roman"/>
          <w:color w:val="000000" w:themeColor="text1"/>
        </w:rPr>
        <w:t xml:space="preserve">results </w:t>
      </w:r>
      <w:r w:rsidR="00F32E9B" w:rsidRPr="006E4CFD">
        <w:rPr>
          <w:rStyle w:val="y2iqfc"/>
          <w:rFonts w:ascii="Times New Roman" w:hAnsi="Times New Roman" w:cs="Times New Roman"/>
          <w:color w:val="000000" w:themeColor="text1"/>
        </w:rPr>
        <w:t xml:space="preserve">demonstrate </w:t>
      </w:r>
      <w:r w:rsidRPr="006E4CFD">
        <w:rPr>
          <w:rStyle w:val="y2iqfc"/>
          <w:rFonts w:ascii="Times New Roman" w:hAnsi="Times New Roman" w:cs="Times New Roman"/>
          <w:color w:val="000000" w:themeColor="text1"/>
        </w:rPr>
        <w:t xml:space="preserve">that </w:t>
      </w:r>
      <w:r w:rsidR="005327C5" w:rsidRPr="006E4CFD">
        <w:rPr>
          <w:rStyle w:val="y2iqfc"/>
          <w:rFonts w:ascii="Times New Roman" w:hAnsi="Times New Roman" w:cs="Times New Roman"/>
          <w:color w:val="000000" w:themeColor="text1"/>
        </w:rPr>
        <w:t xml:space="preserve">a </w:t>
      </w:r>
      <w:r w:rsidR="00F32E9B" w:rsidRPr="006E4CFD">
        <w:rPr>
          <w:rStyle w:val="y2iqfc"/>
          <w:rFonts w:ascii="Times New Roman" w:hAnsi="Times New Roman" w:cs="Times New Roman"/>
          <w:color w:val="000000" w:themeColor="text1"/>
        </w:rPr>
        <w:t>def</w:t>
      </w:r>
      <w:r w:rsidR="005327C5" w:rsidRPr="006E4CFD">
        <w:rPr>
          <w:rStyle w:val="y2iqfc"/>
          <w:rFonts w:ascii="Times New Roman" w:hAnsi="Times New Roman" w:cs="Times New Roman"/>
          <w:color w:val="000000" w:themeColor="text1"/>
        </w:rPr>
        <w:t>e</w:t>
      </w:r>
      <w:r w:rsidR="00F32E9B" w:rsidRPr="006E4CFD">
        <w:rPr>
          <w:rStyle w:val="y2iqfc"/>
          <w:rFonts w:ascii="Times New Roman" w:hAnsi="Times New Roman" w:cs="Times New Roman"/>
          <w:color w:val="000000" w:themeColor="text1"/>
        </w:rPr>
        <w:t>c</w:t>
      </w:r>
      <w:r w:rsidR="005327C5" w:rsidRPr="006E4CFD">
        <w:rPr>
          <w:rStyle w:val="y2iqfc"/>
          <w:rFonts w:ascii="Times New Roman" w:hAnsi="Times New Roman" w:cs="Times New Roman"/>
          <w:color w:val="000000" w:themeColor="text1"/>
        </w:rPr>
        <w:t>t</w:t>
      </w:r>
      <w:r w:rsidR="00F32E9B" w:rsidRPr="006E4CFD">
        <w:rPr>
          <w:rStyle w:val="y2iqfc"/>
          <w:rFonts w:ascii="Times New Roman" w:hAnsi="Times New Roman" w:cs="Times New Roman"/>
          <w:color w:val="000000" w:themeColor="text1"/>
        </w:rPr>
        <w:t xml:space="preserve"> </w:t>
      </w:r>
      <w:r w:rsidR="005327C5" w:rsidRPr="006E4CFD">
        <w:rPr>
          <w:rStyle w:val="y2iqfc"/>
          <w:rFonts w:ascii="Times New Roman" w:hAnsi="Times New Roman" w:cs="Times New Roman"/>
          <w:color w:val="000000" w:themeColor="text1"/>
        </w:rPr>
        <w:t>in</w:t>
      </w:r>
      <w:r w:rsidR="00F32E9B" w:rsidRPr="006E4CFD">
        <w:rPr>
          <w:rStyle w:val="y2iqfc"/>
          <w:rFonts w:ascii="Times New Roman" w:hAnsi="Times New Roman" w:cs="Times New Roman"/>
          <w:color w:val="000000" w:themeColor="text1"/>
        </w:rPr>
        <w:t xml:space="preserve"> CDKAL1 reduces </w:t>
      </w:r>
      <w:r w:rsidRPr="006E4CFD">
        <w:rPr>
          <w:rStyle w:val="y2iqfc"/>
          <w:rFonts w:ascii="Times New Roman" w:hAnsi="Times New Roman" w:cs="Times New Roman"/>
          <w:color w:val="000000" w:themeColor="text1"/>
        </w:rPr>
        <w:t>translation efficiency at both lysine codons, AAA and AAG</w:t>
      </w:r>
      <w:r w:rsidR="005327C5" w:rsidRPr="006E4CFD">
        <w:rPr>
          <w:rStyle w:val="y2iqfc"/>
          <w:rFonts w:ascii="Times New Roman" w:hAnsi="Times New Roman" w:cs="Times New Roman"/>
          <w:color w:val="000000" w:themeColor="text1"/>
        </w:rPr>
        <w:t>,</w:t>
      </w:r>
      <w:r w:rsidRPr="006E4CFD">
        <w:rPr>
          <w:rStyle w:val="y2iqfc"/>
          <w:rFonts w:ascii="Times New Roman" w:hAnsi="Times New Roman" w:cs="Times New Roman"/>
          <w:color w:val="000000" w:themeColor="text1"/>
        </w:rPr>
        <w:t xml:space="preserve"> and </w:t>
      </w:r>
      <w:r w:rsidR="00F32E9B" w:rsidRPr="006E4CFD">
        <w:rPr>
          <w:rStyle w:val="y2iqfc"/>
          <w:rFonts w:ascii="Times New Roman" w:hAnsi="Times New Roman" w:cs="Times New Roman"/>
          <w:color w:val="000000" w:themeColor="text1"/>
        </w:rPr>
        <w:t xml:space="preserve">affects </w:t>
      </w:r>
      <w:r w:rsidRPr="006E4CFD">
        <w:rPr>
          <w:rStyle w:val="y2iqfc"/>
          <w:rFonts w:ascii="Times New Roman" w:hAnsi="Times New Roman" w:cs="Times New Roman"/>
          <w:color w:val="000000" w:themeColor="text1"/>
        </w:rPr>
        <w:t>the</w:t>
      </w:r>
      <w:r w:rsidR="00350490" w:rsidRPr="006E4CFD">
        <w:rPr>
          <w:rStyle w:val="y2iqfc"/>
          <w:rFonts w:ascii="Times New Roman" w:hAnsi="Times New Roman" w:cs="Times New Roman"/>
          <w:color w:val="000000" w:themeColor="text1"/>
        </w:rPr>
        <w:t xml:space="preserve"> </w:t>
      </w:r>
      <w:r w:rsidR="00FB30B9" w:rsidRPr="006E4CFD">
        <w:rPr>
          <w:rStyle w:val="y2iqfc"/>
          <w:rFonts w:ascii="Times New Roman" w:hAnsi="Times New Roman" w:cs="Times New Roman"/>
          <w:color w:val="000000" w:themeColor="text1"/>
        </w:rPr>
        <w:t>amount</w:t>
      </w:r>
      <w:r w:rsidR="00350490" w:rsidRPr="006E4CFD">
        <w:rPr>
          <w:rStyle w:val="y2iqfc"/>
          <w:rFonts w:ascii="Times New Roman" w:hAnsi="Times New Roman" w:cs="Times New Roman"/>
          <w:color w:val="000000" w:themeColor="text1"/>
        </w:rPr>
        <w:t xml:space="preserve"> of lysine-rich proteins.</w:t>
      </w:r>
    </w:p>
    <w:p w14:paraId="5C646B53" w14:textId="77777777" w:rsidR="00E65280" w:rsidRPr="006E4CFD" w:rsidRDefault="00E65280" w:rsidP="00C64C57">
      <w:pPr>
        <w:pStyle w:val="HTMLPreformatted"/>
        <w:spacing w:line="360" w:lineRule="auto"/>
        <w:ind w:firstLineChars="50" w:firstLine="120"/>
        <w:rPr>
          <w:rFonts w:ascii="Times New Roman" w:hAnsi="Times New Roman" w:cs="Times New Roman"/>
          <w:color w:val="000000" w:themeColor="text1"/>
        </w:rPr>
      </w:pPr>
    </w:p>
    <w:p w14:paraId="10F7A225" w14:textId="083CFEC1" w:rsidR="00407498" w:rsidRPr="006E4CFD" w:rsidRDefault="00833659" w:rsidP="001B74AB">
      <w:pPr>
        <w:spacing w:line="360" w:lineRule="auto"/>
        <w:rPr>
          <w:rFonts w:ascii="Times New Roman" w:hAnsi="Times New Roman" w:cs="Times New Roman"/>
          <w:b/>
          <w:bCs/>
          <w:i/>
          <w:iCs/>
          <w:color w:val="000000" w:themeColor="text1"/>
        </w:rPr>
      </w:pPr>
      <w:r w:rsidRPr="006E4CFD">
        <w:rPr>
          <w:rFonts w:ascii="Times New Roman" w:hAnsi="Times New Roman" w:cs="Times New Roman"/>
          <w:b/>
          <w:bCs/>
          <w:i/>
          <w:iCs/>
          <w:color w:val="000000" w:themeColor="text1"/>
        </w:rPr>
        <w:t>The expression of the r</w:t>
      </w:r>
      <w:r w:rsidR="00410FDE" w:rsidRPr="006E4CFD">
        <w:rPr>
          <w:rFonts w:ascii="Times New Roman" w:hAnsi="Times New Roman" w:cs="Times New Roman"/>
          <w:b/>
          <w:bCs/>
          <w:i/>
          <w:iCs/>
          <w:color w:val="000000" w:themeColor="text1"/>
        </w:rPr>
        <w:t xml:space="preserve">epresentative lysine-rich </w:t>
      </w:r>
      <w:r w:rsidRPr="006E4CFD">
        <w:rPr>
          <w:rFonts w:ascii="Times New Roman" w:hAnsi="Times New Roman" w:cs="Times New Roman"/>
          <w:b/>
          <w:bCs/>
          <w:i/>
          <w:iCs/>
          <w:color w:val="000000" w:themeColor="text1"/>
        </w:rPr>
        <w:t>protein</w:t>
      </w:r>
      <w:r w:rsidR="00410FDE" w:rsidRPr="006E4CFD">
        <w:rPr>
          <w:rFonts w:ascii="Times New Roman" w:hAnsi="Times New Roman" w:cs="Times New Roman"/>
          <w:b/>
          <w:bCs/>
          <w:i/>
          <w:iCs/>
          <w:color w:val="000000" w:themeColor="text1"/>
        </w:rPr>
        <w:t xml:space="preserve"> </w:t>
      </w:r>
      <w:r w:rsidR="00F32E9B" w:rsidRPr="006E4CFD">
        <w:rPr>
          <w:rFonts w:ascii="Times New Roman" w:hAnsi="Times New Roman" w:cs="Times New Roman"/>
          <w:b/>
          <w:bCs/>
          <w:i/>
          <w:iCs/>
          <w:color w:val="000000" w:themeColor="text1"/>
        </w:rPr>
        <w:t xml:space="preserve">CD2AP </w:t>
      </w:r>
      <w:r w:rsidRPr="006E4CFD">
        <w:rPr>
          <w:rFonts w:ascii="Times New Roman" w:hAnsi="Times New Roman" w:cs="Times New Roman"/>
          <w:b/>
          <w:bCs/>
          <w:i/>
          <w:iCs/>
          <w:color w:val="000000" w:themeColor="text1"/>
        </w:rPr>
        <w:t xml:space="preserve">is low in the </w:t>
      </w:r>
      <w:r w:rsidRPr="006E4CFD">
        <w:rPr>
          <w:rFonts w:ascii="Times New Roman" w:hAnsi="Times New Roman" w:cs="Times New Roman"/>
          <w:b/>
          <w:bCs/>
          <w:i/>
          <w:color w:val="000000" w:themeColor="text1"/>
        </w:rPr>
        <w:t>Cdkal1</w:t>
      </w:r>
      <w:r w:rsidRPr="006E4CFD">
        <w:rPr>
          <w:rFonts w:ascii="Times New Roman" w:hAnsi="Times New Roman" w:cs="Times New Roman"/>
          <w:b/>
          <w:bCs/>
          <w:i/>
          <w:iCs/>
          <w:color w:val="000000" w:themeColor="text1"/>
        </w:rPr>
        <w:t xml:space="preserve"> KO podocytes and </w:t>
      </w:r>
      <w:r w:rsidR="00410FDE" w:rsidRPr="006E4CFD">
        <w:rPr>
          <w:rFonts w:ascii="Times New Roman" w:hAnsi="Times New Roman" w:cs="Times New Roman"/>
          <w:b/>
          <w:bCs/>
          <w:i/>
          <w:iCs/>
          <w:color w:val="000000" w:themeColor="text1"/>
        </w:rPr>
        <w:t xml:space="preserve">glomeruli of systemic </w:t>
      </w:r>
      <w:r w:rsidR="00410FDE" w:rsidRPr="006E4CFD">
        <w:rPr>
          <w:rFonts w:ascii="Times New Roman" w:hAnsi="Times New Roman" w:cs="Times New Roman"/>
          <w:b/>
          <w:bCs/>
          <w:i/>
          <w:color w:val="000000" w:themeColor="text1"/>
        </w:rPr>
        <w:t>Cdkal1</w:t>
      </w:r>
      <w:r w:rsidR="00410FDE" w:rsidRPr="006E4CFD">
        <w:rPr>
          <w:rFonts w:ascii="Times New Roman" w:hAnsi="Times New Roman" w:cs="Times New Roman"/>
          <w:b/>
          <w:bCs/>
          <w:i/>
          <w:iCs/>
          <w:color w:val="000000" w:themeColor="text1"/>
        </w:rPr>
        <w:t xml:space="preserve"> KO mice</w:t>
      </w:r>
    </w:p>
    <w:p w14:paraId="1F239A4B" w14:textId="48E73C92" w:rsidR="00A0428A" w:rsidRPr="00867EB6" w:rsidRDefault="00833659" w:rsidP="001B74AB">
      <w:pPr>
        <w:pStyle w:val="NormalWeb"/>
        <w:spacing w:before="0" w:beforeAutospacing="0" w:after="0" w:afterAutospacing="0"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 xml:space="preserve">To </w:t>
      </w:r>
      <w:r w:rsidR="00F32E9B" w:rsidRPr="006E4CFD">
        <w:rPr>
          <w:rFonts w:ascii="Times New Roman" w:hAnsi="Times New Roman" w:cs="Times New Roman"/>
          <w:color w:val="000000" w:themeColor="text1"/>
        </w:rPr>
        <w:t xml:space="preserve">further </w:t>
      </w:r>
      <w:r w:rsidR="00EA5407" w:rsidRPr="006E4CFD">
        <w:rPr>
          <w:rFonts w:ascii="Times New Roman" w:hAnsi="Times New Roman" w:cs="Times New Roman"/>
          <w:color w:val="000000" w:themeColor="text1"/>
        </w:rPr>
        <w:t>interrogate</w:t>
      </w:r>
      <w:r w:rsidR="00F32E9B"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 xml:space="preserve">the association between </w:t>
      </w:r>
      <w:r w:rsidR="00EA5407" w:rsidRPr="006E4CFD">
        <w:rPr>
          <w:rFonts w:ascii="Times New Roman" w:hAnsi="Times New Roman" w:cs="Times New Roman"/>
          <w:color w:val="000000" w:themeColor="text1"/>
        </w:rPr>
        <w:t>impair</w:t>
      </w:r>
      <w:r w:rsidR="00F32E9B" w:rsidRPr="006E4CFD">
        <w:rPr>
          <w:rFonts w:ascii="Times New Roman" w:hAnsi="Times New Roman" w:cs="Times New Roman"/>
          <w:color w:val="000000" w:themeColor="text1"/>
        </w:rPr>
        <w:t xml:space="preserve">ed </w:t>
      </w:r>
      <w:r w:rsidRPr="006E4CFD">
        <w:rPr>
          <w:rFonts w:ascii="Times New Roman" w:hAnsi="Times New Roman" w:cs="Times New Roman"/>
          <w:color w:val="000000" w:themeColor="text1"/>
        </w:rPr>
        <w:t xml:space="preserve">lysine translation efficiency and podocyte </w:t>
      </w:r>
      <w:r w:rsidR="00F32E9B" w:rsidRPr="006E4CFD">
        <w:rPr>
          <w:rFonts w:ascii="Times New Roman" w:hAnsi="Times New Roman" w:cs="Times New Roman"/>
          <w:color w:val="000000" w:themeColor="text1"/>
        </w:rPr>
        <w:t>dys</w:t>
      </w:r>
      <w:r w:rsidRPr="006E4CFD">
        <w:rPr>
          <w:rFonts w:ascii="Times New Roman" w:hAnsi="Times New Roman" w:cs="Times New Roman"/>
          <w:color w:val="000000" w:themeColor="text1"/>
        </w:rPr>
        <w:t>function, we e</w:t>
      </w:r>
      <w:r w:rsidR="00EA5407" w:rsidRPr="006E4CFD">
        <w:rPr>
          <w:rFonts w:ascii="Times New Roman" w:hAnsi="Times New Roman" w:cs="Times New Roman"/>
          <w:color w:val="000000" w:themeColor="text1"/>
        </w:rPr>
        <w:t>valuat</w:t>
      </w:r>
      <w:r w:rsidRPr="006E4CFD">
        <w:rPr>
          <w:rFonts w:ascii="Times New Roman" w:hAnsi="Times New Roman" w:cs="Times New Roman"/>
          <w:color w:val="000000" w:themeColor="text1"/>
        </w:rPr>
        <w:t xml:space="preserve">ed the lysine </w:t>
      </w:r>
      <w:r w:rsidR="00410FDE" w:rsidRPr="006E4CFD">
        <w:rPr>
          <w:rFonts w:ascii="Times New Roman" w:hAnsi="Times New Roman" w:cs="Times New Roman"/>
          <w:color w:val="000000" w:themeColor="text1"/>
        </w:rPr>
        <w:t>percentage</w:t>
      </w:r>
      <w:r w:rsidR="00EA5407" w:rsidRPr="006E4CFD">
        <w:rPr>
          <w:rFonts w:ascii="Times New Roman" w:hAnsi="Times New Roman" w:cs="Times New Roman"/>
          <w:color w:val="000000" w:themeColor="text1"/>
        </w:rPr>
        <w:t>s</w:t>
      </w:r>
      <w:r w:rsidRPr="006E4CFD">
        <w:rPr>
          <w:rFonts w:ascii="Times New Roman" w:hAnsi="Times New Roman" w:cs="Times New Roman"/>
          <w:color w:val="000000" w:themeColor="text1"/>
        </w:rPr>
        <w:t xml:space="preserve"> of podocyte-related proteins. We calculated the lysine percentage</w:t>
      </w:r>
      <w:r w:rsidR="00EA5407" w:rsidRPr="006E4CFD">
        <w:rPr>
          <w:rFonts w:ascii="Times New Roman" w:hAnsi="Times New Roman" w:cs="Times New Roman"/>
          <w:color w:val="000000" w:themeColor="text1"/>
        </w:rPr>
        <w:t>s</w:t>
      </w:r>
      <w:r w:rsidRPr="006E4CFD">
        <w:rPr>
          <w:rFonts w:ascii="Times New Roman" w:hAnsi="Times New Roman" w:cs="Times New Roman"/>
          <w:color w:val="000000" w:themeColor="text1"/>
        </w:rPr>
        <w:t xml:space="preserve"> of </w:t>
      </w:r>
      <w:r w:rsidR="00EA5407" w:rsidRPr="006E4CFD">
        <w:rPr>
          <w:rFonts w:ascii="Times New Roman" w:hAnsi="Times New Roman" w:cs="Times New Roman"/>
          <w:color w:val="000000" w:themeColor="text1"/>
        </w:rPr>
        <w:t xml:space="preserve">the </w:t>
      </w:r>
      <w:r w:rsidRPr="006E4CFD">
        <w:rPr>
          <w:rFonts w:ascii="Times New Roman" w:hAnsi="Times New Roman" w:cs="Times New Roman"/>
          <w:color w:val="000000" w:themeColor="text1"/>
        </w:rPr>
        <w:t xml:space="preserve">proteins </w:t>
      </w:r>
      <w:r w:rsidR="001C712C" w:rsidRPr="006E4CFD">
        <w:rPr>
          <w:rFonts w:ascii="Times New Roman" w:hAnsi="Times New Roman" w:cs="Times New Roman"/>
          <w:color w:val="000000" w:themeColor="text1"/>
        </w:rPr>
        <w:t xml:space="preserve">encoded </w:t>
      </w:r>
      <w:r w:rsidR="00C53140" w:rsidRPr="006E4CFD">
        <w:rPr>
          <w:rFonts w:ascii="Times New Roman" w:hAnsi="Times New Roman" w:cs="Times New Roman"/>
          <w:color w:val="000000" w:themeColor="text1"/>
        </w:rPr>
        <w:t xml:space="preserve">by </w:t>
      </w:r>
      <w:r w:rsidRPr="006E4CFD">
        <w:rPr>
          <w:rFonts w:ascii="Times New Roman" w:hAnsi="Times New Roman" w:cs="Times New Roman"/>
          <w:color w:val="000000" w:themeColor="text1"/>
        </w:rPr>
        <w:t xml:space="preserve">26 genes </w:t>
      </w:r>
      <w:r w:rsidR="00EA5407" w:rsidRPr="006E4CFD">
        <w:rPr>
          <w:rFonts w:ascii="Times New Roman" w:hAnsi="Times New Roman" w:cs="Times New Roman"/>
          <w:color w:val="000000" w:themeColor="text1"/>
        </w:rPr>
        <w:t xml:space="preserve">for </w:t>
      </w:r>
      <w:r w:rsidR="001C712C" w:rsidRPr="006E4CFD">
        <w:rPr>
          <w:rFonts w:ascii="Times New Roman" w:hAnsi="Times New Roman" w:cs="Times New Roman"/>
          <w:color w:val="000000" w:themeColor="text1"/>
        </w:rPr>
        <w:t>wh</w:t>
      </w:r>
      <w:r w:rsidR="00EA5407" w:rsidRPr="006E4CFD">
        <w:rPr>
          <w:rFonts w:ascii="Times New Roman" w:hAnsi="Times New Roman" w:cs="Times New Roman"/>
          <w:color w:val="000000" w:themeColor="text1"/>
        </w:rPr>
        <w:t>ich</w:t>
      </w:r>
      <w:r w:rsidR="001C712C" w:rsidRPr="006E4CFD">
        <w:rPr>
          <w:rFonts w:ascii="Times New Roman" w:hAnsi="Times New Roman" w:cs="Times New Roman"/>
          <w:color w:val="000000" w:themeColor="text1"/>
        </w:rPr>
        <w:t xml:space="preserve"> pathogenic mutations </w:t>
      </w:r>
      <w:r w:rsidR="00EA5407" w:rsidRPr="006E4CFD">
        <w:rPr>
          <w:rFonts w:ascii="Times New Roman" w:hAnsi="Times New Roman" w:cs="Times New Roman"/>
          <w:color w:val="000000" w:themeColor="text1"/>
        </w:rPr>
        <w:t>have been described in patients with</w:t>
      </w:r>
      <w:r w:rsidRPr="006E4CFD">
        <w:rPr>
          <w:rFonts w:ascii="Times New Roman" w:hAnsi="Times New Roman" w:cs="Times New Roman"/>
          <w:color w:val="000000" w:themeColor="text1"/>
        </w:rPr>
        <w:t xml:space="preserve"> nephrotic syndrome</w:t>
      </w:r>
      <w:r w:rsidR="00EA5407" w:rsidRPr="006E4CFD">
        <w:rPr>
          <w:rFonts w:ascii="Times New Roman" w:hAnsi="Times New Roman" w:cs="Times New Roman"/>
          <w:color w:val="000000" w:themeColor="text1"/>
        </w:rPr>
        <w:t xml:space="preserve"> in humans</w:t>
      </w:r>
      <w:r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fldChar w:fldCharType="begin">
          <w:fldData xml:space="preserve">PEVuZE5vdGU+PENpdGU+PEF1dGhvcj5CaWVyenluc2thPC9BdXRob3I+PFllYXI+MjAxNDwvWWVh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PEVuZE5vdGU+PENpdGU+PEF1dGhvcj5CaWVyenluc2thPC9BdXRob3I+PFllYXI+MjAxNDwvWWVh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(Bierzynska</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2014; Trautmann</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2015)</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w:t>
      </w:r>
      <w:r w:rsidR="00002DFF" w:rsidRPr="006E4CFD">
        <w:rPr>
          <w:rFonts w:ascii="Times New Roman" w:hAnsi="Times New Roman" w:cs="Times New Roman"/>
          <w:color w:val="000000" w:themeColor="text1"/>
        </w:rPr>
        <w:t xml:space="preserve">Among these proteins, we </w:t>
      </w:r>
      <w:r w:rsidRPr="006E4CFD">
        <w:rPr>
          <w:rFonts w:ascii="Times New Roman" w:hAnsi="Times New Roman" w:cs="Times New Roman"/>
          <w:color w:val="000000" w:themeColor="text1"/>
        </w:rPr>
        <w:t xml:space="preserve">found that CD2AP had the highest lysine </w:t>
      </w:r>
      <w:r w:rsidR="00536097" w:rsidRPr="006E4CFD">
        <w:rPr>
          <w:rFonts w:ascii="Times New Roman" w:hAnsi="Times New Roman" w:cs="Times New Roman"/>
          <w:color w:val="000000" w:themeColor="text1"/>
        </w:rPr>
        <w:t>ratio</w:t>
      </w:r>
      <w:r w:rsidR="00B77482" w:rsidRPr="006E4CFD">
        <w:rPr>
          <w:rFonts w:ascii="Times New Roman" w:hAnsi="Times New Roman" w:cs="Times New Roman"/>
          <w:color w:val="000000" w:themeColor="text1"/>
        </w:rPr>
        <w:t xml:space="preserve"> </w:t>
      </w:r>
      <w:r w:rsidR="001C712C" w:rsidRPr="006E4CFD">
        <w:rPr>
          <w:rFonts w:ascii="Times New Roman" w:hAnsi="Times New Roman" w:cs="Times New Roman"/>
          <w:color w:val="000000" w:themeColor="text1"/>
        </w:rPr>
        <w:t xml:space="preserve">of </w:t>
      </w:r>
      <w:r w:rsidR="00EA5407" w:rsidRPr="006E4CFD">
        <w:rPr>
          <w:rFonts w:ascii="Times New Roman" w:hAnsi="Times New Roman" w:cs="Times New Roman"/>
          <w:color w:val="000000" w:themeColor="text1"/>
        </w:rPr>
        <w:t>&gt;</w:t>
      </w:r>
      <w:r w:rsidRPr="006E4CFD">
        <w:rPr>
          <w:rFonts w:ascii="Times New Roman" w:hAnsi="Times New Roman" w:cs="Times New Roman"/>
          <w:color w:val="000000" w:themeColor="text1"/>
        </w:rPr>
        <w:t>1</w:t>
      </w:r>
      <w:r w:rsidR="003B6211" w:rsidRPr="006E4CFD">
        <w:rPr>
          <w:rFonts w:ascii="Times New Roman" w:hAnsi="Times New Roman" w:cs="Times New Roman"/>
          <w:color w:val="000000" w:themeColor="text1"/>
        </w:rPr>
        <w:t>2</w:t>
      </w:r>
      <w:r w:rsidRPr="006E4CFD">
        <w:rPr>
          <w:rFonts w:ascii="Times New Roman" w:hAnsi="Times New Roman" w:cs="Times New Roman"/>
          <w:color w:val="000000" w:themeColor="text1"/>
        </w:rPr>
        <w:t>%</w:t>
      </w:r>
      <w:r w:rsidR="00565307"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(Fig</w:t>
      </w:r>
      <w:r w:rsidR="00705D57" w:rsidRPr="006E4CFD">
        <w:rPr>
          <w:rFonts w:ascii="Times New Roman" w:hAnsi="Times New Roman" w:cs="Times New Roman"/>
          <w:color w:val="000000" w:themeColor="text1"/>
        </w:rPr>
        <w:t xml:space="preserve">. </w:t>
      </w:r>
      <w:r w:rsidR="00ED6EC8" w:rsidRPr="006E4CFD">
        <w:rPr>
          <w:rFonts w:ascii="Times New Roman" w:hAnsi="Times New Roman" w:cs="Times New Roman"/>
          <w:color w:val="000000" w:themeColor="text1"/>
        </w:rPr>
        <w:t>4</w:t>
      </w:r>
      <w:r w:rsidR="00705D57" w:rsidRPr="006E4CFD">
        <w:rPr>
          <w:rFonts w:ascii="Times New Roman" w:hAnsi="Times New Roman" w:cs="Times New Roman"/>
          <w:color w:val="000000" w:themeColor="text1"/>
        </w:rPr>
        <w:t>G</w:t>
      </w:r>
      <w:r w:rsidRPr="006E4CFD">
        <w:rPr>
          <w:rFonts w:ascii="Times New Roman" w:hAnsi="Times New Roman" w:cs="Times New Roman"/>
          <w:color w:val="000000" w:themeColor="text1"/>
        </w:rPr>
        <w:t xml:space="preserve">). We performed </w:t>
      </w:r>
      <w:r w:rsidRPr="006E4CFD">
        <w:rPr>
          <w:rStyle w:val="y2iqfc"/>
          <w:rFonts w:ascii="Times New Roman" w:hAnsi="Times New Roman" w:cs="Times New Roman"/>
          <w:color w:val="000000" w:themeColor="text1"/>
        </w:rPr>
        <w:t>western blot</w:t>
      </w:r>
      <w:r w:rsidR="00EA5407" w:rsidRPr="006E4CFD">
        <w:rPr>
          <w:rStyle w:val="y2iqfc"/>
          <w:rFonts w:ascii="Times New Roman" w:hAnsi="Times New Roman" w:cs="Times New Roman"/>
          <w:color w:val="000000" w:themeColor="text1"/>
        </w:rPr>
        <w:t>ting</w:t>
      </w:r>
      <w:r w:rsidRPr="006E4CFD">
        <w:rPr>
          <w:rStyle w:val="y2iqfc"/>
          <w:rFonts w:ascii="Times New Roman" w:hAnsi="Times New Roman" w:cs="Times New Roman"/>
          <w:color w:val="000000" w:themeColor="text1"/>
        </w:rPr>
        <w:t xml:space="preserve"> </w:t>
      </w:r>
      <w:r w:rsidR="001C712C" w:rsidRPr="006E4CFD">
        <w:rPr>
          <w:rStyle w:val="y2iqfc"/>
          <w:rFonts w:ascii="Times New Roman" w:hAnsi="Times New Roman" w:cs="Times New Roman"/>
          <w:color w:val="000000" w:themeColor="text1"/>
        </w:rPr>
        <w:t xml:space="preserve">of </w:t>
      </w:r>
      <w:r w:rsidRPr="006E4CFD">
        <w:rPr>
          <w:rStyle w:val="y2iqfc"/>
          <w:rFonts w:ascii="Times New Roman" w:hAnsi="Times New Roman" w:cs="Times New Roman"/>
          <w:color w:val="000000" w:themeColor="text1"/>
        </w:rPr>
        <w:t>protein</w:t>
      </w:r>
      <w:r w:rsidR="007B1986" w:rsidRPr="006E4CFD">
        <w:rPr>
          <w:rStyle w:val="y2iqfc"/>
          <w:rFonts w:ascii="Times New Roman" w:hAnsi="Times New Roman" w:cs="Times New Roman"/>
          <w:color w:val="000000" w:themeColor="text1"/>
        </w:rPr>
        <w:t>s</w:t>
      </w:r>
      <w:r w:rsidRPr="006E4CFD">
        <w:rPr>
          <w:rStyle w:val="y2iqfc"/>
          <w:rFonts w:ascii="Times New Roman" w:hAnsi="Times New Roman" w:cs="Times New Roman"/>
          <w:color w:val="000000" w:themeColor="text1"/>
        </w:rPr>
        <w:t xml:space="preserve"> extrac</w:t>
      </w:r>
      <w:r w:rsidR="00565307" w:rsidRPr="006E4CFD">
        <w:rPr>
          <w:rStyle w:val="y2iqfc"/>
          <w:rFonts w:ascii="Times New Roman" w:hAnsi="Times New Roman" w:cs="Times New Roman"/>
          <w:color w:val="000000" w:themeColor="text1"/>
        </w:rPr>
        <w:t>ted</w:t>
      </w:r>
      <w:r w:rsidRPr="006E4CFD">
        <w:rPr>
          <w:rStyle w:val="y2iqfc"/>
          <w:rFonts w:ascii="Times New Roman" w:hAnsi="Times New Roman" w:cs="Times New Roman"/>
          <w:color w:val="000000" w:themeColor="text1"/>
        </w:rPr>
        <w:t xml:space="preserve"> from </w:t>
      </w:r>
      <w:r w:rsidRPr="006E4CFD">
        <w:rPr>
          <w:rStyle w:val="y2iqfc"/>
          <w:rFonts w:ascii="Times New Roman" w:hAnsi="Times New Roman" w:cs="Times New Roman"/>
          <w:i/>
          <w:iCs/>
          <w:color w:val="000000" w:themeColor="text1"/>
        </w:rPr>
        <w:t>Cdkal1</w:t>
      </w:r>
      <w:r w:rsidRPr="006E4CFD">
        <w:rPr>
          <w:rStyle w:val="y2iqfc"/>
          <w:rFonts w:ascii="Times New Roman" w:hAnsi="Times New Roman" w:cs="Times New Roman"/>
          <w:color w:val="000000" w:themeColor="text1"/>
        </w:rPr>
        <w:t xml:space="preserve"> KO </w:t>
      </w:r>
      <w:r w:rsidR="007F357B" w:rsidRPr="006E4CFD">
        <w:rPr>
          <w:rStyle w:val="y2iqfc"/>
          <w:rFonts w:ascii="Times New Roman" w:hAnsi="Times New Roman" w:cs="Times New Roman"/>
          <w:color w:val="000000" w:themeColor="text1"/>
        </w:rPr>
        <w:t>E11</w:t>
      </w:r>
      <w:ins w:id="2" w:author="Microsoft Office User" w:date="2026-02-05T17:59:00Z">
        <w:r w:rsidR="00153FC0">
          <w:rPr>
            <w:rStyle w:val="y2iqfc"/>
            <w:rFonts w:ascii="Times New Roman" w:hAnsi="Times New Roman" w:cs="Times New Roman"/>
            <w:color w:val="000000" w:themeColor="text1"/>
          </w:rPr>
          <w:t xml:space="preserve"> </w:t>
        </w:r>
      </w:ins>
      <w:r w:rsidR="003E39A9" w:rsidRPr="006E4CFD">
        <w:rPr>
          <w:rStyle w:val="y2iqfc"/>
          <w:rFonts w:ascii="Times New Roman" w:hAnsi="Times New Roman" w:cs="Times New Roman"/>
          <w:color w:val="000000" w:themeColor="text1"/>
        </w:rPr>
        <w:t>(Fig.</w:t>
      </w:r>
      <w:r w:rsidR="00EA5C94" w:rsidRPr="006E4CFD">
        <w:rPr>
          <w:rStyle w:val="y2iqfc"/>
          <w:rFonts w:ascii="Times New Roman" w:hAnsi="Times New Roman" w:cs="Times New Roman"/>
          <w:color w:val="000000" w:themeColor="text1"/>
        </w:rPr>
        <w:t xml:space="preserve"> </w:t>
      </w:r>
      <w:r w:rsidR="003E39A9" w:rsidRPr="006E4CFD">
        <w:rPr>
          <w:rStyle w:val="y2iqfc"/>
          <w:rFonts w:ascii="Times New Roman" w:hAnsi="Times New Roman" w:cs="Times New Roman"/>
          <w:color w:val="000000" w:themeColor="text1"/>
        </w:rPr>
        <w:t>4H,</w:t>
      </w:r>
      <w:r w:rsidR="00034B9A" w:rsidRPr="006E4CFD">
        <w:rPr>
          <w:rStyle w:val="y2iqfc"/>
          <w:rFonts w:ascii="Times New Roman" w:hAnsi="Times New Roman" w:cs="Times New Roman"/>
          <w:color w:val="000000" w:themeColor="text1"/>
        </w:rPr>
        <w:t xml:space="preserve"> </w:t>
      </w:r>
      <w:r w:rsidR="003E39A9" w:rsidRPr="006E4CFD">
        <w:rPr>
          <w:rStyle w:val="y2iqfc"/>
          <w:rFonts w:ascii="Times New Roman" w:hAnsi="Times New Roman" w:cs="Times New Roman"/>
          <w:color w:val="000000" w:themeColor="text1"/>
        </w:rPr>
        <w:t>I)</w:t>
      </w:r>
      <w:r w:rsidR="00EA5407" w:rsidRPr="006E4CFD">
        <w:rPr>
          <w:rStyle w:val="y2iqfc"/>
          <w:rFonts w:ascii="Times New Roman" w:hAnsi="Times New Roman" w:cs="Times New Roman"/>
          <w:color w:val="000000" w:themeColor="text1"/>
        </w:rPr>
        <w:t xml:space="preserve"> and</w:t>
      </w:r>
      <w:r w:rsidR="007F357B" w:rsidRPr="006E4CFD">
        <w:rPr>
          <w:rStyle w:val="y2iqfc"/>
          <w:rFonts w:ascii="Times New Roman" w:hAnsi="Times New Roman" w:cs="Times New Roman"/>
          <w:color w:val="000000" w:themeColor="text1"/>
        </w:rPr>
        <w:t xml:space="preserve"> SVI</w:t>
      </w:r>
      <w:r w:rsidR="00EA5407" w:rsidRPr="006E4CFD">
        <w:rPr>
          <w:rStyle w:val="y2iqfc"/>
          <w:rFonts w:ascii="Times New Roman" w:hAnsi="Times New Roman" w:cs="Times New Roman"/>
          <w:color w:val="000000" w:themeColor="text1"/>
        </w:rPr>
        <w:t xml:space="preserve"> cells</w:t>
      </w:r>
      <w:r w:rsidR="00EA5C94" w:rsidRPr="006E4CFD">
        <w:rPr>
          <w:rStyle w:val="y2iqfc"/>
          <w:rFonts w:ascii="Times New Roman" w:hAnsi="Times New Roman" w:cs="Times New Roman"/>
          <w:color w:val="000000" w:themeColor="text1"/>
        </w:rPr>
        <w:t xml:space="preserve"> </w:t>
      </w:r>
      <w:r w:rsidR="003E39A9" w:rsidRPr="006E4CFD">
        <w:rPr>
          <w:rStyle w:val="y2iqfc"/>
          <w:rFonts w:ascii="Times New Roman" w:hAnsi="Times New Roman" w:cs="Times New Roman"/>
          <w:color w:val="000000" w:themeColor="text1"/>
        </w:rPr>
        <w:t>(Fig</w:t>
      </w:r>
      <w:r w:rsidR="00117DAA" w:rsidRPr="006E4CFD">
        <w:rPr>
          <w:rStyle w:val="y2iqfc"/>
          <w:rFonts w:ascii="Times New Roman" w:hAnsi="Times New Roman" w:cs="Times New Roman"/>
          <w:color w:val="000000" w:themeColor="text1"/>
        </w:rPr>
        <w:t xml:space="preserve">. </w:t>
      </w:r>
      <w:r w:rsidR="003E39A9" w:rsidRPr="006E4CFD">
        <w:rPr>
          <w:rStyle w:val="y2iqfc"/>
          <w:rFonts w:ascii="Times New Roman" w:hAnsi="Times New Roman" w:cs="Times New Roman"/>
          <w:color w:val="000000" w:themeColor="text1"/>
        </w:rPr>
        <w:t>4K,</w:t>
      </w:r>
      <w:r w:rsidR="00117DAA" w:rsidRPr="006E4CFD">
        <w:rPr>
          <w:rStyle w:val="y2iqfc"/>
          <w:rFonts w:ascii="Times New Roman" w:hAnsi="Times New Roman" w:cs="Times New Roman"/>
          <w:color w:val="000000" w:themeColor="text1"/>
        </w:rPr>
        <w:t xml:space="preserve"> </w:t>
      </w:r>
      <w:r w:rsidR="003E39A9" w:rsidRPr="006E4CFD">
        <w:rPr>
          <w:rStyle w:val="y2iqfc"/>
          <w:rFonts w:ascii="Times New Roman" w:hAnsi="Times New Roman" w:cs="Times New Roman"/>
          <w:color w:val="000000" w:themeColor="text1"/>
        </w:rPr>
        <w:t>L)</w:t>
      </w:r>
      <w:r w:rsidR="007F357B" w:rsidRPr="006E4CFD">
        <w:rPr>
          <w:rStyle w:val="y2iqfc"/>
          <w:rFonts w:ascii="Times New Roman" w:hAnsi="Times New Roman" w:cs="Times New Roman"/>
          <w:color w:val="000000" w:themeColor="text1"/>
        </w:rPr>
        <w:t>,</w:t>
      </w:r>
      <w:r w:rsidR="00EA5407" w:rsidRPr="006E4CFD">
        <w:rPr>
          <w:rStyle w:val="y2iqfc"/>
          <w:rFonts w:ascii="Times New Roman" w:hAnsi="Times New Roman" w:cs="Times New Roman"/>
          <w:color w:val="000000" w:themeColor="text1"/>
        </w:rPr>
        <w:t xml:space="preserve"> and found that</w:t>
      </w:r>
      <w:r w:rsidRPr="006E4CFD">
        <w:rPr>
          <w:rStyle w:val="y2iqfc"/>
          <w:rFonts w:ascii="Times New Roman" w:hAnsi="Times New Roman" w:cs="Times New Roman"/>
          <w:color w:val="000000" w:themeColor="text1"/>
        </w:rPr>
        <w:t xml:space="preserve"> </w:t>
      </w:r>
      <w:r w:rsidR="001C712C" w:rsidRPr="006E4CFD">
        <w:rPr>
          <w:rFonts w:ascii="Times New Roman" w:hAnsi="Times New Roman" w:cs="Times New Roman"/>
          <w:color w:val="000000" w:themeColor="text1"/>
        </w:rPr>
        <w:t xml:space="preserve">CD2AP </w:t>
      </w:r>
      <w:r w:rsidR="007F357B" w:rsidRPr="006E4CFD">
        <w:rPr>
          <w:rStyle w:val="y2iqfc"/>
          <w:rFonts w:ascii="Times New Roman" w:hAnsi="Times New Roman" w:cs="Times New Roman"/>
          <w:color w:val="000000" w:themeColor="text1"/>
        </w:rPr>
        <w:t>protein</w:t>
      </w:r>
      <w:r w:rsidRPr="006E4CFD">
        <w:rPr>
          <w:rStyle w:val="y2iqfc"/>
          <w:rFonts w:ascii="Times New Roman" w:hAnsi="Times New Roman" w:cs="Times New Roman"/>
          <w:color w:val="000000" w:themeColor="text1"/>
        </w:rPr>
        <w:t xml:space="preserve"> </w:t>
      </w:r>
      <w:r w:rsidR="000E0566" w:rsidRPr="006E4CFD">
        <w:rPr>
          <w:rStyle w:val="y2iqfc"/>
          <w:rFonts w:ascii="Times New Roman" w:hAnsi="Times New Roman" w:cs="Times New Roman"/>
          <w:color w:val="000000" w:themeColor="text1"/>
        </w:rPr>
        <w:t>was reduced</w:t>
      </w:r>
      <w:r w:rsidR="00441EAA" w:rsidRPr="006E4CFD">
        <w:rPr>
          <w:rStyle w:val="y2iqfc"/>
          <w:rFonts w:ascii="Times New Roman" w:hAnsi="Times New Roman" w:cs="Times New Roman"/>
          <w:color w:val="000000" w:themeColor="text1"/>
        </w:rPr>
        <w:t xml:space="preserve"> </w:t>
      </w:r>
      <w:r w:rsidRPr="006E4CFD">
        <w:rPr>
          <w:rStyle w:val="y2iqfc"/>
          <w:rFonts w:ascii="Times New Roman" w:hAnsi="Times New Roman" w:cs="Times New Roman"/>
          <w:color w:val="000000" w:themeColor="text1"/>
        </w:rPr>
        <w:t xml:space="preserve">in </w:t>
      </w:r>
      <w:r w:rsidR="00EA5407" w:rsidRPr="006E4CFD">
        <w:rPr>
          <w:rStyle w:val="y2iqfc"/>
          <w:rFonts w:ascii="Times New Roman" w:hAnsi="Times New Roman" w:cs="Times New Roman"/>
          <w:color w:val="000000" w:themeColor="text1"/>
        </w:rPr>
        <w:t>bot</w:t>
      </w:r>
      <w:r w:rsidR="007F357B" w:rsidRPr="006E4CFD">
        <w:rPr>
          <w:rStyle w:val="y2iqfc"/>
          <w:rFonts w:ascii="Times New Roman" w:hAnsi="Times New Roman" w:cs="Times New Roman"/>
          <w:color w:val="000000" w:themeColor="text1"/>
        </w:rPr>
        <w:t xml:space="preserve">h </w:t>
      </w:r>
      <w:r w:rsidRPr="006E4CFD">
        <w:rPr>
          <w:rStyle w:val="y2iqfc"/>
          <w:rFonts w:ascii="Times New Roman" w:hAnsi="Times New Roman" w:cs="Times New Roman"/>
          <w:color w:val="000000" w:themeColor="text1"/>
        </w:rPr>
        <w:t>KO cell</w:t>
      </w:r>
      <w:r w:rsidR="001C712C" w:rsidRPr="006E4CFD">
        <w:rPr>
          <w:rStyle w:val="y2iqfc"/>
          <w:rFonts w:ascii="Times New Roman" w:hAnsi="Times New Roman" w:cs="Times New Roman"/>
          <w:color w:val="000000" w:themeColor="text1"/>
        </w:rPr>
        <w:t xml:space="preserve"> line</w:t>
      </w:r>
      <w:r w:rsidR="00EA5407" w:rsidRPr="006E4CFD">
        <w:rPr>
          <w:rStyle w:val="y2iqfc"/>
          <w:rFonts w:ascii="Times New Roman" w:hAnsi="Times New Roman" w:cs="Times New Roman"/>
          <w:color w:val="000000" w:themeColor="text1"/>
        </w:rPr>
        <w:t>s</w:t>
      </w:r>
      <w:r w:rsidRPr="006E4CFD">
        <w:rPr>
          <w:rStyle w:val="y2iqfc"/>
          <w:rFonts w:ascii="Times New Roman" w:hAnsi="Times New Roman" w:cs="Times New Roman"/>
          <w:color w:val="000000" w:themeColor="text1"/>
        </w:rPr>
        <w:t xml:space="preserve">. </w:t>
      </w:r>
      <w:r w:rsidR="00DE3DD1" w:rsidRPr="006E4CFD">
        <w:rPr>
          <w:rStyle w:val="y2iqfc"/>
          <w:rFonts w:ascii="Times New Roman" w:hAnsi="Times New Roman" w:cs="Times New Roman"/>
          <w:color w:val="000000" w:themeColor="text1"/>
        </w:rPr>
        <w:t>By contrast</w:t>
      </w:r>
      <w:r w:rsidR="006235F7" w:rsidRPr="006E4CFD">
        <w:rPr>
          <w:rStyle w:val="y2iqfc"/>
          <w:rFonts w:ascii="Times New Roman" w:hAnsi="Times New Roman" w:cs="Times New Roman"/>
          <w:color w:val="000000" w:themeColor="text1"/>
        </w:rPr>
        <w:t>, reverse transcription</w:t>
      </w:r>
      <w:r w:rsidR="00EA5407" w:rsidRPr="006E4CFD">
        <w:rPr>
          <w:rStyle w:val="y2iqfc"/>
          <w:rFonts w:ascii="Times New Roman" w:hAnsi="Times New Roman" w:cs="Times New Roman"/>
          <w:color w:val="000000" w:themeColor="text1"/>
        </w:rPr>
        <w:t>–quantitative</w:t>
      </w:r>
      <w:r w:rsidR="006235F7" w:rsidRPr="006E4CFD">
        <w:rPr>
          <w:rStyle w:val="y2iqfc"/>
          <w:rFonts w:ascii="Times New Roman" w:hAnsi="Times New Roman" w:cs="Times New Roman"/>
          <w:color w:val="000000" w:themeColor="text1"/>
        </w:rPr>
        <w:t xml:space="preserve"> PCR (RT</w:t>
      </w:r>
      <w:r w:rsidR="00787206" w:rsidRPr="006E4CFD">
        <w:rPr>
          <w:rStyle w:val="y2iqfc"/>
          <w:rFonts w:ascii="Times New Roman" w:hAnsi="Times New Roman" w:cs="Times New Roman"/>
          <w:color w:val="000000" w:themeColor="text1"/>
        </w:rPr>
        <w:t>-qPCR</w:t>
      </w:r>
      <w:r w:rsidR="006235F7" w:rsidRPr="006E4CFD">
        <w:rPr>
          <w:rStyle w:val="y2iqfc"/>
          <w:rFonts w:ascii="Times New Roman" w:hAnsi="Times New Roman" w:cs="Times New Roman"/>
          <w:color w:val="000000" w:themeColor="text1"/>
        </w:rPr>
        <w:t xml:space="preserve">) </w:t>
      </w:r>
      <w:r w:rsidRPr="006E4CFD">
        <w:rPr>
          <w:rStyle w:val="y2iqfc"/>
          <w:rFonts w:ascii="Times New Roman" w:hAnsi="Times New Roman" w:cs="Times New Roman"/>
          <w:color w:val="000000" w:themeColor="text1"/>
        </w:rPr>
        <w:t xml:space="preserve">showed that </w:t>
      </w:r>
      <w:r w:rsidR="00EA5407" w:rsidRPr="006E4CFD">
        <w:rPr>
          <w:rStyle w:val="y2iqfc"/>
          <w:rFonts w:ascii="Times New Roman" w:hAnsi="Times New Roman" w:cs="Times New Roman"/>
          <w:color w:val="000000" w:themeColor="text1"/>
        </w:rPr>
        <w:t xml:space="preserve">the </w:t>
      </w:r>
      <w:r w:rsidR="00443503" w:rsidRPr="006E4CFD">
        <w:rPr>
          <w:rStyle w:val="y2iqfc"/>
          <w:rFonts w:ascii="Times New Roman" w:hAnsi="Times New Roman" w:cs="Times New Roman"/>
          <w:color w:val="000000" w:themeColor="text1"/>
        </w:rPr>
        <w:t xml:space="preserve">mRNA </w:t>
      </w:r>
      <w:r w:rsidR="00EA5407" w:rsidRPr="006E4CFD">
        <w:rPr>
          <w:rStyle w:val="y2iqfc"/>
          <w:rFonts w:ascii="Times New Roman" w:hAnsi="Times New Roman" w:cs="Times New Roman"/>
          <w:color w:val="000000" w:themeColor="text1"/>
        </w:rPr>
        <w:t>expression</w:t>
      </w:r>
      <w:r w:rsidRPr="006E4CFD">
        <w:rPr>
          <w:rStyle w:val="y2iqfc"/>
          <w:rFonts w:ascii="Times New Roman" w:hAnsi="Times New Roman" w:cs="Times New Roman"/>
          <w:color w:val="000000" w:themeColor="text1"/>
        </w:rPr>
        <w:t xml:space="preserve"> of </w:t>
      </w:r>
      <w:r w:rsidRPr="006E4CFD">
        <w:rPr>
          <w:rStyle w:val="y2iqfc"/>
          <w:rFonts w:ascii="Times New Roman" w:hAnsi="Times New Roman" w:cs="Times New Roman"/>
          <w:i/>
          <w:iCs/>
          <w:color w:val="000000" w:themeColor="text1"/>
        </w:rPr>
        <w:t>Cd2ap</w:t>
      </w:r>
      <w:r w:rsidRPr="006E4CFD">
        <w:rPr>
          <w:rStyle w:val="y2iqfc"/>
          <w:rFonts w:ascii="Times New Roman" w:hAnsi="Times New Roman" w:cs="Times New Roman"/>
          <w:color w:val="000000" w:themeColor="text1"/>
        </w:rPr>
        <w:t xml:space="preserve"> was </w:t>
      </w:r>
      <w:r w:rsidR="00EA5407" w:rsidRPr="006E4CFD">
        <w:rPr>
          <w:rStyle w:val="y2iqfc"/>
          <w:rFonts w:ascii="Times New Roman" w:hAnsi="Times New Roman" w:cs="Times New Roman"/>
          <w:color w:val="000000" w:themeColor="text1"/>
        </w:rPr>
        <w:t>high</w:t>
      </w:r>
      <w:r w:rsidRPr="006E4CFD">
        <w:rPr>
          <w:rStyle w:val="y2iqfc"/>
          <w:rFonts w:ascii="Times New Roman" w:hAnsi="Times New Roman" w:cs="Times New Roman"/>
          <w:color w:val="000000" w:themeColor="text1"/>
        </w:rPr>
        <w:t xml:space="preserve"> in</w:t>
      </w:r>
      <w:r w:rsidR="00EA5407" w:rsidRPr="006E4CFD">
        <w:rPr>
          <w:rStyle w:val="y2iqfc"/>
          <w:rFonts w:ascii="Times New Roman" w:hAnsi="Times New Roman" w:cs="Times New Roman"/>
          <w:color w:val="000000" w:themeColor="text1"/>
        </w:rPr>
        <w:t xml:space="preserve"> the</w:t>
      </w:r>
      <w:r w:rsidRPr="006E4CFD">
        <w:rPr>
          <w:rStyle w:val="y2iqfc"/>
          <w:rFonts w:ascii="Times New Roman" w:hAnsi="Times New Roman" w:cs="Times New Roman"/>
          <w:color w:val="000000" w:themeColor="text1"/>
        </w:rPr>
        <w:t xml:space="preserve"> </w:t>
      </w:r>
      <w:r w:rsidR="00DE3DD1" w:rsidRPr="006E4CFD">
        <w:rPr>
          <w:rStyle w:val="y2iqfc"/>
          <w:rFonts w:ascii="Times New Roman" w:hAnsi="Times New Roman" w:cs="Times New Roman"/>
          <w:i/>
          <w:iCs/>
          <w:color w:val="000000" w:themeColor="text1"/>
        </w:rPr>
        <w:t>Cdkal1</w:t>
      </w:r>
      <w:r w:rsidR="00DE3DD1" w:rsidRPr="006E4CFD">
        <w:rPr>
          <w:rStyle w:val="y2iqfc"/>
          <w:rFonts w:ascii="Times New Roman" w:hAnsi="Times New Roman" w:cs="Times New Roman"/>
          <w:color w:val="000000" w:themeColor="text1"/>
        </w:rPr>
        <w:t xml:space="preserve"> KO E11 and SVI </w:t>
      </w:r>
      <w:r w:rsidRPr="006E4CFD">
        <w:rPr>
          <w:rStyle w:val="y2iqfc"/>
          <w:rFonts w:ascii="Times New Roman" w:hAnsi="Times New Roman" w:cs="Times New Roman"/>
          <w:color w:val="000000" w:themeColor="text1"/>
        </w:rPr>
        <w:t>cells (Fig</w:t>
      </w:r>
      <w:r w:rsidR="00BA040A" w:rsidRPr="006E4CFD">
        <w:rPr>
          <w:rStyle w:val="y2iqfc"/>
          <w:rFonts w:ascii="Times New Roman" w:hAnsi="Times New Roman" w:cs="Times New Roman"/>
          <w:color w:val="000000" w:themeColor="text1"/>
        </w:rPr>
        <w:t>.</w:t>
      </w:r>
      <w:r w:rsidRPr="006E4CFD">
        <w:rPr>
          <w:rStyle w:val="y2iqfc"/>
          <w:rFonts w:ascii="Times New Roman" w:hAnsi="Times New Roman" w:cs="Times New Roman"/>
          <w:color w:val="000000" w:themeColor="text1"/>
        </w:rPr>
        <w:t xml:space="preserve"> </w:t>
      </w:r>
      <w:r w:rsidR="00ED6EC8" w:rsidRPr="006E4CFD">
        <w:rPr>
          <w:rStyle w:val="y2iqfc"/>
          <w:rFonts w:ascii="Times New Roman" w:hAnsi="Times New Roman" w:cs="Times New Roman"/>
          <w:color w:val="000000" w:themeColor="text1"/>
        </w:rPr>
        <w:t>4</w:t>
      </w:r>
      <w:r w:rsidR="00BA040A" w:rsidRPr="006E4CFD">
        <w:rPr>
          <w:rStyle w:val="y2iqfc"/>
          <w:rFonts w:ascii="Times New Roman" w:hAnsi="Times New Roman" w:cs="Times New Roman"/>
          <w:color w:val="000000" w:themeColor="text1"/>
        </w:rPr>
        <w:t>J</w:t>
      </w:r>
      <w:r w:rsidR="00ED5C36" w:rsidRPr="006E4CFD">
        <w:rPr>
          <w:rStyle w:val="y2iqfc"/>
          <w:rFonts w:ascii="Times New Roman" w:hAnsi="Times New Roman" w:cs="Times New Roman"/>
          <w:color w:val="000000" w:themeColor="text1"/>
        </w:rPr>
        <w:t xml:space="preserve"> </w:t>
      </w:r>
      <w:r w:rsidR="00ED5C36" w:rsidRPr="007943DC">
        <w:rPr>
          <w:rStyle w:val="y2iqfc"/>
          <w:rFonts w:ascii="Times New Roman" w:hAnsi="Times New Roman" w:cs="Times New Roman"/>
          <w:color w:val="000000" w:themeColor="text1"/>
        </w:rPr>
        <w:t xml:space="preserve">and </w:t>
      </w:r>
      <w:r w:rsidR="00451ACA" w:rsidRPr="007943DC">
        <w:rPr>
          <w:rStyle w:val="y2iqfc"/>
          <w:rFonts w:ascii="Times New Roman" w:hAnsi="Times New Roman" w:cs="Times New Roman"/>
          <w:color w:val="000000" w:themeColor="text1"/>
        </w:rPr>
        <w:t xml:space="preserve">Appendix </w:t>
      </w:r>
      <w:r w:rsidR="00C24C82" w:rsidRPr="007943DC">
        <w:rPr>
          <w:rStyle w:val="y2iqfc"/>
          <w:rFonts w:ascii="Times New Roman" w:hAnsi="Times New Roman" w:cs="Times New Roman"/>
          <w:color w:val="000000" w:themeColor="text1"/>
        </w:rPr>
        <w:t xml:space="preserve">Fig. </w:t>
      </w:r>
      <w:r w:rsidR="00451ACA" w:rsidRPr="007943DC">
        <w:rPr>
          <w:rStyle w:val="y2iqfc"/>
          <w:rFonts w:ascii="Times New Roman" w:hAnsi="Times New Roman" w:cs="Times New Roman"/>
          <w:color w:val="000000" w:themeColor="text1"/>
        </w:rPr>
        <w:t>S</w:t>
      </w:r>
      <w:r w:rsidR="00FB40A7" w:rsidRPr="007943DC">
        <w:rPr>
          <w:rStyle w:val="y2iqfc"/>
          <w:rFonts w:ascii="Times New Roman" w:hAnsi="Times New Roman" w:cs="Times New Roman"/>
          <w:color w:val="000000" w:themeColor="text1"/>
        </w:rPr>
        <w:t>6</w:t>
      </w:r>
      <w:r w:rsidR="00451ACA" w:rsidRPr="007943DC">
        <w:rPr>
          <w:rStyle w:val="y2iqfc"/>
          <w:rFonts w:ascii="Times New Roman" w:hAnsi="Times New Roman" w:cs="Times New Roman"/>
          <w:color w:val="000000" w:themeColor="text1"/>
        </w:rPr>
        <w:t>B</w:t>
      </w:r>
      <w:r w:rsidRPr="007943DC">
        <w:rPr>
          <w:rStyle w:val="y2iqfc"/>
          <w:rFonts w:ascii="Times New Roman" w:hAnsi="Times New Roman" w:cs="Times New Roman"/>
          <w:color w:val="000000" w:themeColor="text1"/>
        </w:rPr>
        <w:t>).</w:t>
      </w:r>
      <w:r w:rsidR="00C54D4C" w:rsidRPr="006E4CFD">
        <w:rPr>
          <w:rStyle w:val="y2iqfc"/>
          <w:rFonts w:ascii="Times New Roman" w:hAnsi="Times New Roman" w:cs="Times New Roman"/>
          <w:color w:val="000000" w:themeColor="text1"/>
        </w:rPr>
        <w:t xml:space="preserve"> </w:t>
      </w:r>
      <w:r w:rsidRPr="006E4CFD">
        <w:rPr>
          <w:rFonts w:ascii="Times New Roman" w:hAnsi="Times New Roman" w:cs="Times New Roman"/>
          <w:color w:val="000000" w:themeColor="text1"/>
        </w:rPr>
        <w:t xml:space="preserve">Similarly, </w:t>
      </w:r>
      <w:r w:rsidR="00615F1E" w:rsidRPr="006E4CFD">
        <w:rPr>
          <w:rFonts w:ascii="Times New Roman" w:hAnsi="Times New Roman" w:cs="Times New Roman"/>
          <w:color w:val="000000" w:themeColor="text1"/>
        </w:rPr>
        <w:t xml:space="preserve">western blotting of </w:t>
      </w:r>
      <w:r w:rsidR="00F37960" w:rsidRPr="006E4CFD">
        <w:rPr>
          <w:rFonts w:ascii="Times New Roman" w:hAnsi="Times New Roman" w:cs="Times New Roman"/>
          <w:color w:val="000000" w:themeColor="text1"/>
        </w:rPr>
        <w:lastRenderedPageBreak/>
        <w:t xml:space="preserve">mouse </w:t>
      </w:r>
      <w:r w:rsidR="00615F1E" w:rsidRPr="006E4CFD">
        <w:rPr>
          <w:rFonts w:ascii="Times New Roman" w:hAnsi="Times New Roman" w:cs="Times New Roman"/>
          <w:color w:val="000000" w:themeColor="text1"/>
        </w:rPr>
        <w:t xml:space="preserve">glomeruli harvested by </w:t>
      </w:r>
      <w:r w:rsidR="00EA5407" w:rsidRPr="006E4CFD">
        <w:rPr>
          <w:rFonts w:ascii="Times New Roman" w:hAnsi="Times New Roman" w:cs="Times New Roman"/>
          <w:color w:val="000000" w:themeColor="text1"/>
        </w:rPr>
        <w:t xml:space="preserve">the </w:t>
      </w:r>
      <w:r w:rsidR="00615F1E" w:rsidRPr="006E4CFD">
        <w:rPr>
          <w:rFonts w:ascii="Times New Roman" w:hAnsi="Times New Roman" w:cs="Times New Roman"/>
          <w:color w:val="000000" w:themeColor="text1"/>
        </w:rPr>
        <w:t>sieving</w:t>
      </w:r>
      <w:r w:rsidRPr="006E4CFD">
        <w:rPr>
          <w:rFonts w:ascii="Times New Roman" w:hAnsi="Times New Roman" w:cs="Times New Roman"/>
          <w:color w:val="000000"/>
        </w:rPr>
        <w:t xml:space="preserve"> </w:t>
      </w:r>
      <w:r w:rsidR="00615F1E" w:rsidRPr="006E4CFD">
        <w:rPr>
          <w:rFonts w:ascii="Times New Roman" w:hAnsi="Times New Roman" w:cs="Times New Roman"/>
          <w:color w:val="000000" w:themeColor="text1"/>
        </w:rPr>
        <w:t xml:space="preserve">of </w:t>
      </w:r>
      <w:r w:rsidRPr="006E4CFD">
        <w:rPr>
          <w:rFonts w:ascii="Times New Roman" w:hAnsi="Times New Roman" w:cs="Times New Roman"/>
          <w:color w:val="000000" w:themeColor="text1"/>
        </w:rPr>
        <w:t xml:space="preserve">kidneys </w:t>
      </w:r>
      <w:r w:rsidR="00615F1E" w:rsidRPr="006E4CFD">
        <w:rPr>
          <w:rFonts w:ascii="Times New Roman" w:hAnsi="Times New Roman" w:cs="Times New Roman"/>
          <w:color w:val="000000" w:themeColor="text1"/>
        </w:rPr>
        <w:fldChar w:fldCharType="begin">
          <w:fldData xml:space="preserve">PEVuZE5vdGU+PENpdGU+PEF1dGhvcj5XYW5nPC9BdXRob3I+PFllYXI+MjAxOTwvWWVhcj48UmVj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PEVuZE5vdGU+PENpdGU+PEF1dGhvcj5XYW5nPC9BdXRob3I+PFllYXI+MjAxOTwvWWVhcj48UmVj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615F1E" w:rsidRPr="006E4CFD">
        <w:rPr>
          <w:rFonts w:ascii="Times New Roman" w:hAnsi="Times New Roman" w:cs="Times New Roman"/>
          <w:color w:val="000000" w:themeColor="text1"/>
        </w:rPr>
      </w:r>
      <w:r w:rsidR="00615F1E"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(Wang</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2019)</w:t>
      </w:r>
      <w:r w:rsidR="00615F1E" w:rsidRPr="006E4CFD">
        <w:rPr>
          <w:rFonts w:ascii="Times New Roman" w:hAnsi="Times New Roman" w:cs="Times New Roman"/>
          <w:color w:val="000000" w:themeColor="text1"/>
        </w:rPr>
        <w:fldChar w:fldCharType="end"/>
      </w:r>
      <w:r w:rsidR="00615F1E" w:rsidRPr="006E4CFD">
        <w:rPr>
          <w:rFonts w:ascii="Times New Roman" w:hAnsi="Times New Roman" w:cs="Times New Roman"/>
          <w:color w:val="000000" w:themeColor="text1"/>
        </w:rPr>
        <w:t xml:space="preserve"> showed that</w:t>
      </w:r>
      <w:r w:rsidRPr="006E4CFD">
        <w:rPr>
          <w:rFonts w:ascii="Times New Roman" w:hAnsi="Times New Roman" w:cs="Times New Roman"/>
          <w:color w:val="000000" w:themeColor="text1"/>
        </w:rPr>
        <w:t xml:space="preserve"> </w:t>
      </w:r>
      <w:r w:rsidR="00443503" w:rsidRPr="006E4CFD">
        <w:rPr>
          <w:rFonts w:ascii="Times New Roman" w:hAnsi="Times New Roman" w:cs="Times New Roman"/>
          <w:color w:val="000000" w:themeColor="text1"/>
        </w:rPr>
        <w:t xml:space="preserve">CD2AP </w:t>
      </w:r>
      <w:r w:rsidRPr="006E4CFD">
        <w:rPr>
          <w:rFonts w:ascii="Times New Roman" w:hAnsi="Times New Roman" w:cs="Times New Roman"/>
          <w:color w:val="000000" w:themeColor="text1"/>
        </w:rPr>
        <w:t>protein</w:t>
      </w:r>
      <w:r w:rsidR="0036080D"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 xml:space="preserve">was </w:t>
      </w:r>
      <w:r w:rsidR="0036080D" w:rsidRPr="006E4CFD">
        <w:rPr>
          <w:rFonts w:ascii="Times New Roman" w:hAnsi="Times New Roman" w:cs="Times New Roman"/>
          <w:color w:val="000000" w:themeColor="text1"/>
        </w:rPr>
        <w:t xml:space="preserve">decreased </w:t>
      </w:r>
      <w:r w:rsidRPr="006E4CFD">
        <w:rPr>
          <w:rFonts w:ascii="Times New Roman" w:hAnsi="Times New Roman" w:cs="Times New Roman"/>
          <w:color w:val="000000" w:themeColor="text1"/>
        </w:rPr>
        <w:t>in</w:t>
      </w:r>
      <w:r w:rsidR="00EA5407" w:rsidRPr="006E4CFD">
        <w:rPr>
          <w:rFonts w:ascii="Times New Roman" w:hAnsi="Times New Roman" w:cs="Times New Roman"/>
          <w:color w:val="000000" w:themeColor="text1"/>
        </w:rPr>
        <w:t xml:space="preserve"> the</w:t>
      </w:r>
      <w:r w:rsidRPr="006E4CFD">
        <w:rPr>
          <w:rFonts w:ascii="Times New Roman" w:hAnsi="Times New Roman" w:cs="Times New Roman"/>
          <w:color w:val="000000" w:themeColor="text1"/>
        </w:rPr>
        <w:t xml:space="preserve"> glomeruli of systemic </w:t>
      </w:r>
      <w:r w:rsidRPr="006E4CFD">
        <w:rPr>
          <w:rFonts w:ascii="Times New Roman" w:hAnsi="Times New Roman" w:cs="Times New Roman"/>
          <w:i/>
          <w:iCs/>
          <w:color w:val="000000" w:themeColor="text1"/>
        </w:rPr>
        <w:t xml:space="preserve">Cdkal1 </w:t>
      </w:r>
      <w:r w:rsidRPr="006E4CFD">
        <w:rPr>
          <w:rFonts w:ascii="Times New Roman" w:hAnsi="Times New Roman" w:cs="Times New Roman"/>
          <w:color w:val="000000" w:themeColor="text1"/>
        </w:rPr>
        <w:t>KO mice (Fi</w:t>
      </w:r>
      <w:r w:rsidR="00212014" w:rsidRPr="006E4CFD">
        <w:rPr>
          <w:rFonts w:ascii="Times New Roman" w:hAnsi="Times New Roman" w:cs="Times New Roman"/>
          <w:color w:val="000000" w:themeColor="text1"/>
        </w:rPr>
        <w:t>g.</w:t>
      </w:r>
      <w:r w:rsidRPr="006E4CFD">
        <w:rPr>
          <w:rFonts w:ascii="Times New Roman" w:hAnsi="Times New Roman" w:cs="Times New Roman"/>
          <w:color w:val="000000" w:themeColor="text1"/>
        </w:rPr>
        <w:t xml:space="preserve"> </w:t>
      </w:r>
      <w:r w:rsidR="00ED6EC8" w:rsidRPr="006E4CFD">
        <w:rPr>
          <w:rFonts w:ascii="Times New Roman" w:hAnsi="Times New Roman" w:cs="Times New Roman"/>
          <w:color w:val="000000" w:themeColor="text1"/>
        </w:rPr>
        <w:t>4</w:t>
      </w:r>
      <w:r w:rsidR="003E39A9" w:rsidRPr="006E4CFD">
        <w:rPr>
          <w:rFonts w:ascii="Times New Roman" w:hAnsi="Times New Roman" w:cs="Times New Roman"/>
          <w:color w:val="000000" w:themeColor="text1"/>
        </w:rPr>
        <w:t>M,</w:t>
      </w:r>
      <w:r w:rsidR="008F65FB" w:rsidRPr="006E4CFD">
        <w:rPr>
          <w:rFonts w:ascii="Times New Roman" w:hAnsi="Times New Roman" w:cs="Times New Roman"/>
          <w:color w:val="000000" w:themeColor="text1"/>
        </w:rPr>
        <w:t xml:space="preserve"> </w:t>
      </w:r>
      <w:r w:rsidR="003E39A9" w:rsidRPr="006E4CFD">
        <w:rPr>
          <w:rFonts w:ascii="Times New Roman" w:hAnsi="Times New Roman" w:cs="Times New Roman"/>
          <w:color w:val="000000" w:themeColor="text1"/>
        </w:rPr>
        <w:t>N</w:t>
      </w:r>
      <w:r w:rsidRPr="006E4CFD">
        <w:rPr>
          <w:rFonts w:ascii="Times New Roman" w:hAnsi="Times New Roman" w:cs="Times New Roman"/>
          <w:color w:val="000000" w:themeColor="text1"/>
        </w:rPr>
        <w:t xml:space="preserve">). </w:t>
      </w:r>
      <w:r w:rsidR="00EA5407" w:rsidRPr="006E4CFD">
        <w:rPr>
          <w:rFonts w:ascii="Times New Roman" w:hAnsi="Times New Roman" w:cs="Times New Roman"/>
          <w:color w:val="000000" w:themeColor="text1"/>
        </w:rPr>
        <w:t xml:space="preserve">In addition, the </w:t>
      </w:r>
      <w:r w:rsidRPr="006E4CFD">
        <w:rPr>
          <w:rFonts w:ascii="Times New Roman" w:hAnsi="Times New Roman" w:cs="Times New Roman"/>
          <w:i/>
          <w:iCs/>
          <w:color w:val="000000" w:themeColor="text1"/>
        </w:rPr>
        <w:t>Cd2ap</w:t>
      </w:r>
      <w:r w:rsidRPr="006E4CFD">
        <w:rPr>
          <w:rFonts w:ascii="Times New Roman" w:hAnsi="Times New Roman" w:cs="Times New Roman"/>
          <w:color w:val="000000" w:themeColor="text1"/>
        </w:rPr>
        <w:t xml:space="preserve"> mRNA</w:t>
      </w:r>
      <w:r w:rsidR="007257C9" w:rsidRPr="006E4CFD">
        <w:rPr>
          <w:rFonts w:ascii="Times New Roman" w:hAnsi="Times New Roman" w:cs="Times New Roman"/>
          <w:color w:val="000000" w:themeColor="text1"/>
        </w:rPr>
        <w:t xml:space="preserve"> levels</w:t>
      </w:r>
      <w:r w:rsidRPr="006E4CFD">
        <w:rPr>
          <w:rFonts w:ascii="Times New Roman" w:hAnsi="Times New Roman" w:cs="Times New Roman"/>
          <w:color w:val="000000" w:themeColor="text1"/>
        </w:rPr>
        <w:t xml:space="preserve"> in </w:t>
      </w:r>
      <w:r w:rsidRPr="006E4CFD">
        <w:rPr>
          <w:rFonts w:ascii="Times New Roman" w:hAnsi="Times New Roman" w:cs="Times New Roman"/>
          <w:color w:val="000000"/>
        </w:rPr>
        <w:t>glomeruli of</w:t>
      </w:r>
      <w:r w:rsidRPr="006E4CFD">
        <w:rPr>
          <w:rFonts w:ascii="Times New Roman" w:hAnsi="Times New Roman" w:cs="Times New Roman"/>
          <w:color w:val="000000" w:themeColor="text1"/>
        </w:rPr>
        <w:t xml:space="preserve"> </w:t>
      </w:r>
      <w:r w:rsidR="00EA5407" w:rsidRPr="006E4CFD">
        <w:rPr>
          <w:rFonts w:ascii="Times New Roman" w:hAnsi="Times New Roman" w:cs="Times New Roman"/>
          <w:color w:val="000000" w:themeColor="text1"/>
        </w:rPr>
        <w:t xml:space="preserve">the </w:t>
      </w:r>
      <w:r w:rsidRPr="006E4CFD">
        <w:rPr>
          <w:rFonts w:ascii="Times New Roman" w:hAnsi="Times New Roman" w:cs="Times New Roman"/>
          <w:color w:val="000000" w:themeColor="text1"/>
        </w:rPr>
        <w:t xml:space="preserve">systemic </w:t>
      </w:r>
      <w:r w:rsidRPr="006E4CFD">
        <w:rPr>
          <w:rFonts w:ascii="Times New Roman" w:hAnsi="Times New Roman" w:cs="Times New Roman"/>
          <w:i/>
          <w:iCs/>
          <w:color w:val="000000" w:themeColor="text1"/>
        </w:rPr>
        <w:t xml:space="preserve">Cdkal1 </w:t>
      </w:r>
      <w:r w:rsidRPr="006E4CFD">
        <w:rPr>
          <w:rFonts w:ascii="Times New Roman" w:hAnsi="Times New Roman" w:cs="Times New Roman"/>
          <w:color w:val="000000" w:themeColor="text1"/>
        </w:rPr>
        <w:t xml:space="preserve">KO mice </w:t>
      </w:r>
      <w:r w:rsidR="006924BD" w:rsidRPr="006E4CFD">
        <w:rPr>
          <w:rFonts w:ascii="Times New Roman" w:hAnsi="Times New Roman" w:cs="Times New Roman"/>
          <w:color w:val="000000" w:themeColor="text1"/>
        </w:rPr>
        <w:t>w</w:t>
      </w:r>
      <w:r w:rsidR="00EA5407" w:rsidRPr="006E4CFD">
        <w:rPr>
          <w:rFonts w:ascii="Times New Roman" w:hAnsi="Times New Roman" w:cs="Times New Roman"/>
          <w:color w:val="000000" w:themeColor="text1"/>
        </w:rPr>
        <w:t>as</w:t>
      </w:r>
      <w:r w:rsidR="006924BD"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 xml:space="preserve">also </w:t>
      </w:r>
      <w:r w:rsidR="007B7DD9" w:rsidRPr="006E4CFD">
        <w:rPr>
          <w:rFonts w:ascii="Times New Roman" w:hAnsi="Times New Roman" w:cs="Times New Roman"/>
          <w:color w:val="000000" w:themeColor="text1"/>
        </w:rPr>
        <w:t>increased</w:t>
      </w:r>
      <w:r w:rsidRPr="006E4CFD">
        <w:rPr>
          <w:rFonts w:ascii="Times New Roman" w:hAnsi="Times New Roman" w:cs="Times New Roman"/>
          <w:color w:val="000000" w:themeColor="text1"/>
        </w:rPr>
        <w:t xml:space="preserve"> (</w:t>
      </w:r>
      <w:r w:rsidR="009C5FA4" w:rsidRPr="00867EB6">
        <w:rPr>
          <w:rFonts w:ascii="Times New Roman" w:hAnsi="Times New Roman" w:cs="Times New Roman"/>
          <w:color w:val="000000" w:themeColor="text1"/>
        </w:rPr>
        <w:t xml:space="preserve">Appendix </w:t>
      </w:r>
      <w:r w:rsidR="0083480A" w:rsidRPr="00867EB6">
        <w:rPr>
          <w:rFonts w:ascii="Times New Roman" w:hAnsi="Times New Roman" w:cs="Times New Roman"/>
          <w:color w:val="000000" w:themeColor="text1"/>
        </w:rPr>
        <w:t xml:space="preserve">Fig. </w:t>
      </w:r>
      <w:r w:rsidR="009C5FA4" w:rsidRPr="00867EB6">
        <w:rPr>
          <w:rFonts w:ascii="Times New Roman" w:hAnsi="Times New Roman" w:cs="Times New Roman"/>
          <w:color w:val="000000" w:themeColor="text1"/>
        </w:rPr>
        <w:t>S</w:t>
      </w:r>
      <w:r w:rsidR="0047276E" w:rsidRPr="00867EB6">
        <w:rPr>
          <w:rFonts w:ascii="Times New Roman" w:hAnsi="Times New Roman" w:cs="Times New Roman"/>
          <w:color w:val="000000" w:themeColor="text1"/>
        </w:rPr>
        <w:t>6</w:t>
      </w:r>
      <w:r w:rsidR="009C5FA4" w:rsidRPr="00867EB6">
        <w:rPr>
          <w:rFonts w:ascii="Times New Roman" w:hAnsi="Times New Roman" w:cs="Times New Roman"/>
          <w:color w:val="000000" w:themeColor="text1"/>
        </w:rPr>
        <w:t>C</w:t>
      </w:r>
      <w:r w:rsidRPr="00867EB6">
        <w:rPr>
          <w:rFonts w:ascii="Times New Roman" w:hAnsi="Times New Roman" w:cs="Times New Roman"/>
          <w:color w:val="000000" w:themeColor="text1"/>
        </w:rPr>
        <w:t xml:space="preserve">). These results suggest that the reduction </w:t>
      </w:r>
      <w:r w:rsidR="00EA5407" w:rsidRPr="00867EB6">
        <w:rPr>
          <w:rFonts w:ascii="Times New Roman" w:hAnsi="Times New Roman" w:cs="Times New Roman"/>
          <w:color w:val="000000" w:themeColor="text1"/>
        </w:rPr>
        <w:t>in</w:t>
      </w:r>
      <w:r w:rsidRPr="00867EB6">
        <w:rPr>
          <w:rFonts w:ascii="Times New Roman" w:hAnsi="Times New Roman" w:cs="Times New Roman"/>
          <w:color w:val="000000" w:themeColor="text1"/>
        </w:rPr>
        <w:t xml:space="preserve"> lysine translation effic</w:t>
      </w:r>
      <w:r w:rsidRPr="006E4CFD">
        <w:rPr>
          <w:rFonts w:ascii="Times New Roman" w:hAnsi="Times New Roman" w:cs="Times New Roman"/>
          <w:color w:val="000000" w:themeColor="text1"/>
        </w:rPr>
        <w:t xml:space="preserve">iency </w:t>
      </w:r>
      <w:r w:rsidR="00EA5407" w:rsidRPr="006E4CFD">
        <w:rPr>
          <w:rFonts w:ascii="Times New Roman" w:hAnsi="Times New Roman" w:cs="Times New Roman"/>
          <w:color w:val="000000" w:themeColor="text1"/>
        </w:rPr>
        <w:t>induced by</w:t>
      </w:r>
      <w:r w:rsidR="00443503" w:rsidRPr="006E4CFD">
        <w:rPr>
          <w:rFonts w:ascii="Times New Roman" w:hAnsi="Times New Roman" w:cs="Times New Roman"/>
          <w:color w:val="000000" w:themeColor="text1"/>
        </w:rPr>
        <w:t xml:space="preserve"> CDKAL1 </w:t>
      </w:r>
      <w:r w:rsidRPr="006E4CFD">
        <w:rPr>
          <w:rFonts w:ascii="Times New Roman" w:hAnsi="Times New Roman" w:cs="Times New Roman"/>
          <w:color w:val="000000" w:themeColor="text1"/>
        </w:rPr>
        <w:t xml:space="preserve">deficiency </w:t>
      </w:r>
      <w:r w:rsidR="00CC59B7" w:rsidRPr="006E4CFD">
        <w:rPr>
          <w:rFonts w:ascii="Times New Roman" w:hAnsi="Times New Roman" w:cs="Times New Roman"/>
          <w:color w:val="000000" w:themeColor="text1"/>
        </w:rPr>
        <w:t>decrease</w:t>
      </w:r>
      <w:r w:rsidR="00443503" w:rsidRPr="006E4CFD">
        <w:rPr>
          <w:rFonts w:ascii="Times New Roman" w:hAnsi="Times New Roman" w:cs="Times New Roman"/>
          <w:color w:val="000000" w:themeColor="text1"/>
        </w:rPr>
        <w:t>s</w:t>
      </w:r>
      <w:r w:rsidRPr="006E4CFD">
        <w:rPr>
          <w:rFonts w:ascii="Times New Roman" w:hAnsi="Times New Roman" w:cs="Times New Roman"/>
          <w:color w:val="000000" w:themeColor="text1"/>
        </w:rPr>
        <w:t xml:space="preserve"> </w:t>
      </w:r>
      <w:r w:rsidR="00536097" w:rsidRPr="006E4CFD">
        <w:rPr>
          <w:rFonts w:ascii="Times New Roman" w:hAnsi="Times New Roman" w:cs="Times New Roman"/>
          <w:color w:val="000000" w:themeColor="text1"/>
        </w:rPr>
        <w:t xml:space="preserve">CD2AP protein </w:t>
      </w:r>
      <w:r w:rsidR="00DD2A8C" w:rsidRPr="006E4CFD">
        <w:rPr>
          <w:rFonts w:ascii="Times New Roman" w:hAnsi="Times New Roman" w:cs="Times New Roman"/>
          <w:color w:val="000000" w:themeColor="text1"/>
        </w:rPr>
        <w:t>level</w:t>
      </w:r>
      <w:r w:rsidR="00536097" w:rsidRPr="006E4CFD">
        <w:rPr>
          <w:rFonts w:ascii="Times New Roman" w:hAnsi="Times New Roman" w:cs="Times New Roman"/>
          <w:i/>
          <w:iCs/>
          <w:color w:val="000000" w:themeColor="text1"/>
        </w:rPr>
        <w:t xml:space="preserve"> </w:t>
      </w:r>
      <w:r w:rsidRPr="006E4CFD">
        <w:rPr>
          <w:rFonts w:ascii="Times New Roman" w:hAnsi="Times New Roman" w:cs="Times New Roman"/>
          <w:color w:val="000000" w:themeColor="text1"/>
        </w:rPr>
        <w:t xml:space="preserve">and </w:t>
      </w:r>
      <w:r w:rsidR="00443503" w:rsidRPr="006E4CFD">
        <w:rPr>
          <w:rFonts w:ascii="Times New Roman" w:hAnsi="Times New Roman" w:cs="Times New Roman"/>
          <w:color w:val="000000" w:themeColor="text1"/>
        </w:rPr>
        <w:t xml:space="preserve">induces </w:t>
      </w:r>
      <w:r w:rsidR="00EA5407" w:rsidRPr="006E4CFD">
        <w:rPr>
          <w:rFonts w:ascii="Times New Roman" w:hAnsi="Times New Roman" w:cs="Times New Roman"/>
          <w:color w:val="000000" w:themeColor="text1"/>
        </w:rPr>
        <w:t xml:space="preserve">a </w:t>
      </w:r>
      <w:r w:rsidRPr="006E4CFD">
        <w:rPr>
          <w:rFonts w:ascii="Times New Roman" w:hAnsi="Times New Roman" w:cs="Times New Roman"/>
          <w:color w:val="000000" w:themeColor="text1"/>
        </w:rPr>
        <w:t xml:space="preserve">compensatory upregulation of </w:t>
      </w:r>
      <w:r w:rsidRPr="006E4CFD">
        <w:rPr>
          <w:rFonts w:ascii="Times New Roman" w:hAnsi="Times New Roman" w:cs="Times New Roman"/>
          <w:i/>
          <w:iCs/>
          <w:color w:val="000000" w:themeColor="text1"/>
        </w:rPr>
        <w:t>Cd2ap</w:t>
      </w:r>
      <w:r w:rsidRPr="006E4CFD">
        <w:rPr>
          <w:rFonts w:ascii="Times New Roman" w:hAnsi="Times New Roman" w:cs="Times New Roman"/>
          <w:color w:val="000000" w:themeColor="text1"/>
        </w:rPr>
        <w:t xml:space="preserve"> mRN</w:t>
      </w:r>
      <w:r w:rsidR="00DD2A8C" w:rsidRPr="006E4CFD">
        <w:rPr>
          <w:rFonts w:ascii="Times New Roman" w:hAnsi="Times New Roman" w:cs="Times New Roman"/>
          <w:color w:val="000000" w:themeColor="text1"/>
        </w:rPr>
        <w:t>A</w:t>
      </w:r>
      <w:r w:rsidR="00FD2AAC" w:rsidRPr="006E4CFD">
        <w:rPr>
          <w:rFonts w:ascii="Times New Roman" w:hAnsi="Times New Roman" w:cs="Times New Roman"/>
          <w:color w:val="000000" w:themeColor="text1"/>
        </w:rPr>
        <w:t>.</w:t>
      </w:r>
      <w:r w:rsidR="00BC60B2" w:rsidRPr="006E4CFD">
        <w:rPr>
          <w:rFonts w:ascii="Times New Roman" w:hAnsi="Times New Roman" w:cs="Times New Roman"/>
          <w:color w:val="FF0000"/>
        </w:rPr>
        <w:t xml:space="preserve"> </w:t>
      </w:r>
      <w:r w:rsidR="00BC60B2" w:rsidRPr="00867EB6">
        <w:rPr>
          <w:rFonts w:ascii="Times New Roman" w:hAnsi="Times New Roman" w:cs="Times New Roman"/>
          <w:color w:val="000000" w:themeColor="text1"/>
        </w:rPr>
        <w:t xml:space="preserve">To further assess whether this reaction is specific to CD2AP or shared by other lysine-rich proteins, we examined additional lysine-rich proteins (anillin and podocin) by </w:t>
      </w:r>
      <w:r w:rsidR="00144886" w:rsidRPr="00867EB6">
        <w:rPr>
          <w:rFonts w:ascii="Times New Roman" w:hAnsi="Times New Roman" w:cs="Times New Roman"/>
          <w:color w:val="000000" w:themeColor="text1"/>
        </w:rPr>
        <w:t xml:space="preserve">using </w:t>
      </w:r>
      <w:r w:rsidR="00BC60B2" w:rsidRPr="00867EB6">
        <w:rPr>
          <w:rFonts w:ascii="Times New Roman" w:hAnsi="Times New Roman" w:cs="Times New Roman"/>
          <w:color w:val="000000" w:themeColor="text1"/>
        </w:rPr>
        <w:t xml:space="preserve">western blot in </w:t>
      </w:r>
      <w:r w:rsidR="00BC60B2" w:rsidRPr="00867EB6">
        <w:rPr>
          <w:rFonts w:ascii="Times New Roman" w:hAnsi="Times New Roman" w:cs="Times New Roman"/>
          <w:i/>
          <w:iCs/>
          <w:color w:val="000000" w:themeColor="text1"/>
        </w:rPr>
        <w:t>Cdkal1</w:t>
      </w:r>
      <w:r w:rsidR="00BC60B2" w:rsidRPr="00867EB6">
        <w:rPr>
          <w:rFonts w:ascii="Times New Roman" w:hAnsi="Times New Roman" w:cs="Times New Roman"/>
          <w:color w:val="000000" w:themeColor="text1"/>
        </w:rPr>
        <w:t xml:space="preserve"> KO podocyte (Appendix Fig. S6D–F). Consistent with the results for CD2AP, anillin and podocin showed reduced protein levels in </w:t>
      </w:r>
      <w:r w:rsidR="00BC60B2" w:rsidRPr="00867EB6">
        <w:rPr>
          <w:rFonts w:ascii="Times New Roman" w:hAnsi="Times New Roman" w:cs="Times New Roman"/>
          <w:i/>
          <w:iCs/>
          <w:color w:val="000000" w:themeColor="text1"/>
        </w:rPr>
        <w:t>Cdkal1</w:t>
      </w:r>
      <w:r w:rsidR="00BC60B2" w:rsidRPr="00867EB6">
        <w:rPr>
          <w:rFonts w:ascii="Times New Roman" w:hAnsi="Times New Roman" w:cs="Times New Roman"/>
          <w:color w:val="000000" w:themeColor="text1"/>
        </w:rPr>
        <w:t xml:space="preserve"> KO cells.</w:t>
      </w:r>
    </w:p>
    <w:p w14:paraId="33AD65A2" w14:textId="233A3B1E" w:rsidR="00407498" w:rsidRPr="006E4CFD" w:rsidRDefault="00833659" w:rsidP="001B74AB">
      <w:pPr>
        <w:pStyle w:val="HTMLPreformatted"/>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 xml:space="preserve">ER stress </w:t>
      </w:r>
      <w:r w:rsidR="0028596B" w:rsidRPr="006E4CFD">
        <w:rPr>
          <w:rFonts w:ascii="Times New Roman" w:hAnsi="Times New Roman" w:cs="Times New Roman"/>
          <w:color w:val="000000" w:themeColor="text1"/>
        </w:rPr>
        <w:t xml:space="preserve">is </w:t>
      </w:r>
      <w:r w:rsidR="008B6A19" w:rsidRPr="006E4CFD">
        <w:rPr>
          <w:rFonts w:ascii="Times New Roman" w:hAnsi="Times New Roman" w:cs="Times New Roman"/>
          <w:color w:val="000000" w:themeColor="text1"/>
        </w:rPr>
        <w:t>close</w:t>
      </w:r>
      <w:r w:rsidR="0028596B" w:rsidRPr="006E4CFD">
        <w:rPr>
          <w:rFonts w:ascii="Times New Roman" w:hAnsi="Times New Roman" w:cs="Times New Roman"/>
          <w:color w:val="000000" w:themeColor="text1"/>
        </w:rPr>
        <w:t>ly associated wit</w:t>
      </w:r>
      <w:r w:rsidR="00B815F6" w:rsidRPr="006E4CFD">
        <w:rPr>
          <w:rFonts w:ascii="Times New Roman" w:hAnsi="Times New Roman" w:cs="Times New Roman"/>
          <w:color w:val="000000" w:themeColor="text1"/>
        </w:rPr>
        <w:t xml:space="preserve">h </w:t>
      </w:r>
      <w:r w:rsidR="008B6A19" w:rsidRPr="006E4CFD">
        <w:rPr>
          <w:rFonts w:ascii="Times New Roman" w:hAnsi="Times New Roman" w:cs="Times New Roman"/>
          <w:color w:val="000000" w:themeColor="text1"/>
        </w:rPr>
        <w:t xml:space="preserve">the </w:t>
      </w:r>
      <w:r w:rsidRPr="006E4CFD">
        <w:rPr>
          <w:rFonts w:ascii="Times New Roman" w:hAnsi="Times New Roman" w:cs="Times New Roman"/>
          <w:color w:val="000000" w:themeColor="text1"/>
        </w:rPr>
        <w:t xml:space="preserve">progression of CKD </w:t>
      </w:r>
      <w:r w:rsidRPr="006E4CFD">
        <w:rPr>
          <w:rFonts w:ascii="Times New Roman" w:hAnsi="Times New Roman" w:cs="Times New Roman"/>
          <w:color w:val="000000" w:themeColor="text1"/>
        </w:rPr>
        <w:fldChar w:fldCharType="begin">
          <w:fldData xml:space="preserve">PEVuZE5vdGU+PENpdGU+PEF1dGhvcj5JbmFnaTwvQXV0aG9yPjxZZWFyPjIwMDk8L1llYXI+PFJl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PEVuZE5vdGU+PENpdGU+PEF1dGhvcj5JbmFnaTwvQXV0aG9yPjxZZWFyPjIwMDk8L1llYXI+PFJl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(Cybulsky, 2013; Inagi, 2009)</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w:t>
      </w:r>
      <w:r w:rsidR="007D5C1B" w:rsidRPr="006E4CFD">
        <w:rPr>
          <w:rFonts w:ascii="Times New Roman" w:hAnsi="Times New Roman" w:cs="Times New Roman"/>
          <w:color w:val="000000" w:themeColor="text1"/>
        </w:rPr>
        <w:t>Regarding CDKAL1</w:t>
      </w:r>
      <w:r w:rsidR="006B6486" w:rsidRPr="006E4CFD">
        <w:rPr>
          <w:rFonts w:ascii="Times New Roman" w:hAnsi="Times New Roman" w:cs="Times New Roman"/>
          <w:color w:val="000000" w:themeColor="text1"/>
        </w:rPr>
        <w:t>,</w:t>
      </w:r>
      <w:r w:rsidR="003D1670" w:rsidRPr="006E4CFD">
        <w:rPr>
          <w:rFonts w:ascii="Times New Roman" w:hAnsi="Times New Roman" w:cs="Times New Roman"/>
          <w:color w:val="000000" w:themeColor="text1"/>
        </w:rPr>
        <w:t xml:space="preserve"> </w:t>
      </w:r>
      <w:r w:rsidR="00897453" w:rsidRPr="006E4CFD">
        <w:rPr>
          <w:rFonts w:ascii="Times New Roman" w:hAnsi="Times New Roman" w:cs="Times New Roman"/>
          <w:color w:val="000000" w:themeColor="text1"/>
        </w:rPr>
        <w:t>pancreatic β</w:t>
      </w:r>
      <w:r w:rsidR="008B6A19" w:rsidRPr="006E4CFD">
        <w:rPr>
          <w:rFonts w:ascii="Times New Roman" w:hAnsi="Times New Roman" w:cs="Times New Roman"/>
          <w:color w:val="000000" w:themeColor="text1"/>
        </w:rPr>
        <w:t xml:space="preserve"> </w:t>
      </w:r>
      <w:r w:rsidR="00897453" w:rsidRPr="006E4CFD">
        <w:rPr>
          <w:rFonts w:ascii="Times New Roman" w:hAnsi="Times New Roman" w:cs="Times New Roman"/>
          <w:color w:val="000000" w:themeColor="text1"/>
        </w:rPr>
        <w:t xml:space="preserve">cells </w:t>
      </w:r>
      <w:r w:rsidR="008B6A19" w:rsidRPr="006E4CFD">
        <w:rPr>
          <w:rFonts w:ascii="Times New Roman" w:hAnsi="Times New Roman" w:cs="Times New Roman"/>
          <w:color w:val="000000" w:themeColor="text1"/>
        </w:rPr>
        <w:t>of</w:t>
      </w:r>
      <w:r w:rsidR="005F3C87" w:rsidRPr="006E4CFD">
        <w:rPr>
          <w:rFonts w:ascii="Times New Roman" w:hAnsi="Times New Roman" w:cs="Times New Roman"/>
          <w:color w:val="000000" w:themeColor="text1"/>
        </w:rPr>
        <w:t xml:space="preserve"> </w:t>
      </w:r>
      <w:r w:rsidR="00897453" w:rsidRPr="006E4CFD">
        <w:rPr>
          <w:rFonts w:ascii="Times New Roman" w:hAnsi="Times New Roman" w:cs="Times New Roman"/>
          <w:color w:val="000000" w:themeColor="text1"/>
        </w:rPr>
        <w:t xml:space="preserve">β-cell-specific </w:t>
      </w:r>
      <w:r w:rsidR="00897453" w:rsidRPr="006E4CFD">
        <w:rPr>
          <w:rFonts w:ascii="Times New Roman" w:hAnsi="Times New Roman" w:cs="Times New Roman"/>
          <w:i/>
          <w:iCs/>
          <w:color w:val="000000" w:themeColor="text1"/>
        </w:rPr>
        <w:t>Cdkal1</w:t>
      </w:r>
      <w:r w:rsidR="00897453" w:rsidRPr="006E4CFD">
        <w:rPr>
          <w:rFonts w:ascii="Times New Roman" w:hAnsi="Times New Roman" w:cs="Times New Roman"/>
          <w:color w:val="000000" w:themeColor="text1"/>
        </w:rPr>
        <w:t xml:space="preserve"> KO mice show</w:t>
      </w:r>
      <w:r w:rsidR="00FD2AAC" w:rsidRPr="006E4CFD">
        <w:rPr>
          <w:rFonts w:ascii="Times New Roman" w:hAnsi="Times New Roman" w:cs="Times New Roman"/>
          <w:color w:val="000000" w:themeColor="text1"/>
        </w:rPr>
        <w:t>ed</w:t>
      </w:r>
      <w:r w:rsidR="00897453" w:rsidRPr="006E4CFD">
        <w:rPr>
          <w:rFonts w:ascii="Times New Roman" w:hAnsi="Times New Roman" w:cs="Times New Roman"/>
          <w:color w:val="000000" w:themeColor="text1"/>
        </w:rPr>
        <w:t xml:space="preserve"> </w:t>
      </w:r>
      <w:r w:rsidR="003D1670" w:rsidRPr="006E4CFD">
        <w:rPr>
          <w:rFonts w:ascii="Times New Roman" w:hAnsi="Times New Roman" w:cs="Times New Roman"/>
          <w:color w:val="000000" w:themeColor="text1"/>
        </w:rPr>
        <w:t>increase in spliced</w:t>
      </w:r>
      <w:r w:rsidR="0057178C">
        <w:rPr>
          <w:rFonts w:ascii="Times New Roman" w:hAnsi="Times New Roman" w:cs="Times New Roman"/>
          <w:color w:val="000000" w:themeColor="text1"/>
        </w:rPr>
        <w:t xml:space="preserve"> </w:t>
      </w:r>
      <w:r w:rsidR="003D1670" w:rsidRPr="006E4CFD">
        <w:rPr>
          <w:rFonts w:ascii="Times New Roman" w:hAnsi="Times New Roman" w:cs="Times New Roman"/>
          <w:i/>
          <w:color w:val="000000" w:themeColor="text1"/>
        </w:rPr>
        <w:t>Xbp1</w:t>
      </w:r>
      <w:r w:rsidR="003D1670" w:rsidRPr="006E4CFD">
        <w:rPr>
          <w:rFonts w:ascii="Times New Roman" w:hAnsi="Times New Roman" w:cs="Times New Roman"/>
          <w:color w:val="000000" w:themeColor="text1"/>
        </w:rPr>
        <w:t xml:space="preserve"> mRNA level,</w:t>
      </w:r>
      <w:r w:rsidR="007D5C1B" w:rsidRPr="006E4CFD">
        <w:rPr>
          <w:rFonts w:ascii="Times New Roman" w:hAnsi="Times New Roman" w:cs="Times New Roman"/>
          <w:color w:val="000000" w:themeColor="text1"/>
        </w:rPr>
        <w:t xml:space="preserve"> a marker of ER stress </w:t>
      </w:r>
      <w:r w:rsidR="00767683" w:rsidRPr="006E4CFD">
        <w:rPr>
          <w:rFonts w:ascii="Times New Roman" w:hAnsi="Times New Roman" w:cs="Times New Roman"/>
          <w:color w:val="000000" w:themeColor="text1"/>
        </w:rPr>
        <w:fldChar w:fldCharType="begin">
          <w:fldData xml:space="preserve">PEVuZE5vdGU+PENpdGU+PEF1dGhvcj5XZWk8L0F1dGhvcj48WWVhcj4yMDExPC9ZZWFyPjxSZWNO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PEVuZE5vdGU+PENpdGU+PEF1dGhvcj5XZWk8L0F1dGhvcj48WWVhcj4yMDExPC9ZZWFyPjxSZWNO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767683" w:rsidRPr="006E4CFD">
        <w:rPr>
          <w:rFonts w:ascii="Times New Roman" w:hAnsi="Times New Roman" w:cs="Times New Roman"/>
          <w:color w:val="000000" w:themeColor="text1"/>
        </w:rPr>
      </w:r>
      <w:r w:rsidR="00767683"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(Wei</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2011)</w:t>
      </w:r>
      <w:r w:rsidR="00767683" w:rsidRPr="006E4CFD">
        <w:rPr>
          <w:rFonts w:ascii="Times New Roman" w:hAnsi="Times New Roman" w:cs="Times New Roman"/>
          <w:color w:val="000000" w:themeColor="text1"/>
        </w:rPr>
        <w:fldChar w:fldCharType="end"/>
      </w:r>
      <w:r w:rsidR="00767683" w:rsidRPr="006E4CFD">
        <w:rPr>
          <w:rFonts w:ascii="Times New Roman" w:hAnsi="Times New Roman" w:cs="Times New Roman"/>
          <w:color w:val="000000" w:themeColor="text1"/>
        </w:rPr>
        <w:t xml:space="preserve">. </w:t>
      </w:r>
      <w:r w:rsidR="008B6A19" w:rsidRPr="006E4CFD">
        <w:rPr>
          <w:rFonts w:ascii="Times New Roman" w:hAnsi="Times New Roman" w:cs="Times New Roman"/>
          <w:color w:val="000000" w:themeColor="text1"/>
        </w:rPr>
        <w:t>Therefore, we measur</w:t>
      </w:r>
      <w:r w:rsidRPr="006E4CFD">
        <w:rPr>
          <w:rFonts w:ascii="Times New Roman" w:hAnsi="Times New Roman" w:cs="Times New Roman"/>
          <w:color w:val="000000" w:themeColor="text1"/>
        </w:rPr>
        <w:t xml:space="preserve">ed the expression of ER stress marker genes to determine whether </w:t>
      </w:r>
      <w:r w:rsidRPr="006E4CFD">
        <w:rPr>
          <w:rFonts w:ascii="Times New Roman" w:hAnsi="Times New Roman" w:cs="Times New Roman"/>
          <w:i/>
          <w:color w:val="000000" w:themeColor="text1"/>
        </w:rPr>
        <w:t>Cdkal1</w:t>
      </w:r>
      <w:r w:rsidRPr="006E4CFD">
        <w:rPr>
          <w:rFonts w:ascii="Times New Roman" w:hAnsi="Times New Roman" w:cs="Times New Roman"/>
          <w:color w:val="000000" w:themeColor="text1"/>
        </w:rPr>
        <w:t xml:space="preserve"> deficiency induces an ER stress response</w:t>
      </w:r>
      <w:r w:rsidR="007D5C1B" w:rsidRPr="006E4CFD">
        <w:rPr>
          <w:rFonts w:ascii="Times New Roman" w:hAnsi="Times New Roman" w:cs="Times New Roman"/>
          <w:color w:val="000000" w:themeColor="text1"/>
        </w:rPr>
        <w:t xml:space="preserve"> in podocytes</w:t>
      </w:r>
      <w:r w:rsidR="008B6A19" w:rsidRPr="006E4CFD">
        <w:rPr>
          <w:rStyle w:val="y2iqfc"/>
          <w:rFonts w:ascii="Times New Roman" w:hAnsi="Times New Roman" w:cs="Times New Roman"/>
          <w:color w:val="000000" w:themeColor="text1"/>
        </w:rPr>
        <w:t>, and foun</w:t>
      </w:r>
      <w:r w:rsidRPr="006E4CFD">
        <w:rPr>
          <w:rStyle w:val="y2iqfc"/>
          <w:rFonts w:ascii="Times New Roman" w:hAnsi="Times New Roman" w:cs="Times New Roman"/>
          <w:color w:val="000000" w:themeColor="text1"/>
        </w:rPr>
        <w:t>d no significant difference</w:t>
      </w:r>
      <w:r w:rsidR="008B6A19" w:rsidRPr="006E4CFD">
        <w:rPr>
          <w:rStyle w:val="y2iqfc"/>
          <w:rFonts w:ascii="Times New Roman" w:hAnsi="Times New Roman" w:cs="Times New Roman"/>
          <w:color w:val="000000" w:themeColor="text1"/>
        </w:rPr>
        <w:t>s</w:t>
      </w:r>
      <w:r w:rsidRPr="006E4CFD">
        <w:rPr>
          <w:rStyle w:val="y2iqfc"/>
          <w:rFonts w:ascii="Times New Roman" w:hAnsi="Times New Roman" w:cs="Times New Roman"/>
          <w:color w:val="000000" w:themeColor="text1"/>
        </w:rPr>
        <w:t xml:space="preserve"> in </w:t>
      </w:r>
      <w:r w:rsidR="008B6A19" w:rsidRPr="006E4CFD">
        <w:rPr>
          <w:rStyle w:val="y2iqfc"/>
          <w:rFonts w:ascii="Times New Roman" w:hAnsi="Times New Roman" w:cs="Times New Roman"/>
          <w:color w:val="000000" w:themeColor="text1"/>
        </w:rPr>
        <w:t>th</w:t>
      </w:r>
      <w:r w:rsidRPr="006E4CFD">
        <w:rPr>
          <w:rStyle w:val="y2iqfc"/>
          <w:rFonts w:ascii="Times New Roman" w:hAnsi="Times New Roman" w:cs="Times New Roman"/>
          <w:color w:val="000000" w:themeColor="text1"/>
        </w:rPr>
        <w:t xml:space="preserve">e expression </w:t>
      </w:r>
      <w:r w:rsidR="008B6A19" w:rsidRPr="006E4CFD">
        <w:rPr>
          <w:rStyle w:val="y2iqfc"/>
          <w:rFonts w:ascii="Times New Roman" w:hAnsi="Times New Roman" w:cs="Times New Roman"/>
          <w:color w:val="000000" w:themeColor="text1"/>
        </w:rPr>
        <w:t xml:space="preserve">of these genes </w:t>
      </w:r>
      <w:r w:rsidRPr="006E4CFD">
        <w:rPr>
          <w:rStyle w:val="y2iqfc"/>
          <w:rFonts w:ascii="Times New Roman" w:hAnsi="Times New Roman" w:cs="Times New Roman"/>
          <w:color w:val="000000" w:themeColor="text1"/>
        </w:rPr>
        <w:t xml:space="preserve">in </w:t>
      </w:r>
      <w:r w:rsidRPr="006E4CFD">
        <w:rPr>
          <w:rStyle w:val="y2iqfc"/>
          <w:rFonts w:ascii="Times New Roman" w:hAnsi="Times New Roman" w:cs="Times New Roman"/>
          <w:i/>
          <w:iCs/>
          <w:color w:val="000000" w:themeColor="text1"/>
        </w:rPr>
        <w:t>Cdkal1</w:t>
      </w:r>
      <w:r w:rsidRPr="006E4CFD">
        <w:rPr>
          <w:rStyle w:val="y2iqfc"/>
          <w:rFonts w:ascii="Times New Roman" w:hAnsi="Times New Roman" w:cs="Times New Roman"/>
          <w:color w:val="000000" w:themeColor="text1"/>
        </w:rPr>
        <w:t xml:space="preserve"> KO </w:t>
      </w:r>
      <w:r w:rsidR="00A0428A" w:rsidRPr="006E4CFD">
        <w:rPr>
          <w:rStyle w:val="y2iqfc"/>
          <w:rFonts w:ascii="Times New Roman" w:hAnsi="Times New Roman" w:cs="Times New Roman"/>
          <w:color w:val="000000" w:themeColor="text1"/>
        </w:rPr>
        <w:t>E11</w:t>
      </w:r>
      <w:r w:rsidR="008B6A19" w:rsidRPr="006E4CFD">
        <w:rPr>
          <w:rStyle w:val="y2iqfc"/>
          <w:rFonts w:ascii="Times New Roman" w:hAnsi="Times New Roman" w:cs="Times New Roman"/>
          <w:color w:val="000000" w:themeColor="text1"/>
        </w:rPr>
        <w:t xml:space="preserve"> cells</w:t>
      </w:r>
      <w:r w:rsidRPr="00867EB6">
        <w:rPr>
          <w:rStyle w:val="y2iqfc"/>
          <w:rFonts w:ascii="Times New Roman" w:hAnsi="Times New Roman" w:cs="Times New Roman"/>
          <w:color w:val="000000" w:themeColor="text1"/>
        </w:rPr>
        <w:t xml:space="preserve"> </w:t>
      </w:r>
      <w:r w:rsidRPr="00867EB6">
        <w:rPr>
          <w:rFonts w:ascii="Times New Roman" w:hAnsi="Times New Roman" w:cs="Times New Roman"/>
          <w:color w:val="000000" w:themeColor="text1"/>
        </w:rPr>
        <w:t>(</w:t>
      </w:r>
      <w:r w:rsidR="00BC2EBF" w:rsidRPr="00867EB6">
        <w:rPr>
          <w:rFonts w:ascii="Times New Roman" w:hAnsi="Times New Roman" w:cs="Times New Roman"/>
          <w:color w:val="000000" w:themeColor="text1"/>
        </w:rPr>
        <w:t xml:space="preserve">Appendix </w:t>
      </w:r>
      <w:r w:rsidR="00A65757" w:rsidRPr="00867EB6">
        <w:rPr>
          <w:rFonts w:ascii="Times New Roman" w:hAnsi="Times New Roman" w:cs="Times New Roman"/>
          <w:color w:val="000000" w:themeColor="text1"/>
        </w:rPr>
        <w:t xml:space="preserve">Fig. </w:t>
      </w:r>
      <w:r w:rsidR="00BC2EBF" w:rsidRPr="00867EB6">
        <w:rPr>
          <w:rFonts w:ascii="Times New Roman" w:hAnsi="Times New Roman" w:cs="Times New Roman"/>
          <w:color w:val="000000" w:themeColor="text1"/>
        </w:rPr>
        <w:t>S</w:t>
      </w:r>
      <w:r w:rsidR="00AB16C2" w:rsidRPr="00867EB6">
        <w:rPr>
          <w:rFonts w:ascii="Times New Roman" w:hAnsi="Times New Roman" w:cs="Times New Roman"/>
          <w:color w:val="000000" w:themeColor="text1"/>
        </w:rPr>
        <w:t>7</w:t>
      </w:r>
      <w:r w:rsidR="00BC2EBF" w:rsidRPr="00867EB6">
        <w:rPr>
          <w:rFonts w:ascii="Times New Roman" w:hAnsi="Times New Roman" w:cs="Times New Roman"/>
          <w:color w:val="000000" w:themeColor="text1"/>
        </w:rPr>
        <w:t>)</w:t>
      </w:r>
      <w:r w:rsidRPr="00867EB6">
        <w:rPr>
          <w:rFonts w:ascii="Times New Roman" w:hAnsi="Times New Roman" w:cs="Times New Roman"/>
          <w:color w:val="000000" w:themeColor="text1"/>
        </w:rPr>
        <w:t>.</w:t>
      </w:r>
      <w:r w:rsidRPr="00867EB6">
        <w:rPr>
          <w:rStyle w:val="y2iqfc"/>
          <w:rFonts w:ascii="Times New Roman" w:hAnsi="Times New Roman" w:cs="Times New Roman"/>
          <w:color w:val="000000" w:themeColor="text1"/>
        </w:rPr>
        <w:t xml:space="preserve"> Th</w:t>
      </w:r>
      <w:r w:rsidRPr="006E4CFD">
        <w:rPr>
          <w:rStyle w:val="y2iqfc"/>
          <w:rFonts w:ascii="Times New Roman" w:hAnsi="Times New Roman" w:cs="Times New Roman"/>
          <w:color w:val="000000" w:themeColor="text1"/>
        </w:rPr>
        <w:t>ese results suggest</w:t>
      </w:r>
      <w:r w:rsidRPr="006E4CFD">
        <w:rPr>
          <w:rStyle w:val="y2iqfc"/>
          <w:rFonts w:ascii="Times New Roman" w:hAnsi="Times New Roman" w:cs="Times New Roman"/>
          <w:color w:val="000000"/>
        </w:rPr>
        <w:t xml:space="preserve"> that the </w:t>
      </w:r>
      <w:r w:rsidR="00CB0A31" w:rsidRPr="006E4CFD">
        <w:rPr>
          <w:rStyle w:val="y2iqfc"/>
          <w:rFonts w:ascii="Times New Roman" w:hAnsi="Times New Roman" w:cs="Times New Roman"/>
          <w:color w:val="000000" w:themeColor="text1"/>
        </w:rPr>
        <w:t>l</w:t>
      </w:r>
      <w:r w:rsidR="007D5C1B" w:rsidRPr="006E4CFD">
        <w:rPr>
          <w:rStyle w:val="y2iqfc"/>
          <w:rFonts w:ascii="Times New Roman" w:hAnsi="Times New Roman" w:cs="Times New Roman"/>
          <w:color w:val="000000" w:themeColor="text1"/>
        </w:rPr>
        <w:t>oss</w:t>
      </w:r>
      <w:r w:rsidRPr="006E4CFD">
        <w:rPr>
          <w:rStyle w:val="y2iqfc"/>
          <w:rFonts w:ascii="Times New Roman" w:hAnsi="Times New Roman" w:cs="Times New Roman"/>
          <w:color w:val="000000" w:themeColor="text1"/>
        </w:rPr>
        <w:t xml:space="preserve"> of </w:t>
      </w:r>
      <w:r w:rsidRPr="006E4CFD">
        <w:rPr>
          <w:rStyle w:val="y2iqfc"/>
          <w:rFonts w:ascii="Times New Roman" w:hAnsi="Times New Roman" w:cs="Times New Roman"/>
          <w:i/>
          <w:iCs/>
          <w:color w:val="000000" w:themeColor="text1"/>
        </w:rPr>
        <w:t>Cdkal1</w:t>
      </w:r>
      <w:r w:rsidRPr="006E4CFD">
        <w:rPr>
          <w:rStyle w:val="y2iqfc"/>
          <w:rFonts w:ascii="Times New Roman" w:hAnsi="Times New Roman" w:cs="Times New Roman"/>
          <w:color w:val="000000" w:themeColor="text1"/>
        </w:rPr>
        <w:t xml:space="preserve"> </w:t>
      </w:r>
      <w:r w:rsidR="00A0428A" w:rsidRPr="006E4CFD">
        <w:rPr>
          <w:rStyle w:val="y2iqfc"/>
          <w:rFonts w:ascii="Times New Roman" w:hAnsi="Times New Roman" w:cs="Times New Roman"/>
          <w:color w:val="000000" w:themeColor="text1"/>
        </w:rPr>
        <w:t>is</w:t>
      </w:r>
      <w:r w:rsidRPr="006E4CFD">
        <w:rPr>
          <w:rStyle w:val="y2iqfc"/>
          <w:rFonts w:ascii="Times New Roman" w:hAnsi="Times New Roman" w:cs="Times New Roman"/>
          <w:color w:val="000000" w:themeColor="text1"/>
        </w:rPr>
        <w:t xml:space="preserve"> not </w:t>
      </w:r>
      <w:r w:rsidR="008B6A19" w:rsidRPr="006E4CFD">
        <w:rPr>
          <w:rStyle w:val="y2iqfc"/>
          <w:rFonts w:ascii="Times New Roman" w:hAnsi="Times New Roman" w:cs="Times New Roman"/>
          <w:color w:val="000000" w:themeColor="text1"/>
        </w:rPr>
        <w:t>associ</w:t>
      </w:r>
      <w:r w:rsidRPr="006E4CFD">
        <w:rPr>
          <w:rStyle w:val="y2iqfc"/>
          <w:rFonts w:ascii="Times New Roman" w:hAnsi="Times New Roman" w:cs="Times New Roman"/>
          <w:color w:val="000000" w:themeColor="text1"/>
        </w:rPr>
        <w:t xml:space="preserve">ated </w:t>
      </w:r>
      <w:r w:rsidR="008B6A19" w:rsidRPr="006E4CFD">
        <w:rPr>
          <w:rStyle w:val="y2iqfc"/>
          <w:rFonts w:ascii="Times New Roman" w:hAnsi="Times New Roman" w:cs="Times New Roman"/>
          <w:color w:val="000000" w:themeColor="text1"/>
        </w:rPr>
        <w:t>with</w:t>
      </w:r>
      <w:r w:rsidR="007D5C1B" w:rsidRPr="006E4CFD">
        <w:rPr>
          <w:rStyle w:val="y2iqfc"/>
          <w:rFonts w:ascii="Times New Roman" w:hAnsi="Times New Roman" w:cs="Times New Roman"/>
          <w:color w:val="000000" w:themeColor="text1"/>
        </w:rPr>
        <w:t xml:space="preserve"> </w:t>
      </w:r>
      <w:r w:rsidRPr="006E4CFD">
        <w:rPr>
          <w:rStyle w:val="y2iqfc"/>
          <w:rFonts w:ascii="Times New Roman" w:hAnsi="Times New Roman" w:cs="Times New Roman"/>
          <w:color w:val="000000" w:themeColor="text1"/>
        </w:rPr>
        <w:t>ER stress</w:t>
      </w:r>
      <w:r w:rsidR="00F94B97" w:rsidRPr="006E4CFD">
        <w:rPr>
          <w:rStyle w:val="y2iqfc"/>
          <w:rFonts w:ascii="Times New Roman" w:hAnsi="Times New Roman" w:cs="Times New Roman"/>
          <w:color w:val="000000" w:themeColor="text1"/>
        </w:rPr>
        <w:t xml:space="preserve"> in podocyte cell lines</w:t>
      </w:r>
      <w:r w:rsidRPr="006E4CFD">
        <w:rPr>
          <w:rStyle w:val="y2iqfc"/>
          <w:rFonts w:ascii="Times New Roman" w:hAnsi="Times New Roman" w:cs="Times New Roman"/>
          <w:color w:val="000000" w:themeColor="text1"/>
        </w:rPr>
        <w:t>.</w:t>
      </w:r>
    </w:p>
    <w:p w14:paraId="12E5E77F" w14:textId="77777777" w:rsidR="00F15B09" w:rsidRPr="006E4CFD" w:rsidRDefault="00F15B09" w:rsidP="001B74AB">
      <w:pPr>
        <w:spacing w:line="360" w:lineRule="auto"/>
        <w:rPr>
          <w:rFonts w:ascii="Times New Roman" w:hAnsi="Times New Roman" w:cs="Times New Roman"/>
          <w:b/>
          <w:bCs/>
          <w:i/>
          <w:color w:val="000000" w:themeColor="text1"/>
        </w:rPr>
      </w:pPr>
    </w:p>
    <w:p w14:paraId="57D55A42" w14:textId="7D0AE262" w:rsidR="00F15B09" w:rsidRPr="006E4CFD" w:rsidRDefault="00833659" w:rsidP="00C64C57">
      <w:pPr>
        <w:spacing w:line="360" w:lineRule="auto"/>
        <w:rPr>
          <w:rFonts w:ascii="Times New Roman" w:hAnsi="Times New Roman" w:cs="Times New Roman"/>
          <w:b/>
          <w:bCs/>
          <w:i/>
          <w:iCs/>
          <w:color w:val="000000" w:themeColor="text1"/>
        </w:rPr>
      </w:pPr>
      <w:r w:rsidRPr="006E4CFD">
        <w:rPr>
          <w:rFonts w:ascii="Times New Roman" w:hAnsi="Times New Roman" w:cs="Times New Roman"/>
          <w:b/>
          <w:bCs/>
          <w:i/>
          <w:iCs/>
          <w:color w:val="000000" w:themeColor="text1"/>
        </w:rPr>
        <w:t>Cd2ap overexpression partially restores the glomerular filtration barrier</w:t>
      </w:r>
      <w:r w:rsidR="0076035E" w:rsidRPr="006E4CFD">
        <w:rPr>
          <w:rFonts w:ascii="Times New Roman" w:hAnsi="Times New Roman" w:cs="Times New Roman"/>
          <w:b/>
          <w:bCs/>
          <w:i/>
          <w:iCs/>
          <w:color w:val="000000" w:themeColor="text1"/>
        </w:rPr>
        <w:t xml:space="preserve"> </w:t>
      </w:r>
      <w:r w:rsidRPr="006E4CFD">
        <w:rPr>
          <w:rFonts w:ascii="Times New Roman" w:hAnsi="Times New Roman" w:cs="Times New Roman"/>
          <w:b/>
          <w:bCs/>
          <w:i/>
          <w:iCs/>
          <w:color w:val="000000" w:themeColor="text1"/>
        </w:rPr>
        <w:t xml:space="preserve">and </w:t>
      </w:r>
      <w:r w:rsidRPr="006E4CFD">
        <w:rPr>
          <w:rFonts w:ascii="Times New Roman" w:hAnsi="Times New Roman" w:cs="Times New Roman"/>
          <w:b/>
          <w:bCs/>
          <w:i/>
          <w:iCs/>
          <w:color w:val="000000"/>
        </w:rPr>
        <w:t>migratory capacity</w:t>
      </w:r>
      <w:r w:rsidRPr="006E4CFD">
        <w:rPr>
          <w:rStyle w:val="apple-converted-space"/>
          <w:rFonts w:ascii="Times New Roman" w:hAnsi="Times New Roman" w:cs="Times New Roman"/>
          <w:b/>
          <w:bCs/>
          <w:i/>
          <w:iCs/>
          <w:color w:val="000000"/>
        </w:rPr>
        <w:t xml:space="preserve">　</w:t>
      </w:r>
      <w:r w:rsidRPr="006E4CFD">
        <w:rPr>
          <w:rFonts w:ascii="Times New Roman" w:hAnsi="Times New Roman" w:cs="Times New Roman"/>
          <w:b/>
          <w:bCs/>
          <w:i/>
          <w:iCs/>
          <w:color w:val="000000" w:themeColor="text1"/>
        </w:rPr>
        <w:t>in Cdkal1 KO podocytes.</w:t>
      </w:r>
    </w:p>
    <w:p w14:paraId="53FAC98A" w14:textId="13F7FF67" w:rsidR="00E07DDB" w:rsidRPr="006E4CFD" w:rsidRDefault="00833659" w:rsidP="00C64C57">
      <w:pPr>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 xml:space="preserve">Considering the reduction of CD2AP protein levels </w:t>
      </w:r>
      <w:r w:rsidR="002D7F0C" w:rsidRPr="006E4CFD">
        <w:rPr>
          <w:rFonts w:ascii="Times New Roman" w:hAnsi="Times New Roman" w:cs="Times New Roman"/>
          <w:color w:val="000000" w:themeColor="text1"/>
        </w:rPr>
        <w:t xml:space="preserve">in </w:t>
      </w:r>
      <w:r w:rsidR="002D7F0C" w:rsidRPr="006E4CFD">
        <w:rPr>
          <w:rFonts w:ascii="Times New Roman" w:hAnsi="Times New Roman" w:cs="Times New Roman"/>
          <w:i/>
          <w:color w:val="000000" w:themeColor="text1"/>
        </w:rPr>
        <w:t>Cdkal1</w:t>
      </w:r>
      <w:r w:rsidR="002D7F0C" w:rsidRPr="006E4CFD">
        <w:rPr>
          <w:rFonts w:ascii="Times New Roman" w:hAnsi="Times New Roman" w:cs="Times New Roman"/>
          <w:color w:val="000000" w:themeColor="text1"/>
        </w:rPr>
        <w:t xml:space="preserve"> KO cells</w:t>
      </w:r>
      <w:r w:rsidR="007807A9" w:rsidRPr="006E4CFD">
        <w:rPr>
          <w:rFonts w:ascii="Times New Roman" w:hAnsi="Times New Roman" w:cs="Times New Roman"/>
          <w:color w:val="000000" w:themeColor="text1"/>
        </w:rPr>
        <w:t>/</w:t>
      </w:r>
      <w:r w:rsidR="002D7F0C" w:rsidRPr="006E4CFD">
        <w:rPr>
          <w:rFonts w:ascii="Times New Roman" w:hAnsi="Times New Roman" w:cs="Times New Roman"/>
          <w:color w:val="000000" w:themeColor="text1"/>
        </w:rPr>
        <w:t xml:space="preserve">tissues and the importance of CD2AP </w:t>
      </w:r>
      <w:r w:rsidR="009C7B64" w:rsidRPr="006E4CFD">
        <w:rPr>
          <w:rFonts w:ascii="Times New Roman" w:hAnsi="Times New Roman" w:cs="Times New Roman"/>
          <w:color w:val="000000" w:themeColor="text1"/>
        </w:rPr>
        <w:t>for</w:t>
      </w:r>
      <w:r w:rsidR="002D7F0C" w:rsidRPr="006E4CFD">
        <w:rPr>
          <w:rFonts w:ascii="Times New Roman" w:hAnsi="Times New Roman" w:cs="Times New Roman"/>
          <w:color w:val="000000" w:themeColor="text1"/>
        </w:rPr>
        <w:t xml:space="preserve"> kidney function, we next investigated whether </w:t>
      </w:r>
      <w:r w:rsidR="009C7B64" w:rsidRPr="006E4CFD">
        <w:rPr>
          <w:rFonts w:ascii="Times New Roman" w:hAnsi="Times New Roman" w:cs="Times New Roman"/>
          <w:color w:val="000000" w:themeColor="text1"/>
        </w:rPr>
        <w:t xml:space="preserve">the </w:t>
      </w:r>
      <w:r w:rsidR="008E2287" w:rsidRPr="006E4CFD">
        <w:rPr>
          <w:rFonts w:ascii="Times New Roman" w:hAnsi="Times New Roman" w:cs="Times New Roman"/>
          <w:color w:val="000000" w:themeColor="text1"/>
        </w:rPr>
        <w:t xml:space="preserve">overexpression of </w:t>
      </w:r>
      <w:r w:rsidR="008E2287" w:rsidRPr="006E4CFD">
        <w:rPr>
          <w:rFonts w:ascii="Times New Roman" w:hAnsi="Times New Roman" w:cs="Times New Roman"/>
          <w:i/>
          <w:color w:val="000000" w:themeColor="text1"/>
        </w:rPr>
        <w:t>Cd2ap</w:t>
      </w:r>
      <w:r w:rsidR="008E2287" w:rsidRPr="006E4CFD">
        <w:rPr>
          <w:rFonts w:ascii="Times New Roman" w:hAnsi="Times New Roman" w:cs="Times New Roman"/>
          <w:color w:val="000000" w:themeColor="text1"/>
        </w:rPr>
        <w:t xml:space="preserve"> in </w:t>
      </w:r>
      <w:r w:rsidR="008E2287" w:rsidRPr="006E4CFD">
        <w:rPr>
          <w:rFonts w:ascii="Times New Roman" w:hAnsi="Times New Roman" w:cs="Times New Roman"/>
          <w:i/>
          <w:iCs/>
          <w:color w:val="000000" w:themeColor="text1"/>
        </w:rPr>
        <w:t xml:space="preserve">Cdkal1 </w:t>
      </w:r>
      <w:r w:rsidR="008E2287" w:rsidRPr="006E4CFD">
        <w:rPr>
          <w:rFonts w:ascii="Times New Roman" w:hAnsi="Times New Roman" w:cs="Times New Roman"/>
          <w:color w:val="000000" w:themeColor="text1"/>
        </w:rPr>
        <w:t xml:space="preserve">KO </w:t>
      </w:r>
      <w:r w:rsidR="00A0428A" w:rsidRPr="006E4CFD">
        <w:rPr>
          <w:rFonts w:ascii="Times New Roman" w:hAnsi="Times New Roman" w:cs="Times New Roman"/>
          <w:color w:val="000000" w:themeColor="text1"/>
        </w:rPr>
        <w:t>podocytes</w:t>
      </w:r>
      <w:r w:rsidR="008E2287" w:rsidRPr="006E4CFD">
        <w:rPr>
          <w:rFonts w:ascii="Times New Roman" w:hAnsi="Times New Roman" w:cs="Times New Roman"/>
          <w:color w:val="000000" w:themeColor="text1"/>
        </w:rPr>
        <w:t xml:space="preserve"> </w:t>
      </w:r>
      <w:r w:rsidR="00B77482" w:rsidRPr="006E4CFD">
        <w:rPr>
          <w:rFonts w:ascii="Times New Roman" w:hAnsi="Times New Roman" w:cs="Times New Roman"/>
          <w:color w:val="000000" w:themeColor="text1"/>
        </w:rPr>
        <w:t xml:space="preserve">would </w:t>
      </w:r>
      <w:r w:rsidR="009C7B64" w:rsidRPr="006E4CFD">
        <w:rPr>
          <w:rFonts w:ascii="Times New Roman" w:hAnsi="Times New Roman" w:cs="Times New Roman"/>
          <w:color w:val="000000" w:themeColor="text1"/>
        </w:rPr>
        <w:t>ameliorate</w:t>
      </w:r>
      <w:r w:rsidR="008E2287" w:rsidRPr="006E4CFD">
        <w:rPr>
          <w:rFonts w:ascii="Times New Roman" w:hAnsi="Times New Roman" w:cs="Times New Roman"/>
          <w:color w:val="000000" w:themeColor="text1"/>
        </w:rPr>
        <w:t xml:space="preserve"> </w:t>
      </w:r>
      <w:r w:rsidR="008172A2" w:rsidRPr="006E4CFD">
        <w:rPr>
          <w:rFonts w:ascii="Times New Roman" w:hAnsi="Times New Roman" w:cs="Times New Roman"/>
          <w:color w:val="000000" w:themeColor="text1"/>
        </w:rPr>
        <w:t xml:space="preserve">the phenotype of podocytes. </w:t>
      </w:r>
      <w:r w:rsidR="00E17AAC" w:rsidRPr="006E4CFD">
        <w:rPr>
          <w:rFonts w:ascii="Times New Roman" w:hAnsi="Times New Roman" w:cs="Times New Roman"/>
          <w:color w:val="000000" w:themeColor="text1"/>
        </w:rPr>
        <w:t>A</w:t>
      </w:r>
      <w:r w:rsidR="007D5C1B" w:rsidRPr="006E4CFD">
        <w:rPr>
          <w:rFonts w:ascii="Times New Roman" w:hAnsi="Times New Roman" w:cs="Times New Roman"/>
          <w:color w:val="000000" w:themeColor="text1"/>
        </w:rPr>
        <w:t xml:space="preserve"> </w:t>
      </w:r>
      <w:r w:rsidR="008E2287" w:rsidRPr="006E4CFD">
        <w:rPr>
          <w:rFonts w:ascii="Times New Roman" w:hAnsi="Times New Roman" w:cs="Times New Roman"/>
          <w:color w:val="000000" w:themeColor="text1"/>
        </w:rPr>
        <w:t>lentivirus</w:t>
      </w:r>
      <w:r w:rsidR="007D5C1B" w:rsidRPr="006E4CFD">
        <w:rPr>
          <w:rFonts w:ascii="Times New Roman" w:hAnsi="Times New Roman" w:cs="Times New Roman"/>
          <w:color w:val="000000" w:themeColor="text1"/>
        </w:rPr>
        <w:t xml:space="preserve"> vector </w:t>
      </w:r>
      <w:r w:rsidR="009C7B64" w:rsidRPr="006E4CFD">
        <w:rPr>
          <w:rFonts w:ascii="Times New Roman" w:hAnsi="Times New Roman" w:cs="Times New Roman"/>
          <w:color w:val="000000" w:themeColor="text1"/>
        </w:rPr>
        <w:t>that induced</w:t>
      </w:r>
      <w:r w:rsidR="004F4C4A" w:rsidRPr="006E4CFD">
        <w:rPr>
          <w:rFonts w:ascii="Times New Roman" w:hAnsi="Times New Roman" w:cs="Times New Roman"/>
          <w:color w:val="000000" w:themeColor="text1"/>
        </w:rPr>
        <w:t xml:space="preserve"> </w:t>
      </w:r>
      <w:r w:rsidR="008E2287" w:rsidRPr="006E4CFD">
        <w:rPr>
          <w:rFonts w:ascii="Times New Roman" w:hAnsi="Times New Roman" w:cs="Times New Roman"/>
          <w:color w:val="000000" w:themeColor="text1"/>
        </w:rPr>
        <w:t xml:space="preserve">constitutive </w:t>
      </w:r>
      <w:r w:rsidR="008E2287" w:rsidRPr="006E4CFD">
        <w:rPr>
          <w:rFonts w:ascii="Times New Roman" w:hAnsi="Times New Roman" w:cs="Times New Roman"/>
          <w:i/>
          <w:color w:val="000000" w:themeColor="text1"/>
        </w:rPr>
        <w:t>Cd2ap</w:t>
      </w:r>
      <w:r w:rsidR="008E2287" w:rsidRPr="006E4CFD">
        <w:rPr>
          <w:rFonts w:ascii="Times New Roman" w:hAnsi="Times New Roman" w:cs="Times New Roman"/>
          <w:color w:val="000000" w:themeColor="text1"/>
        </w:rPr>
        <w:t xml:space="preserve"> </w:t>
      </w:r>
      <w:r w:rsidR="004F4C4A" w:rsidRPr="006E4CFD">
        <w:rPr>
          <w:rFonts w:ascii="Times New Roman" w:hAnsi="Times New Roman" w:cs="Times New Roman"/>
          <w:color w:val="000000" w:themeColor="text1"/>
        </w:rPr>
        <w:t xml:space="preserve">expression </w:t>
      </w:r>
      <w:r w:rsidR="00E17AAC" w:rsidRPr="006E4CFD">
        <w:rPr>
          <w:rFonts w:ascii="Times New Roman" w:hAnsi="Times New Roman" w:cs="Times New Roman"/>
          <w:color w:val="000000" w:themeColor="text1"/>
        </w:rPr>
        <w:t xml:space="preserve">was </w:t>
      </w:r>
      <w:r w:rsidR="00092B2D" w:rsidRPr="006E4CFD">
        <w:rPr>
          <w:rFonts w:ascii="Times New Roman" w:hAnsi="Times New Roman" w:cs="Times New Roman"/>
          <w:color w:val="000000" w:themeColor="text1"/>
        </w:rPr>
        <w:t>used to</w:t>
      </w:r>
      <w:r w:rsidR="008E2287" w:rsidRPr="006E4CFD">
        <w:rPr>
          <w:rFonts w:ascii="Times New Roman" w:hAnsi="Times New Roman" w:cs="Times New Roman"/>
          <w:color w:val="000000" w:themeColor="text1"/>
        </w:rPr>
        <w:t xml:space="preserve"> </w:t>
      </w:r>
      <w:r w:rsidR="007D5C1B" w:rsidRPr="006E4CFD">
        <w:rPr>
          <w:rFonts w:ascii="Times New Roman" w:hAnsi="Times New Roman" w:cs="Times New Roman"/>
          <w:color w:val="000000" w:themeColor="text1"/>
        </w:rPr>
        <w:t>transduce</w:t>
      </w:r>
      <w:r w:rsidR="008E2287" w:rsidRPr="006E4CFD">
        <w:rPr>
          <w:rFonts w:ascii="Times New Roman" w:hAnsi="Times New Roman" w:cs="Times New Roman"/>
          <w:color w:val="000000" w:themeColor="text1"/>
        </w:rPr>
        <w:t xml:space="preserve"> </w:t>
      </w:r>
      <w:r w:rsidR="008E2287" w:rsidRPr="006E4CFD">
        <w:rPr>
          <w:rFonts w:ascii="Times New Roman" w:hAnsi="Times New Roman" w:cs="Times New Roman"/>
          <w:i/>
          <w:iCs/>
          <w:color w:val="000000" w:themeColor="text1"/>
        </w:rPr>
        <w:t>Cdkal1</w:t>
      </w:r>
      <w:r w:rsidR="008E2287" w:rsidRPr="006E4CFD">
        <w:rPr>
          <w:rFonts w:ascii="Times New Roman" w:hAnsi="Times New Roman" w:cs="Times New Roman"/>
          <w:color w:val="000000" w:themeColor="text1"/>
        </w:rPr>
        <w:t xml:space="preserve"> KO SVI</w:t>
      </w:r>
      <w:r w:rsidR="009C7B64" w:rsidRPr="006E4CFD">
        <w:rPr>
          <w:rFonts w:ascii="Times New Roman" w:hAnsi="Times New Roman" w:cs="Times New Roman"/>
          <w:color w:val="000000" w:themeColor="text1"/>
        </w:rPr>
        <w:t xml:space="preserve"> cells</w:t>
      </w:r>
      <w:r w:rsidR="002D7F0C" w:rsidRPr="006E4CFD">
        <w:rPr>
          <w:rFonts w:ascii="Times New Roman" w:hAnsi="Times New Roman" w:cs="Times New Roman"/>
          <w:color w:val="000000" w:themeColor="text1"/>
        </w:rPr>
        <w:t>,</w:t>
      </w:r>
      <w:r w:rsidR="00952A9B" w:rsidRPr="006E4CFD">
        <w:rPr>
          <w:rFonts w:ascii="Times New Roman" w:hAnsi="Times New Roman" w:cs="Times New Roman"/>
          <w:color w:val="000000" w:themeColor="text1"/>
        </w:rPr>
        <w:t xml:space="preserve"> </w:t>
      </w:r>
      <w:r w:rsidR="00FA02F8" w:rsidRPr="006E4CFD">
        <w:rPr>
          <w:rFonts w:ascii="Times New Roman" w:hAnsi="Times New Roman" w:cs="Times New Roman"/>
          <w:color w:val="000000" w:themeColor="text1"/>
        </w:rPr>
        <w:t xml:space="preserve">and </w:t>
      </w:r>
      <w:r w:rsidR="009C7B64" w:rsidRPr="006E4CFD">
        <w:rPr>
          <w:rFonts w:ascii="Times New Roman" w:hAnsi="Times New Roman" w:cs="Times New Roman"/>
          <w:color w:val="000000" w:themeColor="text1"/>
        </w:rPr>
        <w:t>a resulting</w:t>
      </w:r>
      <w:r w:rsidR="002D7F0C" w:rsidRPr="006E4CFD">
        <w:rPr>
          <w:rFonts w:ascii="Times New Roman" w:hAnsi="Times New Roman" w:cs="Times New Roman"/>
          <w:color w:val="000000" w:themeColor="text1"/>
        </w:rPr>
        <w:t xml:space="preserve"> </w:t>
      </w:r>
      <w:r w:rsidR="00952A9B" w:rsidRPr="006E4CFD">
        <w:rPr>
          <w:rFonts w:ascii="Times New Roman" w:hAnsi="Times New Roman" w:cs="Times New Roman"/>
          <w:color w:val="000000" w:themeColor="text1"/>
        </w:rPr>
        <w:t xml:space="preserve">elevation of </w:t>
      </w:r>
      <w:r w:rsidR="00092B2D" w:rsidRPr="006E4CFD">
        <w:rPr>
          <w:rFonts w:ascii="Times New Roman" w:hAnsi="Times New Roman" w:cs="Times New Roman"/>
          <w:color w:val="000000" w:themeColor="text1"/>
        </w:rPr>
        <w:t xml:space="preserve">CD2AP </w:t>
      </w:r>
      <w:r w:rsidR="002D7F0C" w:rsidRPr="006E4CFD">
        <w:rPr>
          <w:rFonts w:ascii="Times New Roman" w:hAnsi="Times New Roman" w:cs="Times New Roman"/>
          <w:color w:val="000000" w:themeColor="text1"/>
        </w:rPr>
        <w:t xml:space="preserve">protein </w:t>
      </w:r>
      <w:r w:rsidRPr="006E4CFD">
        <w:rPr>
          <w:rFonts w:ascii="Times New Roman" w:hAnsi="Times New Roman" w:cs="Times New Roman"/>
          <w:color w:val="000000"/>
        </w:rPr>
        <w:t xml:space="preserve">was confirmed by </w:t>
      </w:r>
      <w:r w:rsidR="00092B2D" w:rsidRPr="006E4CFD">
        <w:rPr>
          <w:rFonts w:ascii="Times New Roman" w:hAnsi="Times New Roman" w:cs="Times New Roman"/>
          <w:color w:val="000000" w:themeColor="text1"/>
        </w:rPr>
        <w:t xml:space="preserve">western </w:t>
      </w:r>
      <w:r w:rsidR="00C43583" w:rsidRPr="006E4CFD">
        <w:rPr>
          <w:rFonts w:ascii="Times New Roman" w:hAnsi="Times New Roman" w:cs="Times New Roman"/>
          <w:color w:val="000000" w:themeColor="text1"/>
        </w:rPr>
        <w:t>b</w:t>
      </w:r>
      <w:r w:rsidR="008E2287" w:rsidRPr="006E4CFD">
        <w:rPr>
          <w:rFonts w:ascii="Times New Roman" w:hAnsi="Times New Roman" w:cs="Times New Roman"/>
          <w:color w:val="000000" w:themeColor="text1"/>
        </w:rPr>
        <w:t>lot</w:t>
      </w:r>
      <w:r w:rsidR="009C7B64" w:rsidRPr="006E4CFD">
        <w:rPr>
          <w:rFonts w:ascii="Times New Roman" w:hAnsi="Times New Roman" w:cs="Times New Roman"/>
          <w:color w:val="000000" w:themeColor="text1"/>
        </w:rPr>
        <w:t>ting</w:t>
      </w:r>
      <w:r w:rsidR="008E2287" w:rsidRPr="006E4CFD">
        <w:rPr>
          <w:rFonts w:ascii="Times New Roman" w:hAnsi="Times New Roman" w:cs="Times New Roman"/>
          <w:color w:val="000000" w:themeColor="text1"/>
        </w:rPr>
        <w:t xml:space="preserve"> (Fig</w:t>
      </w:r>
      <w:r w:rsidR="007812B4" w:rsidRPr="006E4CFD">
        <w:rPr>
          <w:rFonts w:ascii="Times New Roman" w:hAnsi="Times New Roman" w:cs="Times New Roman"/>
          <w:color w:val="000000" w:themeColor="text1"/>
        </w:rPr>
        <w:t>.</w:t>
      </w:r>
      <w:r w:rsidR="008E2287" w:rsidRPr="006E4CFD">
        <w:rPr>
          <w:rFonts w:ascii="Times New Roman" w:hAnsi="Times New Roman" w:cs="Times New Roman"/>
          <w:color w:val="000000" w:themeColor="text1"/>
        </w:rPr>
        <w:t xml:space="preserve"> </w:t>
      </w:r>
      <w:r w:rsidR="00875110" w:rsidRPr="006E4CFD">
        <w:rPr>
          <w:rFonts w:ascii="Times New Roman" w:hAnsi="Times New Roman" w:cs="Times New Roman"/>
          <w:color w:val="000000" w:themeColor="text1"/>
        </w:rPr>
        <w:t>5</w:t>
      </w:r>
      <w:r w:rsidR="007812B4" w:rsidRPr="006E4CFD">
        <w:rPr>
          <w:rFonts w:ascii="Times New Roman" w:hAnsi="Times New Roman" w:cs="Times New Roman"/>
          <w:color w:val="000000" w:themeColor="text1"/>
        </w:rPr>
        <w:t>A</w:t>
      </w:r>
      <w:r w:rsidR="008E2287" w:rsidRPr="006E4CFD">
        <w:rPr>
          <w:rFonts w:ascii="Times New Roman" w:hAnsi="Times New Roman" w:cs="Times New Roman"/>
          <w:color w:val="000000" w:themeColor="text1"/>
        </w:rPr>
        <w:t xml:space="preserve">). </w:t>
      </w:r>
      <w:r w:rsidR="00160F08" w:rsidRPr="006E4CFD">
        <w:rPr>
          <w:rFonts w:ascii="Times New Roman" w:hAnsi="Times New Roman" w:cs="Times New Roman"/>
          <w:color w:val="000000" w:themeColor="text1"/>
        </w:rPr>
        <w:t xml:space="preserve">We assessed the filtration barrier </w:t>
      </w:r>
      <w:r w:rsidR="00321466" w:rsidRPr="006E4CFD">
        <w:rPr>
          <w:rFonts w:ascii="Times New Roman" w:hAnsi="Times New Roman" w:cs="Times New Roman"/>
          <w:color w:val="000000" w:themeColor="text1"/>
        </w:rPr>
        <w:t xml:space="preserve">function </w:t>
      </w:r>
      <w:r w:rsidR="00160F08" w:rsidRPr="006E4CFD">
        <w:rPr>
          <w:rFonts w:ascii="Times New Roman" w:hAnsi="Times New Roman" w:cs="Times New Roman"/>
          <w:color w:val="000000" w:themeColor="text1"/>
        </w:rPr>
        <w:t xml:space="preserve">and found that </w:t>
      </w:r>
      <w:r w:rsidR="00160F08" w:rsidRPr="006E4CFD">
        <w:rPr>
          <w:rFonts w:ascii="Times New Roman" w:hAnsi="Times New Roman" w:cs="Times New Roman"/>
          <w:i/>
          <w:color w:val="000000" w:themeColor="text1"/>
        </w:rPr>
        <w:t>Cd2ap</w:t>
      </w:r>
      <w:r w:rsidR="00160F08" w:rsidRPr="006E4CFD">
        <w:rPr>
          <w:rFonts w:ascii="Times New Roman" w:hAnsi="Times New Roman" w:cs="Times New Roman"/>
          <w:color w:val="000000" w:themeColor="text1"/>
        </w:rPr>
        <w:t xml:space="preserve"> overexpression in </w:t>
      </w:r>
      <w:r w:rsidR="00160F08" w:rsidRPr="006E4CFD">
        <w:rPr>
          <w:rFonts w:ascii="Times New Roman" w:hAnsi="Times New Roman" w:cs="Times New Roman"/>
          <w:i/>
          <w:color w:val="000000" w:themeColor="text1"/>
        </w:rPr>
        <w:t>Cdkal1</w:t>
      </w:r>
      <w:r w:rsidR="00160F08" w:rsidRPr="006E4CFD">
        <w:rPr>
          <w:rFonts w:ascii="Times New Roman" w:hAnsi="Times New Roman" w:cs="Times New Roman"/>
          <w:color w:val="000000" w:themeColor="text1"/>
        </w:rPr>
        <w:t xml:space="preserve"> KO cells restored </w:t>
      </w:r>
      <w:r w:rsidR="00321466" w:rsidRPr="006E4CFD">
        <w:rPr>
          <w:rFonts w:ascii="Times New Roman" w:hAnsi="Times New Roman" w:cs="Times New Roman"/>
          <w:color w:val="000000" w:themeColor="text1"/>
        </w:rPr>
        <w:t xml:space="preserve">the filtration barrier </w:t>
      </w:r>
      <w:r w:rsidR="00160F08" w:rsidRPr="006E4CFD">
        <w:rPr>
          <w:rFonts w:ascii="Times New Roman" w:hAnsi="Times New Roman" w:cs="Times New Roman"/>
          <w:color w:val="000000" w:themeColor="text1"/>
        </w:rPr>
        <w:t>functio</w:t>
      </w:r>
      <w:r w:rsidR="00160F08" w:rsidRPr="00DC038C">
        <w:rPr>
          <w:rFonts w:ascii="Times New Roman" w:hAnsi="Times New Roman" w:cs="Times New Roman"/>
          <w:color w:val="000000" w:themeColor="text1"/>
        </w:rPr>
        <w:t>n</w:t>
      </w:r>
      <w:r w:rsidR="00EA0E75" w:rsidRPr="00DC038C">
        <w:rPr>
          <w:rFonts w:ascii="Times New Roman" w:hAnsi="Times New Roman" w:cs="Times New Roman"/>
          <w:color w:val="000000" w:themeColor="text1"/>
        </w:rPr>
        <w:t xml:space="preserve"> </w:t>
      </w:r>
      <w:r w:rsidR="003F05AB" w:rsidRPr="00DC038C">
        <w:rPr>
          <w:rFonts w:ascii="Times New Roman" w:hAnsi="Times New Roman" w:cs="Times New Roman"/>
          <w:color w:val="000000" w:themeColor="text1"/>
        </w:rPr>
        <w:t xml:space="preserve">in KO1 cells </w:t>
      </w:r>
      <w:r w:rsidR="00EA0E75" w:rsidRPr="00DC038C">
        <w:rPr>
          <w:rFonts w:ascii="Times New Roman" w:hAnsi="Times New Roman" w:cs="Times New Roman"/>
          <w:color w:val="000000" w:themeColor="text1"/>
        </w:rPr>
        <w:t>(F</w:t>
      </w:r>
      <w:r w:rsidR="00EA0E75" w:rsidRPr="006E4CFD">
        <w:rPr>
          <w:rFonts w:ascii="Times New Roman" w:hAnsi="Times New Roman" w:cs="Times New Roman"/>
          <w:color w:val="000000" w:themeColor="text1"/>
        </w:rPr>
        <w:t>ig</w:t>
      </w:r>
      <w:r w:rsidR="002E4641" w:rsidRPr="006E4CFD">
        <w:rPr>
          <w:rFonts w:ascii="Times New Roman" w:hAnsi="Times New Roman" w:cs="Times New Roman"/>
          <w:color w:val="000000" w:themeColor="text1"/>
        </w:rPr>
        <w:t>.</w:t>
      </w:r>
      <w:r w:rsidR="00EA0E75" w:rsidRPr="006E4CFD">
        <w:rPr>
          <w:rFonts w:ascii="Times New Roman" w:hAnsi="Times New Roman" w:cs="Times New Roman"/>
          <w:color w:val="000000" w:themeColor="text1"/>
        </w:rPr>
        <w:t xml:space="preserve"> </w:t>
      </w:r>
      <w:r w:rsidR="00875110" w:rsidRPr="006E4CFD">
        <w:rPr>
          <w:rFonts w:ascii="Times New Roman" w:hAnsi="Times New Roman" w:cs="Times New Roman"/>
          <w:color w:val="000000" w:themeColor="text1"/>
        </w:rPr>
        <w:t>5</w:t>
      </w:r>
      <w:r w:rsidR="002E4641" w:rsidRPr="006E4CFD">
        <w:rPr>
          <w:rFonts w:ascii="Times New Roman" w:hAnsi="Times New Roman" w:cs="Times New Roman"/>
          <w:color w:val="000000" w:themeColor="text1"/>
        </w:rPr>
        <w:t>B</w:t>
      </w:r>
      <w:r w:rsidR="00EA0E75" w:rsidRPr="006E4CFD">
        <w:rPr>
          <w:rFonts w:ascii="Times New Roman" w:hAnsi="Times New Roman" w:cs="Times New Roman"/>
          <w:color w:val="000000" w:themeColor="text1"/>
        </w:rPr>
        <w:t>)</w:t>
      </w:r>
      <w:r w:rsidR="00160F08" w:rsidRPr="006E4CFD">
        <w:rPr>
          <w:rFonts w:ascii="Times New Roman" w:hAnsi="Times New Roman" w:cs="Times New Roman"/>
          <w:color w:val="000000" w:themeColor="text1"/>
        </w:rPr>
        <w:t>.</w:t>
      </w:r>
      <w:r w:rsidR="00EA0E75" w:rsidRPr="006E4CFD">
        <w:rPr>
          <w:rFonts w:ascii="Times New Roman" w:hAnsi="Times New Roman" w:cs="Times New Roman"/>
          <w:color w:val="000000" w:themeColor="text1"/>
        </w:rPr>
        <w:t xml:space="preserve"> </w:t>
      </w:r>
      <w:r w:rsidR="002D7F0C" w:rsidRPr="006E4CFD">
        <w:rPr>
          <w:rFonts w:ascii="Times New Roman" w:hAnsi="Times New Roman" w:cs="Times New Roman"/>
          <w:color w:val="000000" w:themeColor="text1"/>
        </w:rPr>
        <w:t>W</w:t>
      </w:r>
      <w:r w:rsidR="00A0428A" w:rsidRPr="006E4CFD">
        <w:rPr>
          <w:rFonts w:ascii="Times New Roman" w:hAnsi="Times New Roman" w:cs="Times New Roman"/>
          <w:color w:val="000000" w:themeColor="text1"/>
        </w:rPr>
        <w:t xml:space="preserve">e </w:t>
      </w:r>
      <w:r w:rsidR="002D7F0C" w:rsidRPr="006E4CFD">
        <w:rPr>
          <w:rFonts w:ascii="Times New Roman" w:hAnsi="Times New Roman" w:cs="Times New Roman"/>
          <w:color w:val="000000" w:themeColor="text1"/>
        </w:rPr>
        <w:t xml:space="preserve">then </w:t>
      </w:r>
      <w:r w:rsidR="009C7B64" w:rsidRPr="006E4CFD">
        <w:rPr>
          <w:rFonts w:ascii="Times New Roman" w:hAnsi="Times New Roman" w:cs="Times New Roman"/>
          <w:color w:val="000000" w:themeColor="text1"/>
        </w:rPr>
        <w:t>examin</w:t>
      </w:r>
      <w:r w:rsidR="00A0428A" w:rsidRPr="006E4CFD">
        <w:rPr>
          <w:rFonts w:ascii="Times New Roman" w:hAnsi="Times New Roman" w:cs="Times New Roman"/>
          <w:color w:val="000000" w:themeColor="text1"/>
        </w:rPr>
        <w:t xml:space="preserve">ed </w:t>
      </w:r>
      <w:r w:rsidR="009C7B64" w:rsidRPr="006E4CFD">
        <w:rPr>
          <w:rFonts w:ascii="Times New Roman" w:hAnsi="Times New Roman" w:cs="Times New Roman"/>
          <w:color w:val="000000" w:themeColor="text1"/>
        </w:rPr>
        <w:t xml:space="preserve">the </w:t>
      </w:r>
      <w:r w:rsidR="00A0428A" w:rsidRPr="006E4CFD">
        <w:rPr>
          <w:rFonts w:ascii="Times New Roman" w:hAnsi="Times New Roman" w:cs="Times New Roman"/>
          <w:color w:val="000000" w:themeColor="text1"/>
        </w:rPr>
        <w:t>cytoskeleton by immunostaining f</w:t>
      </w:r>
      <w:r w:rsidR="009C7B64" w:rsidRPr="006E4CFD">
        <w:rPr>
          <w:rFonts w:ascii="Times New Roman" w:hAnsi="Times New Roman" w:cs="Times New Roman"/>
          <w:color w:val="000000" w:themeColor="text1"/>
        </w:rPr>
        <w:t>or</w:t>
      </w:r>
      <w:r w:rsidR="00A0428A" w:rsidRPr="006E4CFD">
        <w:rPr>
          <w:rFonts w:ascii="Times New Roman" w:hAnsi="Times New Roman" w:cs="Times New Roman"/>
          <w:color w:val="000000" w:themeColor="text1"/>
        </w:rPr>
        <w:t xml:space="preserve"> F-actin. </w:t>
      </w:r>
      <w:r w:rsidR="00A0428A" w:rsidRPr="006E4CFD">
        <w:rPr>
          <w:rFonts w:ascii="Times New Roman" w:hAnsi="Times New Roman" w:cs="Times New Roman"/>
          <w:color w:val="000000" w:themeColor="text1"/>
        </w:rPr>
        <w:lastRenderedPageBreak/>
        <w:t xml:space="preserve">The overexpression of </w:t>
      </w:r>
      <w:r w:rsidR="00A0428A" w:rsidRPr="006E4CFD">
        <w:rPr>
          <w:rFonts w:ascii="Times New Roman" w:hAnsi="Times New Roman" w:cs="Times New Roman"/>
          <w:i/>
          <w:color w:val="000000" w:themeColor="text1"/>
        </w:rPr>
        <w:t>Cd2ap</w:t>
      </w:r>
      <w:r w:rsidR="00A0428A" w:rsidRPr="006E4CFD">
        <w:rPr>
          <w:rFonts w:ascii="Times New Roman" w:hAnsi="Times New Roman" w:cs="Times New Roman"/>
          <w:color w:val="000000" w:themeColor="text1"/>
        </w:rPr>
        <w:t xml:space="preserve"> </w:t>
      </w:r>
      <w:r w:rsidR="009C7B64" w:rsidRPr="006E4CFD">
        <w:rPr>
          <w:rFonts w:ascii="Times New Roman" w:hAnsi="Times New Roman" w:cs="Times New Roman"/>
          <w:color w:val="000000" w:themeColor="text1"/>
        </w:rPr>
        <w:t>ameliorat</w:t>
      </w:r>
      <w:r w:rsidR="00A0428A" w:rsidRPr="006E4CFD">
        <w:rPr>
          <w:rFonts w:ascii="Times New Roman" w:hAnsi="Times New Roman" w:cs="Times New Roman"/>
          <w:color w:val="000000" w:themeColor="text1"/>
        </w:rPr>
        <w:t>ed the cytoskelet</w:t>
      </w:r>
      <w:r w:rsidR="009C7B64" w:rsidRPr="006E4CFD">
        <w:rPr>
          <w:rFonts w:ascii="Times New Roman" w:hAnsi="Times New Roman" w:cs="Times New Roman"/>
          <w:color w:val="000000" w:themeColor="text1"/>
        </w:rPr>
        <w:t>al</w:t>
      </w:r>
      <w:r w:rsidR="00A0428A" w:rsidRPr="006E4CFD">
        <w:rPr>
          <w:rFonts w:ascii="Times New Roman" w:hAnsi="Times New Roman" w:cs="Times New Roman"/>
          <w:color w:val="000000" w:themeColor="text1"/>
        </w:rPr>
        <w:t xml:space="preserve"> abnormalities </w:t>
      </w:r>
      <w:r w:rsidR="00092B2D" w:rsidRPr="006E4CFD">
        <w:rPr>
          <w:rFonts w:ascii="Times New Roman" w:hAnsi="Times New Roman" w:cs="Times New Roman"/>
          <w:color w:val="000000" w:themeColor="text1"/>
        </w:rPr>
        <w:t>o</w:t>
      </w:r>
      <w:r w:rsidR="009C7B64" w:rsidRPr="006E4CFD">
        <w:rPr>
          <w:rFonts w:ascii="Times New Roman" w:hAnsi="Times New Roman" w:cs="Times New Roman"/>
          <w:color w:val="000000" w:themeColor="text1"/>
        </w:rPr>
        <w:t>f the</w:t>
      </w:r>
      <w:r w:rsidR="00092B2D" w:rsidRPr="006E4CFD">
        <w:rPr>
          <w:rFonts w:ascii="Times New Roman" w:hAnsi="Times New Roman" w:cs="Times New Roman"/>
          <w:color w:val="000000" w:themeColor="text1"/>
        </w:rPr>
        <w:t xml:space="preserve"> </w:t>
      </w:r>
      <w:r w:rsidR="00A0428A" w:rsidRPr="006E4CFD">
        <w:rPr>
          <w:rFonts w:ascii="Times New Roman" w:hAnsi="Times New Roman" w:cs="Times New Roman"/>
          <w:i/>
          <w:iCs/>
          <w:color w:val="000000" w:themeColor="text1"/>
        </w:rPr>
        <w:t>Cdkal</w:t>
      </w:r>
      <w:r w:rsidR="00FF7829" w:rsidRPr="006E4CFD">
        <w:rPr>
          <w:rFonts w:ascii="Times New Roman" w:hAnsi="Times New Roman" w:cs="Times New Roman"/>
          <w:i/>
          <w:iCs/>
          <w:color w:val="000000" w:themeColor="text1"/>
        </w:rPr>
        <w:t>1</w:t>
      </w:r>
      <w:r w:rsidR="00A0428A" w:rsidRPr="006E4CFD">
        <w:rPr>
          <w:rFonts w:ascii="Times New Roman" w:hAnsi="Times New Roman" w:cs="Times New Roman"/>
          <w:color w:val="000000" w:themeColor="text1"/>
        </w:rPr>
        <w:t xml:space="preserve"> KO SVI </w:t>
      </w:r>
      <w:r w:rsidR="009C7B64" w:rsidRPr="006E4CFD">
        <w:rPr>
          <w:rFonts w:ascii="Times New Roman" w:hAnsi="Times New Roman" w:cs="Times New Roman"/>
          <w:color w:val="000000" w:themeColor="text1"/>
        </w:rPr>
        <w:t>cells, such that an</w:t>
      </w:r>
      <w:r w:rsidR="00C43583" w:rsidRPr="006E4CFD">
        <w:rPr>
          <w:rFonts w:ascii="Times New Roman" w:hAnsi="Times New Roman" w:cs="Times New Roman"/>
          <w:color w:val="000000" w:themeColor="text1"/>
        </w:rPr>
        <w:t xml:space="preserve"> orderly podocyte cytoskeleton </w:t>
      </w:r>
      <w:r w:rsidR="005D364F" w:rsidRPr="006E4CFD">
        <w:rPr>
          <w:rFonts w:ascii="Times New Roman" w:hAnsi="Times New Roman" w:cs="Times New Roman"/>
          <w:color w:val="000000" w:themeColor="text1"/>
        </w:rPr>
        <w:t>was re</w:t>
      </w:r>
      <w:r w:rsidR="009C7B64" w:rsidRPr="006E4CFD">
        <w:rPr>
          <w:rFonts w:ascii="Times New Roman" w:hAnsi="Times New Roman" w:cs="Times New Roman"/>
          <w:color w:val="000000" w:themeColor="text1"/>
        </w:rPr>
        <w:t>instat</w:t>
      </w:r>
      <w:r w:rsidR="005D364F" w:rsidRPr="006E4CFD">
        <w:rPr>
          <w:rFonts w:ascii="Times New Roman" w:hAnsi="Times New Roman" w:cs="Times New Roman"/>
          <w:color w:val="000000" w:themeColor="text1"/>
        </w:rPr>
        <w:t>ed</w:t>
      </w:r>
      <w:r w:rsidR="002D7F0C" w:rsidRPr="006E4CFD">
        <w:rPr>
          <w:rFonts w:ascii="Times New Roman" w:hAnsi="Times New Roman" w:cs="Times New Roman"/>
          <w:color w:val="000000" w:themeColor="text1"/>
        </w:rPr>
        <w:t xml:space="preserve"> </w:t>
      </w:r>
      <w:r w:rsidR="00A0428A" w:rsidRPr="006E4CFD">
        <w:rPr>
          <w:rFonts w:ascii="Times New Roman" w:hAnsi="Times New Roman" w:cs="Times New Roman"/>
          <w:color w:val="000000" w:themeColor="text1"/>
        </w:rPr>
        <w:t>(Fig</w:t>
      </w:r>
      <w:r w:rsidR="00050BCF" w:rsidRPr="006E4CFD">
        <w:rPr>
          <w:rFonts w:ascii="Times New Roman" w:hAnsi="Times New Roman" w:cs="Times New Roman"/>
          <w:color w:val="000000" w:themeColor="text1"/>
        </w:rPr>
        <w:t>.</w:t>
      </w:r>
      <w:r w:rsidR="00A0428A" w:rsidRPr="006E4CFD">
        <w:rPr>
          <w:rFonts w:ascii="Times New Roman" w:hAnsi="Times New Roman" w:cs="Times New Roman"/>
          <w:color w:val="000000" w:themeColor="text1"/>
        </w:rPr>
        <w:t xml:space="preserve"> </w:t>
      </w:r>
      <w:r w:rsidR="00875110" w:rsidRPr="006E4CFD">
        <w:rPr>
          <w:rFonts w:ascii="Times New Roman" w:hAnsi="Times New Roman" w:cs="Times New Roman"/>
          <w:color w:val="000000" w:themeColor="text1"/>
        </w:rPr>
        <w:t>5</w:t>
      </w:r>
      <w:r w:rsidR="00050BCF" w:rsidRPr="006E4CFD">
        <w:rPr>
          <w:rFonts w:ascii="Times New Roman" w:hAnsi="Times New Roman" w:cs="Times New Roman"/>
          <w:color w:val="000000" w:themeColor="text1"/>
        </w:rPr>
        <w:t>C</w:t>
      </w:r>
      <w:r w:rsidR="00CF37EA" w:rsidRPr="006E4CFD">
        <w:rPr>
          <w:rFonts w:ascii="Times New Roman" w:hAnsi="Times New Roman" w:cs="Times New Roman"/>
          <w:color w:val="000000" w:themeColor="text1"/>
        </w:rPr>
        <w:t>,</w:t>
      </w:r>
      <w:r w:rsidR="00C4592E" w:rsidRPr="006E4CFD">
        <w:rPr>
          <w:rFonts w:ascii="Times New Roman" w:hAnsi="Times New Roman" w:cs="Times New Roman"/>
          <w:color w:val="000000" w:themeColor="text1"/>
        </w:rPr>
        <w:t xml:space="preserve"> </w:t>
      </w:r>
      <w:r w:rsidR="00CF37EA" w:rsidRPr="006E4CFD">
        <w:rPr>
          <w:rFonts w:ascii="Times New Roman" w:hAnsi="Times New Roman" w:cs="Times New Roman"/>
          <w:color w:val="000000" w:themeColor="text1"/>
        </w:rPr>
        <w:t>D</w:t>
      </w:r>
      <w:r w:rsidR="00A0428A" w:rsidRPr="006E4CFD">
        <w:rPr>
          <w:rFonts w:ascii="Times New Roman" w:hAnsi="Times New Roman" w:cs="Times New Roman"/>
          <w:color w:val="000000" w:themeColor="text1"/>
        </w:rPr>
        <w:t xml:space="preserve">). </w:t>
      </w:r>
      <w:r w:rsidR="00092B2D" w:rsidRPr="006E4CFD">
        <w:rPr>
          <w:rFonts w:ascii="Times New Roman" w:hAnsi="Times New Roman" w:cs="Times New Roman"/>
          <w:color w:val="000000" w:themeColor="text1"/>
        </w:rPr>
        <w:t>Moreover,</w:t>
      </w:r>
      <w:r w:rsidR="008E2287" w:rsidRPr="006E4CFD">
        <w:rPr>
          <w:rFonts w:ascii="Times New Roman" w:hAnsi="Times New Roman" w:cs="Times New Roman"/>
          <w:color w:val="000000" w:themeColor="text1"/>
        </w:rPr>
        <w:t xml:space="preserve"> </w:t>
      </w:r>
      <w:r w:rsidR="009C7B64" w:rsidRPr="006E4CFD">
        <w:rPr>
          <w:rFonts w:ascii="Times New Roman" w:hAnsi="Times New Roman" w:cs="Times New Roman"/>
          <w:color w:val="000000" w:themeColor="text1"/>
        </w:rPr>
        <w:t xml:space="preserve">a </w:t>
      </w:r>
      <w:r w:rsidR="002D7F0C" w:rsidRPr="006E4CFD">
        <w:rPr>
          <w:rFonts w:ascii="Times New Roman" w:hAnsi="Times New Roman" w:cs="Times New Roman"/>
          <w:color w:val="000000" w:themeColor="text1"/>
        </w:rPr>
        <w:t>wou</w:t>
      </w:r>
      <w:r w:rsidR="00867ADF" w:rsidRPr="006E4CFD">
        <w:rPr>
          <w:rFonts w:ascii="Times New Roman" w:hAnsi="Times New Roman" w:cs="Times New Roman"/>
          <w:color w:val="000000" w:themeColor="text1"/>
        </w:rPr>
        <w:t>n</w:t>
      </w:r>
      <w:r w:rsidR="002D7F0C" w:rsidRPr="006E4CFD">
        <w:rPr>
          <w:rFonts w:ascii="Times New Roman" w:hAnsi="Times New Roman" w:cs="Times New Roman"/>
          <w:color w:val="000000" w:themeColor="text1"/>
        </w:rPr>
        <w:t xml:space="preserve">d cell migration assay revealed that </w:t>
      </w:r>
      <w:r w:rsidR="008E2287" w:rsidRPr="006E4CFD">
        <w:rPr>
          <w:rFonts w:ascii="Times New Roman" w:hAnsi="Times New Roman" w:cs="Times New Roman"/>
          <w:i/>
          <w:iCs/>
          <w:color w:val="000000" w:themeColor="text1"/>
        </w:rPr>
        <w:t>Cdkal1</w:t>
      </w:r>
      <w:r w:rsidR="008E2287" w:rsidRPr="006E4CFD">
        <w:rPr>
          <w:rFonts w:ascii="Times New Roman" w:hAnsi="Times New Roman" w:cs="Times New Roman"/>
          <w:color w:val="000000" w:themeColor="text1"/>
        </w:rPr>
        <w:t xml:space="preserve"> KO SVI </w:t>
      </w:r>
      <w:r w:rsidR="009C7B64" w:rsidRPr="006E4CFD">
        <w:rPr>
          <w:rFonts w:ascii="Times New Roman" w:hAnsi="Times New Roman" w:cs="Times New Roman"/>
          <w:color w:val="000000" w:themeColor="text1"/>
        </w:rPr>
        <w:t xml:space="preserve">cells </w:t>
      </w:r>
      <w:r w:rsidR="008E2287" w:rsidRPr="006E4CFD">
        <w:rPr>
          <w:rFonts w:ascii="Times New Roman" w:hAnsi="Times New Roman" w:cs="Times New Roman"/>
          <w:color w:val="000000" w:themeColor="text1"/>
        </w:rPr>
        <w:t>overexpress</w:t>
      </w:r>
      <w:r w:rsidR="009C7B64" w:rsidRPr="006E4CFD">
        <w:rPr>
          <w:rFonts w:ascii="Times New Roman" w:hAnsi="Times New Roman" w:cs="Times New Roman"/>
          <w:color w:val="000000" w:themeColor="text1"/>
        </w:rPr>
        <w:t>ing</w:t>
      </w:r>
      <w:r w:rsidR="00092B2D" w:rsidRPr="006E4CFD">
        <w:rPr>
          <w:rFonts w:ascii="Times New Roman" w:hAnsi="Times New Roman" w:cs="Times New Roman"/>
          <w:color w:val="000000" w:themeColor="text1"/>
        </w:rPr>
        <w:t xml:space="preserve"> </w:t>
      </w:r>
      <w:r w:rsidR="008E2287" w:rsidRPr="006E4CFD">
        <w:rPr>
          <w:rFonts w:ascii="Times New Roman" w:hAnsi="Times New Roman" w:cs="Times New Roman"/>
          <w:i/>
          <w:color w:val="000000" w:themeColor="text1"/>
        </w:rPr>
        <w:t>Cd2ap</w:t>
      </w:r>
      <w:r w:rsidR="008E2287" w:rsidRPr="006E4CFD">
        <w:rPr>
          <w:rFonts w:ascii="Times New Roman" w:hAnsi="Times New Roman" w:cs="Times New Roman"/>
          <w:color w:val="000000" w:themeColor="text1"/>
        </w:rPr>
        <w:t xml:space="preserve"> </w:t>
      </w:r>
      <w:r w:rsidR="009C7B64" w:rsidRPr="006E4CFD">
        <w:rPr>
          <w:rFonts w:ascii="Times New Roman" w:hAnsi="Times New Roman" w:cs="Times New Roman"/>
          <w:color w:val="000000" w:themeColor="text1"/>
        </w:rPr>
        <w:t>show</w:t>
      </w:r>
      <w:r w:rsidR="00880542" w:rsidRPr="006E4CFD">
        <w:rPr>
          <w:rFonts w:ascii="Times New Roman" w:hAnsi="Times New Roman" w:cs="Times New Roman"/>
          <w:color w:val="000000" w:themeColor="text1"/>
        </w:rPr>
        <w:t>ed</w:t>
      </w:r>
      <w:r w:rsidR="009C7B64" w:rsidRPr="006E4CFD">
        <w:rPr>
          <w:rFonts w:ascii="Times New Roman" w:hAnsi="Times New Roman" w:cs="Times New Roman"/>
          <w:color w:val="000000" w:themeColor="text1"/>
        </w:rPr>
        <w:t xml:space="preserve"> a </w:t>
      </w:r>
      <w:r w:rsidR="00401D84" w:rsidRPr="006E4CFD">
        <w:rPr>
          <w:rFonts w:ascii="Times New Roman" w:hAnsi="Times New Roman" w:cs="Times New Roman"/>
          <w:color w:val="000000" w:themeColor="text1"/>
        </w:rPr>
        <w:t>restor</w:t>
      </w:r>
      <w:r w:rsidR="009C7B64" w:rsidRPr="006E4CFD">
        <w:rPr>
          <w:rFonts w:ascii="Times New Roman" w:hAnsi="Times New Roman" w:cs="Times New Roman"/>
          <w:color w:val="000000" w:themeColor="text1"/>
        </w:rPr>
        <w:t>ation of</w:t>
      </w:r>
      <w:r w:rsidR="008E2287" w:rsidRPr="006E4CFD">
        <w:rPr>
          <w:rFonts w:ascii="Times New Roman" w:hAnsi="Times New Roman" w:cs="Times New Roman"/>
          <w:color w:val="000000" w:themeColor="text1"/>
        </w:rPr>
        <w:t xml:space="preserve"> cell migration (Fig</w:t>
      </w:r>
      <w:r w:rsidR="00E4278D" w:rsidRPr="006E4CFD">
        <w:rPr>
          <w:rFonts w:ascii="Times New Roman" w:hAnsi="Times New Roman" w:cs="Times New Roman"/>
          <w:color w:val="000000" w:themeColor="text1"/>
        </w:rPr>
        <w:t>.</w:t>
      </w:r>
      <w:r w:rsidR="008E2287" w:rsidRPr="006E4CFD">
        <w:rPr>
          <w:rFonts w:ascii="Times New Roman" w:hAnsi="Times New Roman" w:cs="Times New Roman"/>
          <w:color w:val="000000" w:themeColor="text1"/>
        </w:rPr>
        <w:t xml:space="preserve"> </w:t>
      </w:r>
      <w:r w:rsidR="00875110" w:rsidRPr="006E4CFD">
        <w:rPr>
          <w:rFonts w:ascii="Times New Roman" w:hAnsi="Times New Roman" w:cs="Times New Roman"/>
          <w:color w:val="000000" w:themeColor="text1"/>
        </w:rPr>
        <w:t>5</w:t>
      </w:r>
      <w:r w:rsidR="00CF37EA" w:rsidRPr="006E4CFD">
        <w:rPr>
          <w:rFonts w:ascii="Times New Roman" w:hAnsi="Times New Roman" w:cs="Times New Roman"/>
          <w:color w:val="000000" w:themeColor="text1"/>
        </w:rPr>
        <w:t>E</w:t>
      </w:r>
      <w:r w:rsidR="009C7B64" w:rsidRPr="006E4CFD">
        <w:rPr>
          <w:rFonts w:ascii="Times New Roman" w:hAnsi="Times New Roman" w:cs="Times New Roman"/>
          <w:color w:val="000000" w:themeColor="text1"/>
        </w:rPr>
        <w:t>–</w:t>
      </w:r>
      <w:r w:rsidR="00CF37EA" w:rsidRPr="006E4CFD">
        <w:rPr>
          <w:rFonts w:ascii="Times New Roman" w:hAnsi="Times New Roman" w:cs="Times New Roman"/>
          <w:color w:val="000000" w:themeColor="text1"/>
        </w:rPr>
        <w:t>G</w:t>
      </w:r>
      <w:r w:rsidR="008E2287" w:rsidRPr="006E4CFD">
        <w:rPr>
          <w:rFonts w:ascii="Times New Roman" w:hAnsi="Times New Roman" w:cs="Times New Roman"/>
          <w:color w:val="000000" w:themeColor="text1"/>
        </w:rPr>
        <w:t xml:space="preserve">). </w:t>
      </w:r>
      <w:r w:rsidR="00C43583" w:rsidRPr="006E4CFD">
        <w:rPr>
          <w:rFonts w:ascii="Times New Roman" w:hAnsi="Times New Roman" w:cs="Times New Roman"/>
          <w:color w:val="000000" w:themeColor="text1"/>
        </w:rPr>
        <w:t xml:space="preserve">These results indicate that </w:t>
      </w:r>
      <w:r w:rsidR="009C7B64" w:rsidRPr="006E4CFD">
        <w:rPr>
          <w:rFonts w:ascii="Times New Roman" w:hAnsi="Times New Roman" w:cs="Times New Roman"/>
          <w:color w:val="000000" w:themeColor="text1"/>
        </w:rPr>
        <w:t>low</w:t>
      </w:r>
      <w:r w:rsidR="006F2A5E" w:rsidRPr="006E4CFD">
        <w:rPr>
          <w:rFonts w:ascii="Times New Roman" w:hAnsi="Times New Roman" w:cs="Times New Roman"/>
          <w:color w:val="000000" w:themeColor="text1"/>
        </w:rPr>
        <w:t xml:space="preserve"> </w:t>
      </w:r>
      <w:r w:rsidR="00092B2D" w:rsidRPr="006E4CFD">
        <w:rPr>
          <w:rFonts w:ascii="Times New Roman" w:hAnsi="Times New Roman" w:cs="Times New Roman"/>
          <w:color w:val="000000" w:themeColor="text1"/>
        </w:rPr>
        <w:t>CD2AP</w:t>
      </w:r>
      <w:r w:rsidR="009C7B64" w:rsidRPr="006E4CFD">
        <w:rPr>
          <w:rFonts w:ascii="Times New Roman" w:hAnsi="Times New Roman" w:cs="Times New Roman"/>
          <w:color w:val="000000" w:themeColor="text1"/>
        </w:rPr>
        <w:t xml:space="preserve"> expression</w:t>
      </w:r>
      <w:r w:rsidR="00092B2D" w:rsidRPr="006E4CFD">
        <w:rPr>
          <w:rFonts w:ascii="Times New Roman" w:hAnsi="Times New Roman" w:cs="Times New Roman"/>
          <w:color w:val="000000" w:themeColor="text1"/>
        </w:rPr>
        <w:t xml:space="preserve"> can at least partially explain</w:t>
      </w:r>
      <w:r w:rsidR="00C43583" w:rsidRPr="006E4CFD">
        <w:rPr>
          <w:rFonts w:ascii="Times New Roman" w:hAnsi="Times New Roman" w:cs="Times New Roman"/>
          <w:color w:val="000000" w:themeColor="text1"/>
        </w:rPr>
        <w:t xml:space="preserve"> </w:t>
      </w:r>
      <w:r w:rsidR="006367D9" w:rsidRPr="006E4CFD">
        <w:rPr>
          <w:rFonts w:ascii="Times New Roman" w:hAnsi="Times New Roman" w:cs="Times New Roman"/>
          <w:color w:val="000000" w:themeColor="text1"/>
        </w:rPr>
        <w:t xml:space="preserve">the dysfunction of filtration barrier, </w:t>
      </w:r>
      <w:r w:rsidR="00C43583" w:rsidRPr="006E4CFD">
        <w:rPr>
          <w:rFonts w:ascii="Times New Roman" w:hAnsi="Times New Roman" w:cs="Times New Roman"/>
          <w:color w:val="000000" w:themeColor="text1"/>
        </w:rPr>
        <w:t>the morphologic</w:t>
      </w:r>
      <w:r w:rsidRPr="006E4CFD">
        <w:rPr>
          <w:rFonts w:ascii="Times New Roman" w:hAnsi="Times New Roman" w:cs="Times New Roman"/>
          <w:color w:val="000000"/>
        </w:rPr>
        <w:t xml:space="preserve"> abnormalities and </w:t>
      </w:r>
      <w:r w:rsidR="009C7B64" w:rsidRPr="006E4CFD">
        <w:rPr>
          <w:rFonts w:ascii="Times New Roman" w:hAnsi="Times New Roman" w:cs="Times New Roman"/>
          <w:color w:val="000000" w:themeColor="text1"/>
        </w:rPr>
        <w:t>impair</w:t>
      </w:r>
      <w:r w:rsidR="00092B2D" w:rsidRPr="006E4CFD">
        <w:rPr>
          <w:rFonts w:ascii="Times New Roman" w:hAnsi="Times New Roman" w:cs="Times New Roman"/>
          <w:color w:val="000000" w:themeColor="text1"/>
        </w:rPr>
        <w:t xml:space="preserve">ed </w:t>
      </w:r>
      <w:r w:rsidR="00C43583" w:rsidRPr="006E4CFD">
        <w:rPr>
          <w:rFonts w:ascii="Times New Roman" w:hAnsi="Times New Roman" w:cs="Times New Roman"/>
          <w:color w:val="000000" w:themeColor="text1"/>
        </w:rPr>
        <w:t xml:space="preserve">motility </w:t>
      </w:r>
      <w:r w:rsidR="00CC1A94" w:rsidRPr="006E4CFD">
        <w:rPr>
          <w:rFonts w:ascii="Times New Roman" w:hAnsi="Times New Roman" w:cs="Times New Roman"/>
          <w:color w:val="000000" w:themeColor="text1"/>
        </w:rPr>
        <w:t>of</w:t>
      </w:r>
      <w:r w:rsidR="00092B2D" w:rsidRPr="006E4CFD">
        <w:rPr>
          <w:rFonts w:ascii="Times New Roman" w:hAnsi="Times New Roman" w:cs="Times New Roman"/>
          <w:color w:val="000000" w:themeColor="text1"/>
        </w:rPr>
        <w:t xml:space="preserve"> </w:t>
      </w:r>
      <w:r w:rsidR="00C43583" w:rsidRPr="006E4CFD">
        <w:rPr>
          <w:rFonts w:ascii="Times New Roman" w:hAnsi="Times New Roman" w:cs="Times New Roman"/>
          <w:i/>
          <w:iCs/>
          <w:color w:val="000000" w:themeColor="text1"/>
        </w:rPr>
        <w:t>Cdkal1</w:t>
      </w:r>
      <w:r w:rsidR="00C43583" w:rsidRPr="006E4CFD">
        <w:rPr>
          <w:rFonts w:ascii="Times New Roman" w:hAnsi="Times New Roman" w:cs="Times New Roman"/>
          <w:color w:val="000000" w:themeColor="text1"/>
        </w:rPr>
        <w:t xml:space="preserve"> KO SVI</w:t>
      </w:r>
      <w:r w:rsidR="00CE5446" w:rsidRPr="006E4CFD">
        <w:rPr>
          <w:rFonts w:ascii="Times New Roman" w:hAnsi="Times New Roman" w:cs="Times New Roman"/>
          <w:color w:val="000000" w:themeColor="text1"/>
        </w:rPr>
        <w:t xml:space="preserve"> </w:t>
      </w:r>
      <w:r w:rsidR="009C7B64" w:rsidRPr="006E4CFD">
        <w:rPr>
          <w:rFonts w:ascii="Times New Roman" w:hAnsi="Times New Roman" w:cs="Times New Roman"/>
          <w:color w:val="000000" w:themeColor="text1"/>
        </w:rPr>
        <w:t xml:space="preserve">cells, </w:t>
      </w:r>
      <w:r w:rsidR="00CE5446" w:rsidRPr="006E4CFD">
        <w:rPr>
          <w:rFonts w:ascii="Times New Roman" w:hAnsi="Times New Roman" w:cs="Times New Roman"/>
          <w:color w:val="000000" w:themeColor="text1"/>
        </w:rPr>
        <w:t>and</w:t>
      </w:r>
      <w:r w:rsidR="008A1AB0" w:rsidRPr="006E4CFD">
        <w:rPr>
          <w:rFonts w:ascii="Times New Roman" w:hAnsi="Times New Roman" w:cs="Times New Roman"/>
          <w:color w:val="000000" w:themeColor="text1"/>
        </w:rPr>
        <w:t xml:space="preserve"> also</w:t>
      </w:r>
      <w:r w:rsidR="00CE5446" w:rsidRPr="006E4CFD">
        <w:rPr>
          <w:rFonts w:ascii="Times New Roman" w:hAnsi="Times New Roman" w:cs="Times New Roman"/>
          <w:color w:val="000000" w:themeColor="text1"/>
        </w:rPr>
        <w:t xml:space="preserve"> that exogenous </w:t>
      </w:r>
      <w:r w:rsidR="00CE5446" w:rsidRPr="006E4CFD">
        <w:rPr>
          <w:rFonts w:ascii="Times New Roman" w:hAnsi="Times New Roman" w:cs="Times New Roman"/>
          <w:i/>
          <w:color w:val="000000" w:themeColor="text1"/>
        </w:rPr>
        <w:t>Cd2ap</w:t>
      </w:r>
      <w:r w:rsidR="00CE5446" w:rsidRPr="006E4CFD">
        <w:rPr>
          <w:rFonts w:ascii="Times New Roman" w:hAnsi="Times New Roman" w:cs="Times New Roman"/>
          <w:color w:val="000000" w:themeColor="text1"/>
        </w:rPr>
        <w:t xml:space="preserve"> overexpression </w:t>
      </w:r>
      <w:r w:rsidR="00CC1A94" w:rsidRPr="006E4CFD">
        <w:rPr>
          <w:rFonts w:ascii="Times New Roman" w:hAnsi="Times New Roman" w:cs="Times New Roman"/>
          <w:color w:val="000000" w:themeColor="text1"/>
        </w:rPr>
        <w:t xml:space="preserve">can </w:t>
      </w:r>
      <w:r w:rsidR="00A977F5" w:rsidRPr="006E4CFD">
        <w:rPr>
          <w:rFonts w:ascii="Times New Roman" w:hAnsi="Times New Roman" w:cs="Times New Roman"/>
          <w:color w:val="000000" w:themeColor="text1"/>
        </w:rPr>
        <w:t>at least partially</w:t>
      </w:r>
      <w:r w:rsidR="007551A2" w:rsidRPr="006E4CFD">
        <w:rPr>
          <w:rFonts w:ascii="Times New Roman" w:hAnsi="Times New Roman" w:cs="Times New Roman"/>
          <w:color w:val="000000" w:themeColor="text1"/>
        </w:rPr>
        <w:t xml:space="preserve"> rescue</w:t>
      </w:r>
      <w:r w:rsidR="00CE5446" w:rsidRPr="006E4CFD">
        <w:rPr>
          <w:rFonts w:ascii="Times New Roman" w:hAnsi="Times New Roman" w:cs="Times New Roman"/>
          <w:color w:val="000000" w:themeColor="text1"/>
        </w:rPr>
        <w:t xml:space="preserve"> podocyte function</w:t>
      </w:r>
      <w:r w:rsidR="00C43583" w:rsidRPr="006E4CFD">
        <w:rPr>
          <w:rFonts w:ascii="Times New Roman" w:hAnsi="Times New Roman" w:cs="Times New Roman"/>
          <w:color w:val="000000" w:themeColor="text1"/>
        </w:rPr>
        <w:t>.</w:t>
      </w:r>
    </w:p>
    <w:p w14:paraId="058897E8" w14:textId="77777777" w:rsidR="00A83B10" w:rsidRPr="006E4CFD" w:rsidRDefault="00A83B10" w:rsidP="00903A81">
      <w:pPr>
        <w:tabs>
          <w:tab w:val="left" w:pos="1701"/>
        </w:tabs>
        <w:spacing w:line="360" w:lineRule="auto"/>
        <w:rPr>
          <w:rFonts w:ascii="Times New Roman" w:hAnsi="Times New Roman" w:cs="Times New Roman"/>
          <w:color w:val="000000" w:themeColor="text1"/>
        </w:rPr>
      </w:pPr>
    </w:p>
    <w:p w14:paraId="2A926B5C" w14:textId="77777777" w:rsidR="00A83B10" w:rsidRPr="006E4CFD" w:rsidRDefault="00833659" w:rsidP="00A83B10">
      <w:pPr>
        <w:tabs>
          <w:tab w:val="left" w:pos="1701"/>
        </w:tabs>
        <w:spacing w:line="360" w:lineRule="auto"/>
        <w:rPr>
          <w:rFonts w:ascii="Times New Roman" w:hAnsi="Times New Roman" w:cs="Times New Roman"/>
          <w:b/>
          <w:bCs/>
          <w:color w:val="000000" w:themeColor="text1"/>
        </w:rPr>
      </w:pPr>
      <w:r w:rsidRPr="006E4CFD">
        <w:rPr>
          <w:rFonts w:ascii="Times New Roman" w:hAnsi="Times New Roman" w:cs="Times New Roman"/>
          <w:b/>
          <w:bCs/>
          <w:color w:val="000000" w:themeColor="text1"/>
        </w:rPr>
        <w:t>Discussion</w:t>
      </w:r>
    </w:p>
    <w:p w14:paraId="360FAADA" w14:textId="5B6904C8" w:rsidR="001E0C81" w:rsidRPr="006E4CFD" w:rsidRDefault="00833659" w:rsidP="001E0C81">
      <w:pPr>
        <w:tabs>
          <w:tab w:val="left" w:pos="1701"/>
        </w:tabs>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 xml:space="preserve">CKD is </w:t>
      </w:r>
      <w:r w:rsidR="006F2A5E" w:rsidRPr="006E4CFD">
        <w:rPr>
          <w:rFonts w:ascii="Times New Roman" w:hAnsi="Times New Roman" w:cs="Times New Roman"/>
          <w:color w:val="000000" w:themeColor="text1"/>
        </w:rPr>
        <w:t xml:space="preserve">well known </w:t>
      </w:r>
      <w:r w:rsidR="001B4D82" w:rsidRPr="006E4CFD">
        <w:rPr>
          <w:rFonts w:ascii="Times New Roman" w:hAnsi="Times New Roman" w:cs="Times New Roman"/>
          <w:color w:val="000000" w:themeColor="text1"/>
        </w:rPr>
        <w:t>to be a</w:t>
      </w:r>
      <w:r w:rsidR="006F2A5E"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progressive and irreversib</w:t>
      </w:r>
      <w:r w:rsidR="006F2A5E" w:rsidRPr="006E4CFD">
        <w:rPr>
          <w:rFonts w:ascii="Times New Roman" w:hAnsi="Times New Roman" w:cs="Times New Roman"/>
          <w:color w:val="000000" w:themeColor="text1"/>
        </w:rPr>
        <w:t>l</w:t>
      </w:r>
      <w:r w:rsidR="001B4D82" w:rsidRPr="006E4CFD">
        <w:rPr>
          <w:rFonts w:ascii="Times New Roman" w:hAnsi="Times New Roman" w:cs="Times New Roman"/>
          <w:color w:val="000000" w:themeColor="text1"/>
        </w:rPr>
        <w:t>e disease</w:t>
      </w:r>
      <w:r w:rsidR="006F2A5E" w:rsidRPr="006E4CFD">
        <w:rPr>
          <w:rFonts w:ascii="Times New Roman" w:hAnsi="Times New Roman" w:cs="Times New Roman"/>
          <w:color w:val="000000" w:themeColor="text1"/>
        </w:rPr>
        <w:t>. T</w:t>
      </w:r>
      <w:r w:rsidRPr="006E4CFD">
        <w:rPr>
          <w:rFonts w:ascii="Times New Roman" w:hAnsi="Times New Roman" w:cs="Times New Roman"/>
          <w:color w:val="000000" w:themeColor="text1"/>
        </w:rPr>
        <w:t xml:space="preserve">herefore, effective treatments based on </w:t>
      </w:r>
      <w:r w:rsidR="001B4D82" w:rsidRPr="006E4CFD">
        <w:rPr>
          <w:rFonts w:ascii="Times New Roman" w:hAnsi="Times New Roman" w:cs="Times New Roman"/>
          <w:color w:val="000000" w:themeColor="text1"/>
        </w:rPr>
        <w:t xml:space="preserve">a thorough knowledge of its </w:t>
      </w:r>
      <w:r w:rsidRPr="006E4CFD">
        <w:rPr>
          <w:rFonts w:ascii="Times New Roman" w:hAnsi="Times New Roman" w:cs="Times New Roman"/>
          <w:color w:val="000000" w:themeColor="text1"/>
        </w:rPr>
        <w:t>molecular mechanism</w:t>
      </w:r>
      <w:r w:rsidR="001B4D82" w:rsidRPr="006E4CFD">
        <w:rPr>
          <w:rFonts w:ascii="Times New Roman" w:hAnsi="Times New Roman" w:cs="Times New Roman"/>
          <w:color w:val="000000" w:themeColor="text1"/>
        </w:rPr>
        <w:t>s</w:t>
      </w:r>
      <w:r w:rsidRPr="006E4CFD">
        <w:rPr>
          <w:rFonts w:ascii="Times New Roman" w:hAnsi="Times New Roman" w:cs="Times New Roman"/>
          <w:color w:val="000000" w:themeColor="text1"/>
        </w:rPr>
        <w:t xml:space="preserve"> are required. </w:t>
      </w:r>
      <w:r w:rsidR="00302BBB" w:rsidRPr="006E4CFD">
        <w:rPr>
          <w:rFonts w:ascii="Times New Roman" w:hAnsi="Times New Roman" w:cs="Times New Roman"/>
          <w:color w:val="000000" w:themeColor="text1"/>
        </w:rPr>
        <w:t>In the present study, the</w:t>
      </w:r>
      <w:r w:rsidR="00702426" w:rsidRPr="006E4CFD">
        <w:rPr>
          <w:rFonts w:ascii="Times New Roman" w:hAnsi="Times New Roman" w:cs="Times New Roman"/>
          <w:color w:val="000000" w:themeColor="text1"/>
        </w:rPr>
        <w:t xml:space="preserve"> s</w:t>
      </w:r>
      <w:r w:rsidR="008A5808" w:rsidRPr="006E4CFD">
        <w:rPr>
          <w:rFonts w:ascii="Times New Roman" w:hAnsi="Times New Roman" w:cs="Times New Roman"/>
          <w:color w:val="000000" w:themeColor="text1"/>
        </w:rPr>
        <w:t xml:space="preserve">ystemic </w:t>
      </w:r>
      <w:r w:rsidR="008A5808" w:rsidRPr="006E4CFD">
        <w:rPr>
          <w:rFonts w:ascii="Times New Roman" w:hAnsi="Times New Roman" w:cs="Times New Roman"/>
          <w:i/>
          <w:iCs/>
          <w:color w:val="000000" w:themeColor="text1"/>
        </w:rPr>
        <w:t>Cdkal1</w:t>
      </w:r>
      <w:r w:rsidR="008A5808" w:rsidRPr="006E4CFD">
        <w:rPr>
          <w:rFonts w:ascii="Times New Roman" w:hAnsi="Times New Roman" w:cs="Times New Roman"/>
          <w:color w:val="000000" w:themeColor="text1"/>
        </w:rPr>
        <w:t xml:space="preserve"> KO mice showed </w:t>
      </w:r>
      <w:r w:rsidR="0082593D" w:rsidRPr="006E4CFD">
        <w:rPr>
          <w:rFonts w:ascii="Times New Roman" w:hAnsi="Times New Roman" w:cs="Times New Roman"/>
          <w:color w:val="000000" w:themeColor="text1"/>
        </w:rPr>
        <w:t>albuminuria and kidney failure</w:t>
      </w:r>
      <w:r w:rsidR="008A5808" w:rsidRPr="006E4CFD">
        <w:rPr>
          <w:rFonts w:ascii="Times New Roman" w:hAnsi="Times New Roman" w:cs="Times New Roman"/>
          <w:color w:val="000000" w:themeColor="text1"/>
        </w:rPr>
        <w:t xml:space="preserve"> </w:t>
      </w:r>
      <w:r w:rsidR="00302BBB" w:rsidRPr="0027147D">
        <w:rPr>
          <w:rFonts w:ascii="Times New Roman" w:hAnsi="Times New Roman" w:cs="Times New Roman"/>
          <w:color w:val="000000" w:themeColor="text1"/>
        </w:rPr>
        <w:t>when subjected to functional</w:t>
      </w:r>
      <w:r w:rsidR="008A5808" w:rsidRPr="0027147D">
        <w:rPr>
          <w:rFonts w:ascii="Times New Roman" w:hAnsi="Times New Roman" w:cs="Times New Roman"/>
          <w:color w:val="000000" w:themeColor="text1"/>
        </w:rPr>
        <w:t xml:space="preserve"> </w:t>
      </w:r>
      <w:r w:rsidR="00996B83" w:rsidRPr="0027147D">
        <w:rPr>
          <w:rFonts w:ascii="Times New Roman" w:hAnsi="Times New Roman" w:cs="Times New Roman"/>
          <w:color w:val="000000" w:themeColor="text1"/>
        </w:rPr>
        <w:t>over</w:t>
      </w:r>
      <w:r w:rsidR="008A5808" w:rsidRPr="0027147D">
        <w:rPr>
          <w:rFonts w:ascii="Times New Roman" w:hAnsi="Times New Roman" w:cs="Times New Roman"/>
          <w:color w:val="000000" w:themeColor="text1"/>
        </w:rPr>
        <w:t>load</w:t>
      </w:r>
      <w:r w:rsidR="00D8633C" w:rsidRPr="0027147D">
        <w:rPr>
          <w:rFonts w:ascii="Times New Roman" w:hAnsi="Times New Roman" w:cs="Times New Roman"/>
          <w:color w:val="000000" w:themeColor="text1"/>
        </w:rPr>
        <w:t xml:space="preserve"> </w:t>
      </w:r>
      <w:r w:rsidR="008A5808" w:rsidRPr="0027147D">
        <w:rPr>
          <w:rFonts w:ascii="Times New Roman" w:hAnsi="Times New Roman" w:cs="Times New Roman"/>
          <w:color w:val="000000" w:themeColor="text1"/>
        </w:rPr>
        <w:t>(Fig</w:t>
      </w:r>
      <w:r w:rsidR="003113C4" w:rsidRPr="0027147D">
        <w:rPr>
          <w:rFonts w:ascii="Times New Roman" w:hAnsi="Times New Roman" w:cs="Times New Roman"/>
          <w:color w:val="000000" w:themeColor="text1"/>
        </w:rPr>
        <w:t>.</w:t>
      </w:r>
      <w:r w:rsidR="00D876CA" w:rsidRPr="0027147D">
        <w:rPr>
          <w:rFonts w:ascii="Times New Roman" w:hAnsi="Times New Roman" w:cs="Times New Roman"/>
          <w:color w:val="000000" w:themeColor="text1"/>
        </w:rPr>
        <w:t xml:space="preserve"> </w:t>
      </w:r>
      <w:r w:rsidR="00FC3CCE" w:rsidRPr="0027147D">
        <w:rPr>
          <w:rFonts w:ascii="Times New Roman" w:hAnsi="Times New Roman" w:cs="Times New Roman"/>
          <w:color w:val="000000" w:themeColor="text1"/>
        </w:rPr>
        <w:t>1</w:t>
      </w:r>
      <w:r w:rsidR="003113C4" w:rsidRPr="0027147D">
        <w:rPr>
          <w:rFonts w:ascii="Times New Roman" w:hAnsi="Times New Roman" w:cs="Times New Roman"/>
          <w:color w:val="000000" w:themeColor="text1"/>
        </w:rPr>
        <w:t>E</w:t>
      </w:r>
      <w:r w:rsidR="00302BBB" w:rsidRPr="0027147D">
        <w:rPr>
          <w:rFonts w:ascii="Times New Roman" w:hAnsi="Times New Roman" w:cs="Times New Roman"/>
          <w:color w:val="000000" w:themeColor="text1"/>
        </w:rPr>
        <w:t>–</w:t>
      </w:r>
      <w:r w:rsidR="003113C4" w:rsidRPr="0027147D">
        <w:rPr>
          <w:rFonts w:ascii="Times New Roman" w:hAnsi="Times New Roman" w:cs="Times New Roman"/>
          <w:color w:val="000000" w:themeColor="text1"/>
        </w:rPr>
        <w:t>G</w:t>
      </w:r>
      <w:r w:rsidR="008A5808" w:rsidRPr="0027147D">
        <w:rPr>
          <w:rFonts w:ascii="Times New Roman" w:hAnsi="Times New Roman" w:cs="Times New Roman"/>
          <w:color w:val="000000" w:themeColor="text1"/>
        </w:rPr>
        <w:t>)</w:t>
      </w:r>
      <w:r w:rsidR="00702426" w:rsidRPr="0027147D">
        <w:rPr>
          <w:rFonts w:ascii="Times New Roman" w:hAnsi="Times New Roman" w:cs="Times New Roman"/>
          <w:color w:val="000000" w:themeColor="text1"/>
        </w:rPr>
        <w:t>,</w:t>
      </w:r>
      <w:r w:rsidR="008A5808" w:rsidRPr="0027147D">
        <w:rPr>
          <w:rFonts w:ascii="Times New Roman" w:hAnsi="Times New Roman" w:cs="Times New Roman"/>
          <w:color w:val="000000" w:themeColor="text1"/>
        </w:rPr>
        <w:t xml:space="preserve"> </w:t>
      </w:r>
      <w:r w:rsidR="00996B83" w:rsidRPr="0027147D">
        <w:rPr>
          <w:rFonts w:ascii="Times New Roman" w:hAnsi="Times New Roman" w:cs="Times New Roman"/>
          <w:color w:val="000000" w:themeColor="text1"/>
        </w:rPr>
        <w:t xml:space="preserve">likely </w:t>
      </w:r>
      <w:r w:rsidR="00302BBB" w:rsidRPr="0027147D">
        <w:rPr>
          <w:rFonts w:ascii="Times New Roman" w:hAnsi="Times New Roman" w:cs="Times New Roman"/>
          <w:color w:val="000000" w:themeColor="text1"/>
        </w:rPr>
        <w:t>in the absence of</w:t>
      </w:r>
      <w:r w:rsidR="00702426" w:rsidRPr="0027147D">
        <w:rPr>
          <w:rFonts w:ascii="Times New Roman" w:hAnsi="Times New Roman" w:cs="Times New Roman"/>
          <w:color w:val="000000" w:themeColor="text1"/>
        </w:rPr>
        <w:t xml:space="preserve"> </w:t>
      </w:r>
      <w:r w:rsidR="00302BBB" w:rsidRPr="0027147D">
        <w:rPr>
          <w:rFonts w:ascii="Times New Roman" w:hAnsi="Times New Roman" w:cs="Times New Roman"/>
          <w:color w:val="000000" w:themeColor="text1"/>
        </w:rPr>
        <w:t>abnormal</w:t>
      </w:r>
      <w:r w:rsidR="008A5808" w:rsidRPr="0027147D">
        <w:rPr>
          <w:rFonts w:ascii="Times New Roman" w:hAnsi="Times New Roman" w:cs="Times New Roman"/>
          <w:color w:val="000000" w:themeColor="text1"/>
        </w:rPr>
        <w:t xml:space="preserve"> reabsorption by </w:t>
      </w:r>
      <w:r w:rsidR="00D8633C" w:rsidRPr="0027147D">
        <w:rPr>
          <w:rFonts w:ascii="Times New Roman" w:hAnsi="Times New Roman" w:cs="Times New Roman"/>
          <w:color w:val="000000" w:themeColor="text1"/>
        </w:rPr>
        <w:t>kidney</w:t>
      </w:r>
      <w:r w:rsidR="008A5808" w:rsidRPr="0027147D">
        <w:rPr>
          <w:rFonts w:ascii="Times New Roman" w:hAnsi="Times New Roman" w:cs="Times New Roman"/>
          <w:color w:val="000000" w:themeColor="text1"/>
        </w:rPr>
        <w:t xml:space="preserve"> tubules </w:t>
      </w:r>
      <w:r w:rsidR="0082593D" w:rsidRPr="0027147D">
        <w:rPr>
          <w:rFonts w:ascii="Times New Roman" w:hAnsi="Times New Roman" w:cs="Times New Roman"/>
          <w:color w:val="000000" w:themeColor="text1"/>
        </w:rPr>
        <w:t>(</w:t>
      </w:r>
      <w:r w:rsidR="00063634" w:rsidRPr="0027147D">
        <w:rPr>
          <w:rFonts w:ascii="Times New Roman" w:hAnsi="Times New Roman" w:cs="Times New Roman"/>
          <w:color w:val="000000" w:themeColor="text1"/>
        </w:rPr>
        <w:t xml:space="preserve">Fig. </w:t>
      </w:r>
      <w:r w:rsidR="007D595A" w:rsidRPr="0027147D">
        <w:rPr>
          <w:rFonts w:ascii="Times New Roman" w:hAnsi="Times New Roman" w:cs="Times New Roman"/>
          <w:color w:val="000000" w:themeColor="text1"/>
        </w:rPr>
        <w:t>EV1B,</w:t>
      </w:r>
      <w:r w:rsidR="00352184" w:rsidRPr="0027147D">
        <w:rPr>
          <w:rFonts w:ascii="Times New Roman" w:hAnsi="Times New Roman" w:cs="Times New Roman"/>
          <w:color w:val="000000" w:themeColor="text1"/>
        </w:rPr>
        <w:t xml:space="preserve"> </w:t>
      </w:r>
      <w:r w:rsidR="007D595A" w:rsidRPr="0027147D">
        <w:rPr>
          <w:rFonts w:ascii="Times New Roman" w:hAnsi="Times New Roman" w:cs="Times New Roman"/>
          <w:color w:val="000000" w:themeColor="text1"/>
        </w:rPr>
        <w:t>C</w:t>
      </w:r>
      <w:r w:rsidR="0082593D" w:rsidRPr="0027147D">
        <w:rPr>
          <w:rFonts w:ascii="Times New Roman" w:hAnsi="Times New Roman" w:cs="Times New Roman"/>
          <w:color w:val="000000" w:themeColor="text1"/>
        </w:rPr>
        <w:t>)</w:t>
      </w:r>
      <w:r w:rsidR="008A5808" w:rsidRPr="0027147D">
        <w:rPr>
          <w:rFonts w:ascii="Times New Roman" w:hAnsi="Times New Roman" w:cs="Times New Roman"/>
          <w:color w:val="000000" w:themeColor="text1"/>
        </w:rPr>
        <w:t xml:space="preserve">. </w:t>
      </w:r>
      <w:r w:rsidR="00302BBB" w:rsidRPr="0027147D">
        <w:rPr>
          <w:rFonts w:ascii="Times New Roman" w:hAnsi="Times New Roman" w:cs="Times New Roman"/>
          <w:color w:val="000000" w:themeColor="text1"/>
        </w:rPr>
        <w:t>Hist</w:t>
      </w:r>
      <w:r w:rsidR="00C638FF" w:rsidRPr="0027147D">
        <w:rPr>
          <w:rFonts w:ascii="Times New Roman" w:hAnsi="Times New Roman" w:cs="Times New Roman"/>
          <w:color w:val="000000" w:themeColor="text1"/>
        </w:rPr>
        <w:t>ological</w:t>
      </w:r>
      <w:r w:rsidR="00302BBB" w:rsidRPr="0027147D">
        <w:rPr>
          <w:rFonts w:ascii="Times New Roman" w:hAnsi="Times New Roman" w:cs="Times New Roman"/>
          <w:color w:val="000000" w:themeColor="text1"/>
        </w:rPr>
        <w:t>ly</w:t>
      </w:r>
      <w:r w:rsidR="00C638FF" w:rsidRPr="0027147D">
        <w:rPr>
          <w:rFonts w:ascii="Times New Roman" w:hAnsi="Times New Roman" w:cs="Times New Roman"/>
          <w:color w:val="000000" w:themeColor="text1"/>
        </w:rPr>
        <w:t xml:space="preserve">, there </w:t>
      </w:r>
      <w:r w:rsidR="00702426" w:rsidRPr="0027147D">
        <w:rPr>
          <w:rFonts w:ascii="Times New Roman" w:hAnsi="Times New Roman" w:cs="Times New Roman"/>
          <w:color w:val="000000" w:themeColor="text1"/>
        </w:rPr>
        <w:t xml:space="preserve">was </w:t>
      </w:r>
      <w:r w:rsidR="00C638FF" w:rsidRPr="0027147D">
        <w:rPr>
          <w:rFonts w:ascii="Times New Roman" w:hAnsi="Times New Roman" w:cs="Times New Roman"/>
          <w:color w:val="000000" w:themeColor="text1"/>
        </w:rPr>
        <w:t xml:space="preserve">no </w:t>
      </w:r>
      <w:r w:rsidR="00302BBB" w:rsidRPr="0027147D">
        <w:rPr>
          <w:rFonts w:ascii="Times New Roman" w:hAnsi="Times New Roman" w:cs="Times New Roman"/>
          <w:color w:val="000000" w:themeColor="text1"/>
        </w:rPr>
        <w:t>effect of</w:t>
      </w:r>
      <w:r w:rsidR="00C638FF" w:rsidRPr="0027147D">
        <w:rPr>
          <w:rFonts w:ascii="Times New Roman" w:hAnsi="Times New Roman" w:cs="Times New Roman"/>
          <w:color w:val="000000" w:themeColor="text1"/>
        </w:rPr>
        <w:t xml:space="preserve"> systemic </w:t>
      </w:r>
      <w:r w:rsidR="00C638FF" w:rsidRPr="0027147D">
        <w:rPr>
          <w:rFonts w:ascii="Times New Roman" w:hAnsi="Times New Roman" w:cs="Times New Roman"/>
          <w:i/>
          <w:iCs/>
          <w:color w:val="000000" w:themeColor="text1"/>
        </w:rPr>
        <w:t>Cdkal1</w:t>
      </w:r>
      <w:r w:rsidR="00C638FF" w:rsidRPr="0027147D">
        <w:rPr>
          <w:rFonts w:ascii="Times New Roman" w:hAnsi="Times New Roman" w:cs="Times New Roman"/>
          <w:color w:val="000000" w:themeColor="text1"/>
        </w:rPr>
        <w:t xml:space="preserve"> KO </w:t>
      </w:r>
      <w:r w:rsidR="00302BBB" w:rsidRPr="0027147D">
        <w:rPr>
          <w:rFonts w:ascii="Times New Roman" w:hAnsi="Times New Roman" w:cs="Times New Roman"/>
          <w:color w:val="000000" w:themeColor="text1"/>
        </w:rPr>
        <w:t>on the</w:t>
      </w:r>
      <w:r w:rsidR="00702426" w:rsidRPr="0027147D">
        <w:rPr>
          <w:rFonts w:ascii="Times New Roman" w:hAnsi="Times New Roman" w:cs="Times New Roman"/>
          <w:color w:val="000000" w:themeColor="text1"/>
        </w:rPr>
        <w:t xml:space="preserve"> kidneys</w:t>
      </w:r>
      <w:r w:rsidR="00302BBB" w:rsidRPr="0027147D">
        <w:rPr>
          <w:rFonts w:ascii="Times New Roman" w:hAnsi="Times New Roman" w:cs="Times New Roman"/>
          <w:color w:val="000000" w:themeColor="text1"/>
        </w:rPr>
        <w:t xml:space="preserve"> of the mice</w:t>
      </w:r>
      <w:r w:rsidR="00702426" w:rsidRPr="0027147D">
        <w:rPr>
          <w:rFonts w:ascii="Times New Roman" w:hAnsi="Times New Roman" w:cs="Times New Roman"/>
          <w:color w:val="000000" w:themeColor="text1"/>
        </w:rPr>
        <w:t xml:space="preserve"> </w:t>
      </w:r>
      <w:r w:rsidR="00C638FF" w:rsidRPr="0027147D">
        <w:rPr>
          <w:rFonts w:ascii="Times New Roman" w:hAnsi="Times New Roman" w:cs="Times New Roman"/>
          <w:color w:val="000000" w:themeColor="text1"/>
        </w:rPr>
        <w:t>under normal condition</w:t>
      </w:r>
      <w:r w:rsidR="00302BBB" w:rsidRPr="0027147D">
        <w:rPr>
          <w:rFonts w:ascii="Times New Roman" w:hAnsi="Times New Roman" w:cs="Times New Roman"/>
          <w:color w:val="000000" w:themeColor="text1"/>
        </w:rPr>
        <w:t>s</w:t>
      </w:r>
      <w:r w:rsidR="00C638FF" w:rsidRPr="0027147D">
        <w:rPr>
          <w:rFonts w:ascii="Times New Roman" w:hAnsi="Times New Roman" w:cs="Times New Roman"/>
          <w:color w:val="000000" w:themeColor="text1"/>
        </w:rPr>
        <w:t xml:space="preserve">, </w:t>
      </w:r>
      <w:r w:rsidR="00302BBB" w:rsidRPr="0027147D">
        <w:rPr>
          <w:rFonts w:ascii="Times New Roman" w:hAnsi="Times New Roman" w:cs="Times New Roman"/>
          <w:color w:val="000000" w:themeColor="text1"/>
        </w:rPr>
        <w:t xml:space="preserve">but </w:t>
      </w:r>
      <w:r w:rsidR="00702426" w:rsidRPr="0027147D">
        <w:rPr>
          <w:rFonts w:ascii="Times New Roman" w:hAnsi="Times New Roman" w:cs="Times New Roman"/>
          <w:color w:val="000000" w:themeColor="text1"/>
        </w:rPr>
        <w:t>increas</w:t>
      </w:r>
      <w:r w:rsidR="00302BBB" w:rsidRPr="0027147D">
        <w:rPr>
          <w:rFonts w:ascii="Times New Roman" w:hAnsi="Times New Roman" w:cs="Times New Roman"/>
          <w:color w:val="000000" w:themeColor="text1"/>
        </w:rPr>
        <w:t>ing</w:t>
      </w:r>
      <w:r w:rsidR="00702426" w:rsidRPr="0027147D">
        <w:rPr>
          <w:rFonts w:ascii="Times New Roman" w:hAnsi="Times New Roman" w:cs="Times New Roman"/>
          <w:color w:val="000000" w:themeColor="text1"/>
        </w:rPr>
        <w:t xml:space="preserve"> </w:t>
      </w:r>
      <w:r w:rsidR="00302BBB" w:rsidRPr="0027147D">
        <w:rPr>
          <w:rFonts w:ascii="Times New Roman" w:hAnsi="Times New Roman" w:cs="Times New Roman"/>
          <w:color w:val="000000" w:themeColor="text1"/>
        </w:rPr>
        <w:t>the</w:t>
      </w:r>
      <w:r w:rsidR="00C638FF" w:rsidRPr="0027147D">
        <w:rPr>
          <w:rFonts w:ascii="Times New Roman" w:hAnsi="Times New Roman" w:cs="Times New Roman"/>
          <w:color w:val="000000" w:themeColor="text1"/>
        </w:rPr>
        <w:t xml:space="preserve"> load</w:t>
      </w:r>
      <w:r w:rsidR="00302BBB" w:rsidRPr="0027147D">
        <w:rPr>
          <w:rFonts w:ascii="Times New Roman" w:hAnsi="Times New Roman" w:cs="Times New Roman"/>
          <w:color w:val="000000" w:themeColor="text1"/>
        </w:rPr>
        <w:t xml:space="preserve"> on the kidneys</w:t>
      </w:r>
      <w:r w:rsidR="00C638FF" w:rsidRPr="0027147D">
        <w:rPr>
          <w:rFonts w:ascii="Times New Roman" w:hAnsi="Times New Roman" w:cs="Times New Roman"/>
          <w:color w:val="000000" w:themeColor="text1"/>
        </w:rPr>
        <w:t xml:space="preserve"> </w:t>
      </w:r>
      <w:r w:rsidR="00996B83" w:rsidRPr="0027147D">
        <w:rPr>
          <w:rFonts w:ascii="Times New Roman" w:hAnsi="Times New Roman" w:cs="Times New Roman"/>
          <w:color w:val="000000" w:themeColor="text1"/>
        </w:rPr>
        <w:t>induced</w:t>
      </w:r>
      <w:r w:rsidR="00C638FF" w:rsidRPr="0027147D">
        <w:rPr>
          <w:rFonts w:ascii="Times New Roman" w:hAnsi="Times New Roman" w:cs="Times New Roman"/>
          <w:color w:val="000000" w:themeColor="text1"/>
        </w:rPr>
        <w:t xml:space="preserve"> </w:t>
      </w:r>
      <w:r w:rsidR="003C0BF7" w:rsidRPr="0027147D">
        <w:rPr>
          <w:rFonts w:ascii="Times New Roman" w:hAnsi="Times New Roman" w:cs="Times New Roman"/>
          <w:color w:val="000000" w:themeColor="text1"/>
        </w:rPr>
        <w:t xml:space="preserve">abnormalities </w:t>
      </w:r>
      <w:r w:rsidR="00302BBB" w:rsidRPr="0027147D">
        <w:rPr>
          <w:rFonts w:ascii="Times New Roman" w:hAnsi="Times New Roman" w:cs="Times New Roman"/>
          <w:color w:val="000000" w:themeColor="text1"/>
        </w:rPr>
        <w:t>in their</w:t>
      </w:r>
      <w:r w:rsidR="003C0BF7" w:rsidRPr="0027147D">
        <w:rPr>
          <w:rFonts w:ascii="Times New Roman" w:hAnsi="Times New Roman" w:cs="Times New Roman"/>
          <w:color w:val="000000" w:themeColor="text1"/>
        </w:rPr>
        <w:t xml:space="preserve"> glomeruli</w:t>
      </w:r>
      <w:r w:rsidR="00C638FF" w:rsidRPr="0027147D">
        <w:rPr>
          <w:rFonts w:ascii="Times New Roman" w:hAnsi="Times New Roman" w:cs="Times New Roman"/>
          <w:color w:val="000000" w:themeColor="text1"/>
        </w:rPr>
        <w:t xml:space="preserve"> (Fig</w:t>
      </w:r>
      <w:r w:rsidR="00090B87" w:rsidRPr="0027147D">
        <w:rPr>
          <w:rFonts w:ascii="Times New Roman" w:hAnsi="Times New Roman" w:cs="Times New Roman"/>
          <w:color w:val="000000" w:themeColor="text1"/>
        </w:rPr>
        <w:t>.</w:t>
      </w:r>
      <w:r w:rsidR="00C638FF" w:rsidRPr="0027147D">
        <w:rPr>
          <w:rFonts w:ascii="Times New Roman" w:hAnsi="Times New Roman" w:cs="Times New Roman"/>
          <w:color w:val="000000" w:themeColor="text1"/>
        </w:rPr>
        <w:t xml:space="preserve"> </w:t>
      </w:r>
      <w:r w:rsidR="0083108D" w:rsidRPr="0027147D">
        <w:rPr>
          <w:rFonts w:ascii="Times New Roman" w:hAnsi="Times New Roman" w:cs="Times New Roman"/>
          <w:color w:val="000000" w:themeColor="text1"/>
        </w:rPr>
        <w:t>1</w:t>
      </w:r>
      <w:r w:rsidR="00090B87" w:rsidRPr="0027147D">
        <w:rPr>
          <w:rFonts w:ascii="Times New Roman" w:hAnsi="Times New Roman" w:cs="Times New Roman"/>
          <w:color w:val="000000" w:themeColor="text1"/>
        </w:rPr>
        <w:t>H,</w:t>
      </w:r>
      <w:r w:rsidR="00352184" w:rsidRPr="0027147D">
        <w:rPr>
          <w:rFonts w:ascii="Times New Roman" w:hAnsi="Times New Roman" w:cs="Times New Roman"/>
          <w:color w:val="000000" w:themeColor="text1"/>
        </w:rPr>
        <w:t xml:space="preserve"> </w:t>
      </w:r>
      <w:r w:rsidR="00090B87" w:rsidRPr="0027147D">
        <w:rPr>
          <w:rFonts w:ascii="Times New Roman" w:hAnsi="Times New Roman" w:cs="Times New Roman"/>
          <w:color w:val="000000" w:themeColor="text1"/>
        </w:rPr>
        <w:t>I</w:t>
      </w:r>
      <w:r w:rsidR="00C638FF" w:rsidRPr="0027147D">
        <w:rPr>
          <w:rFonts w:ascii="Times New Roman" w:hAnsi="Times New Roman" w:cs="Times New Roman"/>
          <w:color w:val="000000" w:themeColor="text1"/>
        </w:rPr>
        <w:t xml:space="preserve">). </w:t>
      </w:r>
      <w:r w:rsidR="00702426" w:rsidRPr="0027147D">
        <w:rPr>
          <w:rFonts w:ascii="Times New Roman" w:hAnsi="Times New Roman" w:cs="Times New Roman"/>
          <w:color w:val="000000" w:themeColor="text1"/>
        </w:rPr>
        <w:t>Although</w:t>
      </w:r>
      <w:r w:rsidR="008A5808" w:rsidRPr="0027147D">
        <w:rPr>
          <w:rFonts w:ascii="Times New Roman" w:hAnsi="Times New Roman" w:cs="Times New Roman"/>
          <w:color w:val="000000" w:themeColor="text1"/>
        </w:rPr>
        <w:t xml:space="preserve"> </w:t>
      </w:r>
      <w:r w:rsidR="00996B83" w:rsidRPr="0027147D">
        <w:rPr>
          <w:rFonts w:ascii="Times New Roman" w:hAnsi="Times New Roman" w:cs="Times New Roman"/>
          <w:color w:val="000000" w:themeColor="text1"/>
        </w:rPr>
        <w:t xml:space="preserve">CDKAL1 </w:t>
      </w:r>
      <w:r w:rsidR="008A5808" w:rsidRPr="0027147D">
        <w:rPr>
          <w:rFonts w:ascii="Times New Roman" w:hAnsi="Times New Roman" w:cs="Times New Roman"/>
          <w:color w:val="000000" w:themeColor="text1"/>
        </w:rPr>
        <w:t xml:space="preserve">was </w:t>
      </w:r>
      <w:r w:rsidR="00302BBB" w:rsidRPr="0027147D">
        <w:rPr>
          <w:rFonts w:ascii="Times New Roman" w:hAnsi="Times New Roman" w:cs="Times New Roman"/>
          <w:color w:val="000000" w:themeColor="text1"/>
        </w:rPr>
        <w:t xml:space="preserve">found to be </w:t>
      </w:r>
      <w:r w:rsidR="008A5808" w:rsidRPr="0027147D">
        <w:rPr>
          <w:rFonts w:ascii="Times New Roman" w:hAnsi="Times New Roman" w:cs="Times New Roman"/>
          <w:color w:val="000000" w:themeColor="text1"/>
        </w:rPr>
        <w:t xml:space="preserve">expressed </w:t>
      </w:r>
      <w:r w:rsidR="00996B83" w:rsidRPr="0027147D">
        <w:rPr>
          <w:rFonts w:ascii="Times New Roman" w:hAnsi="Times New Roman" w:cs="Times New Roman"/>
          <w:color w:val="000000" w:themeColor="text1"/>
        </w:rPr>
        <w:t xml:space="preserve">in </w:t>
      </w:r>
      <w:r w:rsidR="008A5808" w:rsidRPr="0027147D">
        <w:rPr>
          <w:rFonts w:ascii="Times New Roman" w:hAnsi="Times New Roman" w:cs="Times New Roman"/>
          <w:color w:val="000000" w:themeColor="text1"/>
        </w:rPr>
        <w:t xml:space="preserve">all </w:t>
      </w:r>
      <w:r w:rsidRPr="0027147D">
        <w:rPr>
          <w:rFonts w:ascii="Times New Roman" w:hAnsi="Times New Roman" w:cs="Times New Roman"/>
          <w:color w:val="000000" w:themeColor="text1"/>
        </w:rPr>
        <w:t>components</w:t>
      </w:r>
      <w:r w:rsidR="00D8633C" w:rsidRPr="0027147D">
        <w:rPr>
          <w:rFonts w:ascii="Times New Roman" w:hAnsi="Times New Roman" w:cs="Times New Roman"/>
          <w:color w:val="000000" w:themeColor="text1"/>
        </w:rPr>
        <w:t xml:space="preserve"> </w:t>
      </w:r>
      <w:r w:rsidR="00996B83" w:rsidRPr="0027147D">
        <w:rPr>
          <w:rFonts w:ascii="Times New Roman" w:hAnsi="Times New Roman" w:cs="Times New Roman"/>
          <w:color w:val="000000" w:themeColor="text1"/>
        </w:rPr>
        <w:t xml:space="preserve">of </w:t>
      </w:r>
      <w:r w:rsidR="00302BBB" w:rsidRPr="0027147D">
        <w:rPr>
          <w:rFonts w:ascii="Times New Roman" w:hAnsi="Times New Roman" w:cs="Times New Roman"/>
          <w:color w:val="000000" w:themeColor="text1"/>
        </w:rPr>
        <w:t xml:space="preserve">the </w:t>
      </w:r>
      <w:r w:rsidR="00702426" w:rsidRPr="0027147D">
        <w:rPr>
          <w:rFonts w:ascii="Times New Roman" w:hAnsi="Times New Roman" w:cs="Times New Roman"/>
          <w:color w:val="000000" w:themeColor="text1"/>
        </w:rPr>
        <w:t>glomeruli</w:t>
      </w:r>
      <w:r w:rsidR="00996B83" w:rsidRPr="0027147D">
        <w:rPr>
          <w:rFonts w:ascii="Times New Roman" w:hAnsi="Times New Roman" w:cs="Times New Roman"/>
          <w:color w:val="000000" w:themeColor="text1"/>
        </w:rPr>
        <w:t xml:space="preserve"> </w:t>
      </w:r>
      <w:r w:rsidR="008A5808" w:rsidRPr="0027147D">
        <w:rPr>
          <w:rFonts w:ascii="Times New Roman" w:hAnsi="Times New Roman" w:cs="Times New Roman"/>
          <w:color w:val="000000" w:themeColor="text1"/>
        </w:rPr>
        <w:t>(</w:t>
      </w:r>
      <w:r w:rsidR="00C56013" w:rsidRPr="0027147D">
        <w:rPr>
          <w:rFonts w:ascii="Times New Roman" w:hAnsi="Times New Roman" w:cs="Times New Roman"/>
          <w:color w:val="000000" w:themeColor="text1"/>
        </w:rPr>
        <w:t xml:space="preserve">Fig. </w:t>
      </w:r>
      <w:r w:rsidR="00825CDD" w:rsidRPr="0027147D">
        <w:rPr>
          <w:rFonts w:ascii="Times New Roman" w:hAnsi="Times New Roman" w:cs="Times New Roman"/>
          <w:color w:val="000000" w:themeColor="text1"/>
        </w:rPr>
        <w:t>EV3B</w:t>
      </w:r>
      <w:r w:rsidR="008A5808" w:rsidRPr="0027147D">
        <w:rPr>
          <w:rFonts w:ascii="Times New Roman" w:hAnsi="Times New Roman" w:cs="Times New Roman"/>
          <w:color w:val="000000" w:themeColor="text1"/>
        </w:rPr>
        <w:t xml:space="preserve">), systemic </w:t>
      </w:r>
      <w:r w:rsidR="008A5808" w:rsidRPr="0027147D">
        <w:rPr>
          <w:rFonts w:ascii="Times New Roman" w:hAnsi="Times New Roman" w:cs="Times New Roman"/>
          <w:i/>
          <w:iCs/>
          <w:color w:val="000000" w:themeColor="text1"/>
        </w:rPr>
        <w:t>Cdkal1</w:t>
      </w:r>
      <w:r w:rsidR="008A5808" w:rsidRPr="0027147D">
        <w:rPr>
          <w:rFonts w:ascii="Times New Roman" w:hAnsi="Times New Roman" w:cs="Times New Roman"/>
          <w:color w:val="000000" w:themeColor="text1"/>
        </w:rPr>
        <w:t xml:space="preserve"> KO mice showed podocyte effacement</w:t>
      </w:r>
      <w:r w:rsidR="00D8633C" w:rsidRPr="0027147D">
        <w:rPr>
          <w:rFonts w:ascii="Times New Roman" w:hAnsi="Times New Roman" w:cs="Times New Roman"/>
          <w:color w:val="000000" w:themeColor="text1"/>
        </w:rPr>
        <w:t xml:space="preserve"> </w:t>
      </w:r>
      <w:r w:rsidR="00F3338B" w:rsidRPr="0027147D">
        <w:rPr>
          <w:rFonts w:ascii="Times New Roman" w:hAnsi="Times New Roman" w:cs="Times New Roman"/>
          <w:color w:val="000000" w:themeColor="text1"/>
        </w:rPr>
        <w:t xml:space="preserve">in later adulthood </w:t>
      </w:r>
      <w:r w:rsidR="008A5808" w:rsidRPr="0027147D">
        <w:rPr>
          <w:rFonts w:ascii="Times New Roman" w:hAnsi="Times New Roman" w:cs="Times New Roman"/>
          <w:color w:val="000000" w:themeColor="text1"/>
        </w:rPr>
        <w:t>(Fig</w:t>
      </w:r>
      <w:r w:rsidR="00E265B2" w:rsidRPr="0027147D">
        <w:rPr>
          <w:rFonts w:ascii="Times New Roman" w:hAnsi="Times New Roman" w:cs="Times New Roman"/>
          <w:color w:val="000000" w:themeColor="text1"/>
        </w:rPr>
        <w:t>.</w:t>
      </w:r>
      <w:r w:rsidR="00352184" w:rsidRPr="0027147D">
        <w:rPr>
          <w:rFonts w:ascii="Times New Roman" w:hAnsi="Times New Roman" w:cs="Times New Roman"/>
          <w:color w:val="000000" w:themeColor="text1"/>
        </w:rPr>
        <w:t xml:space="preserve"> </w:t>
      </w:r>
      <w:r w:rsidR="00D95B80" w:rsidRPr="0027147D">
        <w:rPr>
          <w:rFonts w:ascii="Times New Roman" w:hAnsi="Times New Roman" w:cs="Times New Roman"/>
          <w:color w:val="000000" w:themeColor="text1"/>
        </w:rPr>
        <w:t>1</w:t>
      </w:r>
      <w:r w:rsidR="00E265B2" w:rsidRPr="0027147D">
        <w:rPr>
          <w:rFonts w:ascii="Times New Roman" w:hAnsi="Times New Roman" w:cs="Times New Roman"/>
          <w:color w:val="000000" w:themeColor="text1"/>
        </w:rPr>
        <w:t>J,</w:t>
      </w:r>
      <w:r w:rsidR="00352184" w:rsidRPr="0027147D">
        <w:rPr>
          <w:rFonts w:ascii="Times New Roman" w:hAnsi="Times New Roman" w:cs="Times New Roman"/>
          <w:color w:val="000000" w:themeColor="text1"/>
        </w:rPr>
        <w:t xml:space="preserve"> </w:t>
      </w:r>
      <w:r w:rsidR="00E265B2" w:rsidRPr="0027147D">
        <w:rPr>
          <w:rFonts w:ascii="Times New Roman" w:hAnsi="Times New Roman" w:cs="Times New Roman"/>
          <w:color w:val="000000" w:themeColor="text1"/>
        </w:rPr>
        <w:t>K</w:t>
      </w:r>
      <w:r w:rsidR="008A5808" w:rsidRPr="0027147D">
        <w:rPr>
          <w:rFonts w:ascii="Times New Roman" w:hAnsi="Times New Roman" w:cs="Times New Roman"/>
          <w:color w:val="000000" w:themeColor="text1"/>
        </w:rPr>
        <w:t xml:space="preserve">). </w:t>
      </w:r>
      <w:r w:rsidR="003C0BF7" w:rsidRPr="0027147D">
        <w:rPr>
          <w:rFonts w:ascii="Times New Roman" w:hAnsi="Times New Roman" w:cs="Times New Roman"/>
          <w:color w:val="000000" w:themeColor="text1"/>
        </w:rPr>
        <w:t>T</w:t>
      </w:r>
      <w:r w:rsidR="008A5808" w:rsidRPr="0027147D">
        <w:rPr>
          <w:rFonts w:ascii="Times New Roman" w:hAnsi="Times New Roman" w:cs="Times New Roman"/>
          <w:color w:val="000000" w:themeColor="text1"/>
        </w:rPr>
        <w:t>hese results</w:t>
      </w:r>
      <w:r w:rsidR="003C0BF7" w:rsidRPr="0027147D">
        <w:rPr>
          <w:rFonts w:ascii="Times New Roman" w:hAnsi="Times New Roman" w:cs="Times New Roman"/>
          <w:color w:val="000000" w:themeColor="text1"/>
        </w:rPr>
        <w:t xml:space="preserve"> suggest</w:t>
      </w:r>
      <w:r w:rsidR="008A5808" w:rsidRPr="0027147D">
        <w:rPr>
          <w:rFonts w:ascii="Times New Roman" w:hAnsi="Times New Roman" w:cs="Times New Roman"/>
          <w:color w:val="000000" w:themeColor="text1"/>
        </w:rPr>
        <w:t xml:space="preserve"> that </w:t>
      </w:r>
      <w:r w:rsidR="008A5808" w:rsidRPr="0027147D">
        <w:rPr>
          <w:rFonts w:ascii="Times New Roman" w:hAnsi="Times New Roman" w:cs="Times New Roman"/>
          <w:i/>
          <w:iCs/>
          <w:color w:val="000000" w:themeColor="text1"/>
        </w:rPr>
        <w:t>Cdkal1</w:t>
      </w:r>
      <w:r w:rsidR="008A5808" w:rsidRPr="0027147D">
        <w:rPr>
          <w:rFonts w:ascii="Times New Roman" w:hAnsi="Times New Roman" w:cs="Times New Roman"/>
          <w:color w:val="000000" w:themeColor="text1"/>
        </w:rPr>
        <w:t xml:space="preserve"> deficiency causes </w:t>
      </w:r>
      <w:r w:rsidR="00302BBB" w:rsidRPr="0027147D">
        <w:rPr>
          <w:rFonts w:ascii="Times New Roman" w:hAnsi="Times New Roman" w:cs="Times New Roman"/>
          <w:color w:val="000000" w:themeColor="text1"/>
        </w:rPr>
        <w:t xml:space="preserve">abnormalities that are specific to, or most marked in, </w:t>
      </w:r>
      <w:r w:rsidR="003C0BF7" w:rsidRPr="0027147D">
        <w:rPr>
          <w:rFonts w:ascii="Times New Roman" w:hAnsi="Times New Roman" w:cs="Times New Roman"/>
          <w:color w:val="000000" w:themeColor="text1"/>
        </w:rPr>
        <w:t>podocyte</w:t>
      </w:r>
      <w:r w:rsidR="008A5808" w:rsidRPr="0027147D">
        <w:rPr>
          <w:rFonts w:ascii="Times New Roman" w:hAnsi="Times New Roman" w:cs="Times New Roman"/>
          <w:color w:val="000000" w:themeColor="text1"/>
        </w:rPr>
        <w:t>s</w:t>
      </w:r>
      <w:r w:rsidR="00302BBB" w:rsidRPr="0027147D">
        <w:rPr>
          <w:rFonts w:ascii="Times New Roman" w:hAnsi="Times New Roman" w:cs="Times New Roman"/>
          <w:color w:val="000000" w:themeColor="text1"/>
        </w:rPr>
        <w:t>,</w:t>
      </w:r>
      <w:r w:rsidR="008A5808" w:rsidRPr="0027147D">
        <w:rPr>
          <w:rFonts w:ascii="Times New Roman" w:hAnsi="Times New Roman" w:cs="Times New Roman"/>
          <w:color w:val="000000" w:themeColor="text1"/>
        </w:rPr>
        <w:t xml:space="preserve"> </w:t>
      </w:r>
      <w:r w:rsidR="00302BBB" w:rsidRPr="0027147D">
        <w:rPr>
          <w:rFonts w:ascii="Times New Roman" w:hAnsi="Times New Roman" w:cs="Times New Roman"/>
          <w:color w:val="000000" w:themeColor="text1"/>
        </w:rPr>
        <w:t xml:space="preserve">and </w:t>
      </w:r>
      <w:r w:rsidR="008A5808" w:rsidRPr="0027147D">
        <w:rPr>
          <w:rFonts w:ascii="Times New Roman" w:hAnsi="Times New Roman" w:cs="Times New Roman"/>
          <w:color w:val="000000" w:themeColor="text1"/>
        </w:rPr>
        <w:t>c</w:t>
      </w:r>
      <w:r w:rsidR="00302BBB" w:rsidRPr="0027147D">
        <w:rPr>
          <w:rFonts w:ascii="Times New Roman" w:hAnsi="Times New Roman" w:cs="Times New Roman"/>
          <w:color w:val="000000" w:themeColor="text1"/>
        </w:rPr>
        <w:t>aus</w:t>
      </w:r>
      <w:r w:rsidR="008A5808" w:rsidRPr="0027147D">
        <w:rPr>
          <w:rFonts w:ascii="Times New Roman" w:hAnsi="Times New Roman" w:cs="Times New Roman"/>
          <w:color w:val="000000" w:themeColor="text1"/>
        </w:rPr>
        <w:t>e</w:t>
      </w:r>
      <w:r w:rsidR="007163F5" w:rsidRPr="0027147D">
        <w:rPr>
          <w:rFonts w:ascii="Times New Roman" w:hAnsi="Times New Roman" w:cs="Times New Roman"/>
          <w:color w:val="000000" w:themeColor="text1"/>
        </w:rPr>
        <w:t>s</w:t>
      </w:r>
      <w:r w:rsidR="008A5808" w:rsidRPr="0027147D">
        <w:rPr>
          <w:rFonts w:ascii="Times New Roman" w:hAnsi="Times New Roman" w:cs="Times New Roman"/>
          <w:color w:val="000000" w:themeColor="text1"/>
        </w:rPr>
        <w:t xml:space="preserve"> kidney dysfunction</w:t>
      </w:r>
      <w:r w:rsidR="003C0BF7" w:rsidRPr="0027147D">
        <w:rPr>
          <w:rFonts w:ascii="Times New Roman" w:hAnsi="Times New Roman" w:cs="Times New Roman"/>
          <w:color w:val="000000" w:themeColor="text1"/>
        </w:rPr>
        <w:t xml:space="preserve"> </w:t>
      </w:r>
      <w:r w:rsidR="00A83DA4" w:rsidRPr="0027147D">
        <w:rPr>
          <w:rFonts w:ascii="Times New Roman" w:hAnsi="Times New Roman" w:cs="Times New Roman"/>
          <w:color w:val="000000" w:themeColor="text1"/>
        </w:rPr>
        <w:t>under conditions of increased kidney load</w:t>
      </w:r>
      <w:r w:rsidR="00A83DA4" w:rsidRPr="006E4CFD">
        <w:rPr>
          <w:rFonts w:ascii="Times New Roman" w:hAnsi="Times New Roman" w:cs="Times New Roman"/>
          <w:color w:val="000000" w:themeColor="text1"/>
        </w:rPr>
        <w:t>.</w:t>
      </w:r>
      <w:r w:rsidR="00277F6F" w:rsidRPr="006E4CFD">
        <w:rPr>
          <w:rFonts w:ascii="Times New Roman" w:hAnsi="Times New Roman" w:cs="Times New Roman"/>
          <w:color w:val="000000" w:themeColor="text1"/>
        </w:rPr>
        <w:t xml:space="preserve"> </w:t>
      </w:r>
      <w:r w:rsidR="00702426" w:rsidRPr="006E4CFD">
        <w:rPr>
          <w:rFonts w:ascii="Times New Roman" w:hAnsi="Times New Roman" w:cs="Times New Roman"/>
          <w:color w:val="000000" w:themeColor="text1"/>
        </w:rPr>
        <w:t>Importantly,</w:t>
      </w:r>
      <w:r w:rsidR="008A5808" w:rsidRPr="006E4CFD">
        <w:rPr>
          <w:rFonts w:ascii="Times New Roman" w:hAnsi="Times New Roman" w:cs="Times New Roman"/>
          <w:color w:val="000000" w:themeColor="text1"/>
        </w:rPr>
        <w:t xml:space="preserve"> podocyte-specific </w:t>
      </w:r>
      <w:r w:rsidR="008A5808" w:rsidRPr="006E4CFD">
        <w:rPr>
          <w:rFonts w:ascii="Times New Roman" w:hAnsi="Times New Roman" w:cs="Times New Roman"/>
          <w:i/>
          <w:iCs/>
          <w:color w:val="000000" w:themeColor="text1"/>
        </w:rPr>
        <w:t>Cdkal1</w:t>
      </w:r>
      <w:r w:rsidR="008A5808" w:rsidRPr="006E4CFD">
        <w:rPr>
          <w:rFonts w:ascii="Times New Roman" w:hAnsi="Times New Roman" w:cs="Times New Roman"/>
          <w:color w:val="000000" w:themeColor="text1"/>
        </w:rPr>
        <w:t xml:space="preserve"> KO mice also exhibit</w:t>
      </w:r>
      <w:r w:rsidR="00702426" w:rsidRPr="006E4CFD">
        <w:rPr>
          <w:rFonts w:ascii="Times New Roman" w:hAnsi="Times New Roman" w:cs="Times New Roman"/>
          <w:color w:val="000000" w:themeColor="text1"/>
        </w:rPr>
        <w:t>ed</w:t>
      </w:r>
      <w:r w:rsidR="008A5808" w:rsidRPr="006E4CFD">
        <w:rPr>
          <w:rFonts w:ascii="Times New Roman" w:hAnsi="Times New Roman" w:cs="Times New Roman"/>
          <w:color w:val="000000" w:themeColor="text1"/>
        </w:rPr>
        <w:t xml:space="preserve"> </w:t>
      </w:r>
      <w:r w:rsidR="00302BBB" w:rsidRPr="006E4CFD">
        <w:rPr>
          <w:rFonts w:ascii="Times New Roman" w:hAnsi="Times New Roman" w:cs="Times New Roman"/>
          <w:color w:val="000000" w:themeColor="text1"/>
        </w:rPr>
        <w:t xml:space="preserve">accelerated </w:t>
      </w:r>
      <w:r w:rsidR="008A5808" w:rsidRPr="006E4CFD">
        <w:rPr>
          <w:rFonts w:ascii="Times New Roman" w:hAnsi="Times New Roman" w:cs="Times New Roman"/>
          <w:color w:val="000000" w:themeColor="text1"/>
        </w:rPr>
        <w:t>progression</w:t>
      </w:r>
      <w:r w:rsidR="00302BBB" w:rsidRPr="006E4CFD">
        <w:rPr>
          <w:rFonts w:ascii="Times New Roman" w:hAnsi="Times New Roman" w:cs="Times New Roman"/>
          <w:color w:val="000000" w:themeColor="text1"/>
        </w:rPr>
        <w:t xml:space="preserve"> of CKD</w:t>
      </w:r>
      <w:r w:rsidR="001D0C0C" w:rsidRPr="006E4CFD">
        <w:rPr>
          <w:rFonts w:ascii="Times New Roman" w:hAnsi="Times New Roman" w:cs="Times New Roman"/>
          <w:color w:val="000000" w:themeColor="text1"/>
        </w:rPr>
        <w:t xml:space="preserve"> and FSGS</w:t>
      </w:r>
      <w:r w:rsidR="00395FF6" w:rsidRPr="006E4CFD">
        <w:rPr>
          <w:rFonts w:ascii="Times New Roman" w:hAnsi="Times New Roman" w:cs="Times New Roman"/>
          <w:color w:val="000000" w:themeColor="text1"/>
          <w:shd w:val="clear" w:color="auto" w:fill="FFFFFF"/>
        </w:rPr>
        <w:t>–</w:t>
      </w:r>
      <w:r w:rsidR="001D0C0C" w:rsidRPr="006E4CFD">
        <w:rPr>
          <w:rFonts w:ascii="Times New Roman" w:hAnsi="Times New Roman" w:cs="Times New Roman"/>
          <w:color w:val="000000" w:themeColor="text1"/>
        </w:rPr>
        <w:t xml:space="preserve">like features </w:t>
      </w:r>
      <w:r w:rsidR="00302BBB" w:rsidRPr="006E4CFD">
        <w:rPr>
          <w:rFonts w:ascii="Times New Roman" w:hAnsi="Times New Roman" w:cs="Times New Roman"/>
          <w:color w:val="000000" w:themeColor="text1"/>
        </w:rPr>
        <w:t>when</w:t>
      </w:r>
      <w:r w:rsidR="00702426" w:rsidRPr="006E4CFD">
        <w:rPr>
          <w:rFonts w:ascii="Times New Roman" w:hAnsi="Times New Roman" w:cs="Times New Roman"/>
          <w:color w:val="000000" w:themeColor="text1"/>
        </w:rPr>
        <w:t xml:space="preserve"> </w:t>
      </w:r>
      <w:r w:rsidR="00A41BE4" w:rsidRPr="006E4CFD">
        <w:rPr>
          <w:rFonts w:ascii="Times New Roman" w:hAnsi="Times New Roman" w:cs="Times New Roman"/>
          <w:color w:val="000000" w:themeColor="text1"/>
        </w:rPr>
        <w:t xml:space="preserve">the </w:t>
      </w:r>
      <w:r w:rsidR="008A5808" w:rsidRPr="006E4CFD">
        <w:rPr>
          <w:rFonts w:ascii="Times New Roman" w:hAnsi="Times New Roman" w:cs="Times New Roman"/>
          <w:color w:val="000000" w:themeColor="text1"/>
        </w:rPr>
        <w:t>renal load</w:t>
      </w:r>
      <w:r w:rsidR="00302BBB" w:rsidRPr="006E4CFD">
        <w:rPr>
          <w:rFonts w:ascii="Times New Roman" w:hAnsi="Times New Roman" w:cs="Times New Roman"/>
          <w:color w:val="000000" w:themeColor="text1"/>
        </w:rPr>
        <w:t xml:space="preserve"> was increased,</w:t>
      </w:r>
      <w:r w:rsidR="00D8633C" w:rsidRPr="006E4CFD">
        <w:rPr>
          <w:rFonts w:ascii="Times New Roman" w:hAnsi="Times New Roman" w:cs="Times New Roman"/>
          <w:color w:val="000000" w:themeColor="text1"/>
        </w:rPr>
        <w:t xml:space="preserve"> </w:t>
      </w:r>
      <w:r w:rsidR="003C0BF7" w:rsidRPr="006E4CFD">
        <w:rPr>
          <w:rFonts w:ascii="Times New Roman" w:hAnsi="Times New Roman" w:cs="Times New Roman"/>
          <w:color w:val="000000" w:themeColor="text1"/>
        </w:rPr>
        <w:t>and th</w:t>
      </w:r>
      <w:r w:rsidR="00302BBB" w:rsidRPr="006E4CFD">
        <w:rPr>
          <w:rFonts w:ascii="Times New Roman" w:hAnsi="Times New Roman" w:cs="Times New Roman"/>
          <w:color w:val="000000" w:themeColor="text1"/>
        </w:rPr>
        <w:t>i</w:t>
      </w:r>
      <w:r w:rsidR="003C0BF7" w:rsidRPr="006E4CFD">
        <w:rPr>
          <w:rFonts w:ascii="Times New Roman" w:hAnsi="Times New Roman" w:cs="Times New Roman"/>
          <w:color w:val="000000" w:themeColor="text1"/>
        </w:rPr>
        <w:t>s phenotype w</w:t>
      </w:r>
      <w:r w:rsidR="00302BBB" w:rsidRPr="006E4CFD">
        <w:rPr>
          <w:rFonts w:ascii="Times New Roman" w:hAnsi="Times New Roman" w:cs="Times New Roman"/>
          <w:color w:val="000000" w:themeColor="text1"/>
        </w:rPr>
        <w:t>as</w:t>
      </w:r>
      <w:r w:rsidR="003C0BF7" w:rsidRPr="006E4CFD">
        <w:rPr>
          <w:rFonts w:ascii="Times New Roman" w:hAnsi="Times New Roman" w:cs="Times New Roman"/>
          <w:color w:val="000000" w:themeColor="text1"/>
        </w:rPr>
        <w:t xml:space="preserve"> </w:t>
      </w:r>
      <w:r w:rsidR="00302BBB" w:rsidRPr="006E4CFD">
        <w:rPr>
          <w:rFonts w:ascii="Times New Roman" w:hAnsi="Times New Roman" w:cs="Times New Roman"/>
          <w:color w:val="000000" w:themeColor="text1"/>
        </w:rPr>
        <w:t>large</w:t>
      </w:r>
      <w:r w:rsidR="00702426" w:rsidRPr="006E4CFD">
        <w:rPr>
          <w:rFonts w:ascii="Times New Roman" w:hAnsi="Times New Roman" w:cs="Times New Roman"/>
          <w:color w:val="000000" w:themeColor="text1"/>
        </w:rPr>
        <w:t xml:space="preserve">ly </w:t>
      </w:r>
      <w:r w:rsidR="003C0BF7" w:rsidRPr="006E4CFD">
        <w:rPr>
          <w:rFonts w:ascii="Times New Roman" w:hAnsi="Times New Roman" w:cs="Times New Roman"/>
          <w:color w:val="000000" w:themeColor="text1"/>
        </w:rPr>
        <w:t xml:space="preserve">consistent with </w:t>
      </w:r>
      <w:r w:rsidR="00302BBB" w:rsidRPr="006E4CFD">
        <w:rPr>
          <w:rFonts w:ascii="Times New Roman" w:hAnsi="Times New Roman" w:cs="Times New Roman"/>
          <w:color w:val="000000" w:themeColor="text1"/>
        </w:rPr>
        <w:t xml:space="preserve">that of the </w:t>
      </w:r>
      <w:r w:rsidR="003C0BF7" w:rsidRPr="006E4CFD">
        <w:rPr>
          <w:rFonts w:ascii="Times New Roman" w:hAnsi="Times New Roman" w:cs="Times New Roman"/>
          <w:color w:val="000000" w:themeColor="text1"/>
        </w:rPr>
        <w:t>systemic</w:t>
      </w:r>
      <w:r w:rsidR="003C0BF7" w:rsidRPr="006E4CFD">
        <w:rPr>
          <w:rFonts w:ascii="Times New Roman" w:hAnsi="Times New Roman" w:cs="Times New Roman"/>
          <w:i/>
          <w:iCs/>
          <w:color w:val="000000" w:themeColor="text1"/>
        </w:rPr>
        <w:t xml:space="preserve"> Cdkal1</w:t>
      </w:r>
      <w:r w:rsidR="003C0BF7" w:rsidRPr="006E4CFD">
        <w:rPr>
          <w:rFonts w:ascii="Times New Roman" w:hAnsi="Times New Roman" w:cs="Times New Roman"/>
          <w:color w:val="000000" w:themeColor="text1"/>
        </w:rPr>
        <w:t xml:space="preserve"> KO mice </w:t>
      </w:r>
      <w:r w:rsidR="008A5808" w:rsidRPr="006E4CFD">
        <w:rPr>
          <w:rFonts w:ascii="Times New Roman" w:hAnsi="Times New Roman" w:cs="Times New Roman"/>
          <w:color w:val="000000" w:themeColor="text1"/>
        </w:rPr>
        <w:t>(</w:t>
      </w:r>
      <w:r w:rsidR="00352184" w:rsidRPr="006E4CFD">
        <w:rPr>
          <w:rFonts w:ascii="Times New Roman" w:hAnsi="Times New Roman" w:cs="Times New Roman"/>
          <w:color w:val="000000" w:themeColor="text1"/>
        </w:rPr>
        <w:t xml:space="preserve">Fig. </w:t>
      </w:r>
      <w:r w:rsidR="00D95B80" w:rsidRPr="006E4CFD">
        <w:rPr>
          <w:rFonts w:ascii="Times New Roman" w:hAnsi="Times New Roman" w:cs="Times New Roman"/>
          <w:color w:val="000000" w:themeColor="text1"/>
        </w:rPr>
        <w:t>2</w:t>
      </w:r>
      <w:r w:rsidR="008A5808" w:rsidRPr="006E4CFD">
        <w:rPr>
          <w:rFonts w:ascii="Times New Roman" w:hAnsi="Times New Roman" w:cs="Times New Roman"/>
          <w:color w:val="000000" w:themeColor="text1"/>
        </w:rPr>
        <w:t>). The</w:t>
      </w:r>
      <w:r w:rsidR="00702426" w:rsidRPr="006E4CFD">
        <w:rPr>
          <w:rFonts w:ascii="Times New Roman" w:hAnsi="Times New Roman" w:cs="Times New Roman"/>
          <w:color w:val="000000" w:themeColor="text1"/>
        </w:rPr>
        <w:t>refore,</w:t>
      </w:r>
      <w:r w:rsidR="008A5808" w:rsidRPr="006E4CFD">
        <w:rPr>
          <w:rFonts w:ascii="Times New Roman" w:hAnsi="Times New Roman" w:cs="Times New Roman"/>
          <w:color w:val="000000" w:themeColor="text1"/>
        </w:rPr>
        <w:t xml:space="preserve"> </w:t>
      </w:r>
      <w:r w:rsidR="00702426" w:rsidRPr="006E4CFD">
        <w:rPr>
          <w:rFonts w:ascii="Times New Roman" w:hAnsi="Times New Roman" w:cs="Times New Roman"/>
          <w:i/>
          <w:iCs/>
          <w:color w:val="000000" w:themeColor="text1"/>
        </w:rPr>
        <w:t>Cdkal1</w:t>
      </w:r>
      <w:r w:rsidR="00702426" w:rsidRPr="006E4CFD">
        <w:rPr>
          <w:rFonts w:ascii="Times New Roman" w:hAnsi="Times New Roman" w:cs="Times New Roman"/>
          <w:color w:val="000000" w:themeColor="text1"/>
        </w:rPr>
        <w:t xml:space="preserve"> deficiency </w:t>
      </w:r>
      <w:r w:rsidR="003C0BF7" w:rsidRPr="006E4CFD">
        <w:rPr>
          <w:rFonts w:ascii="Times New Roman" w:hAnsi="Times New Roman" w:cs="Times New Roman"/>
          <w:color w:val="000000" w:themeColor="text1"/>
        </w:rPr>
        <w:t xml:space="preserve">directly </w:t>
      </w:r>
      <w:r w:rsidR="008A5808" w:rsidRPr="006E4CFD">
        <w:rPr>
          <w:rFonts w:ascii="Times New Roman" w:hAnsi="Times New Roman" w:cs="Times New Roman"/>
          <w:color w:val="000000" w:themeColor="text1"/>
        </w:rPr>
        <w:t>promote</w:t>
      </w:r>
      <w:r w:rsidR="00702426" w:rsidRPr="006E4CFD">
        <w:rPr>
          <w:rFonts w:ascii="Times New Roman" w:hAnsi="Times New Roman" w:cs="Times New Roman"/>
          <w:color w:val="000000" w:themeColor="text1"/>
        </w:rPr>
        <w:t xml:space="preserve">s </w:t>
      </w:r>
      <w:r w:rsidR="008A5808" w:rsidRPr="006E4CFD">
        <w:rPr>
          <w:rFonts w:ascii="Times New Roman" w:hAnsi="Times New Roman" w:cs="Times New Roman"/>
          <w:color w:val="000000" w:themeColor="text1"/>
        </w:rPr>
        <w:t>podocyte dysfunction</w:t>
      </w:r>
      <w:r w:rsidR="00702426" w:rsidRPr="006E4CFD">
        <w:rPr>
          <w:rFonts w:ascii="Times New Roman" w:hAnsi="Times New Roman" w:cs="Times New Roman"/>
          <w:color w:val="000000" w:themeColor="text1"/>
        </w:rPr>
        <w:t xml:space="preserve"> and </w:t>
      </w:r>
      <w:r w:rsidR="00302BBB" w:rsidRPr="006E4CFD">
        <w:rPr>
          <w:rFonts w:ascii="Times New Roman" w:hAnsi="Times New Roman" w:cs="Times New Roman"/>
          <w:color w:val="000000" w:themeColor="text1"/>
        </w:rPr>
        <w:t>accelerates the</w:t>
      </w:r>
      <w:r w:rsidR="00702426" w:rsidRPr="006E4CFD">
        <w:rPr>
          <w:rFonts w:ascii="Times New Roman" w:hAnsi="Times New Roman" w:cs="Times New Roman"/>
          <w:color w:val="000000" w:themeColor="text1"/>
        </w:rPr>
        <w:t xml:space="preserve"> progression</w:t>
      </w:r>
      <w:r w:rsidR="00302BBB" w:rsidRPr="006E4CFD">
        <w:rPr>
          <w:rFonts w:ascii="Times New Roman" w:hAnsi="Times New Roman" w:cs="Times New Roman"/>
          <w:color w:val="000000" w:themeColor="text1"/>
        </w:rPr>
        <w:t xml:space="preserve"> of CKD</w:t>
      </w:r>
      <w:r w:rsidR="008A5808" w:rsidRPr="006E4CFD">
        <w:rPr>
          <w:rFonts w:ascii="Times New Roman" w:hAnsi="Times New Roman" w:cs="Times New Roman"/>
          <w:color w:val="000000" w:themeColor="text1"/>
        </w:rPr>
        <w:t>.</w:t>
      </w:r>
      <w:r w:rsidR="006D4F87" w:rsidRPr="006E4CFD">
        <w:rPr>
          <w:rFonts w:ascii="Times New Roman" w:hAnsi="Times New Roman" w:cs="Times New Roman"/>
          <w:color w:val="000000" w:themeColor="text1"/>
        </w:rPr>
        <w:br/>
      </w:r>
      <w:r w:rsidR="00B907BE" w:rsidRPr="006E4CFD">
        <w:rPr>
          <w:rFonts w:ascii="Times New Roman" w:hAnsi="Times New Roman" w:cs="Times New Roman"/>
          <w:color w:val="000000" w:themeColor="text1"/>
        </w:rPr>
        <w:t xml:space="preserve">       </w:t>
      </w:r>
      <w:r w:rsidR="00585D4B" w:rsidRPr="006E4CFD">
        <w:rPr>
          <w:rFonts w:ascii="Times New Roman" w:hAnsi="Times New Roman" w:cs="Times New Roman"/>
          <w:color w:val="000000" w:themeColor="text1"/>
        </w:rPr>
        <w:t>To determine the molecular mechanism</w:t>
      </w:r>
      <w:r w:rsidR="00C704CE" w:rsidRPr="006E4CFD">
        <w:rPr>
          <w:rFonts w:ascii="Times New Roman" w:hAnsi="Times New Roman" w:cs="Times New Roman"/>
          <w:color w:val="000000" w:themeColor="text1"/>
        </w:rPr>
        <w:t>s</w:t>
      </w:r>
      <w:r w:rsidR="00585D4B" w:rsidRPr="006E4CFD">
        <w:rPr>
          <w:rFonts w:ascii="Times New Roman" w:hAnsi="Times New Roman" w:cs="Times New Roman"/>
          <w:color w:val="000000" w:themeColor="text1"/>
        </w:rPr>
        <w:t xml:space="preserve"> </w:t>
      </w:r>
      <w:r w:rsidR="002432F4" w:rsidRPr="006E4CFD">
        <w:rPr>
          <w:rFonts w:ascii="Times New Roman" w:hAnsi="Times New Roman" w:cs="Times New Roman"/>
          <w:color w:val="000000" w:themeColor="text1"/>
        </w:rPr>
        <w:t>w</w:t>
      </w:r>
      <w:r w:rsidR="00717558" w:rsidRPr="006E4CFD">
        <w:rPr>
          <w:rFonts w:ascii="Times New Roman" w:hAnsi="Times New Roman" w:cs="Times New Roman"/>
          <w:color w:val="000000" w:themeColor="text1"/>
        </w:rPr>
        <w:t>hereby a</w:t>
      </w:r>
      <w:r w:rsidR="002432F4" w:rsidRPr="006E4CFD">
        <w:rPr>
          <w:rFonts w:ascii="Times New Roman" w:hAnsi="Times New Roman" w:cs="Times New Roman"/>
          <w:color w:val="000000" w:themeColor="text1"/>
        </w:rPr>
        <w:t xml:space="preserve"> </w:t>
      </w:r>
      <w:r w:rsidR="00C704CE" w:rsidRPr="006E4CFD">
        <w:rPr>
          <w:rFonts w:ascii="Times New Roman" w:hAnsi="Times New Roman" w:cs="Times New Roman"/>
          <w:color w:val="000000" w:themeColor="text1"/>
        </w:rPr>
        <w:t>loss of CDKAL1</w:t>
      </w:r>
      <w:r w:rsidR="00493DCE" w:rsidRPr="006E4CFD">
        <w:rPr>
          <w:rFonts w:ascii="Times New Roman" w:hAnsi="Times New Roman" w:cs="Times New Roman"/>
          <w:color w:val="000000" w:themeColor="text1"/>
        </w:rPr>
        <w:t>-</w:t>
      </w:r>
      <w:r w:rsidR="00585D4B" w:rsidRPr="006E4CFD">
        <w:rPr>
          <w:rFonts w:ascii="Times New Roman" w:hAnsi="Times New Roman" w:cs="Times New Roman"/>
          <w:color w:val="000000" w:themeColor="text1"/>
        </w:rPr>
        <w:t xml:space="preserve">mediated tRNA thiomethylation </w:t>
      </w:r>
      <w:r w:rsidR="002432F4" w:rsidRPr="006E4CFD">
        <w:rPr>
          <w:rFonts w:ascii="Times New Roman" w:hAnsi="Times New Roman" w:cs="Times New Roman"/>
          <w:color w:val="000000" w:themeColor="text1"/>
        </w:rPr>
        <w:t>might cause</w:t>
      </w:r>
      <w:r w:rsidRPr="006E4CFD">
        <w:rPr>
          <w:rFonts w:ascii="Times New Roman" w:hAnsi="Times New Roman" w:cs="Times New Roman"/>
          <w:color w:val="000000"/>
        </w:rPr>
        <w:t xml:space="preserve"> </w:t>
      </w:r>
      <w:r w:rsidR="00585D4B" w:rsidRPr="006E4CFD">
        <w:rPr>
          <w:rFonts w:ascii="Times New Roman" w:hAnsi="Times New Roman" w:cs="Times New Roman"/>
          <w:color w:val="000000" w:themeColor="text1"/>
        </w:rPr>
        <w:t xml:space="preserve">podocyte </w:t>
      </w:r>
      <w:r w:rsidR="00C704CE" w:rsidRPr="006E4CFD">
        <w:rPr>
          <w:rFonts w:ascii="Times New Roman" w:hAnsi="Times New Roman" w:cs="Times New Roman"/>
          <w:color w:val="000000" w:themeColor="text1"/>
        </w:rPr>
        <w:t>dys</w:t>
      </w:r>
      <w:r w:rsidR="00585D4B" w:rsidRPr="006E4CFD">
        <w:rPr>
          <w:rFonts w:ascii="Times New Roman" w:hAnsi="Times New Roman" w:cs="Times New Roman"/>
          <w:color w:val="000000" w:themeColor="text1"/>
        </w:rPr>
        <w:t xml:space="preserve">function, </w:t>
      </w:r>
      <w:r w:rsidR="00E576CC" w:rsidRPr="006E4CFD">
        <w:rPr>
          <w:rFonts w:ascii="Times New Roman" w:hAnsi="Times New Roman" w:cs="Times New Roman"/>
          <w:color w:val="000000" w:themeColor="text1"/>
        </w:rPr>
        <w:t>we generated</w:t>
      </w:r>
      <w:r w:rsidR="00C704CE" w:rsidRPr="006E4CFD">
        <w:rPr>
          <w:rFonts w:ascii="Times New Roman" w:hAnsi="Times New Roman" w:cs="Times New Roman"/>
          <w:color w:val="000000" w:themeColor="text1"/>
        </w:rPr>
        <w:t xml:space="preserve"> two </w:t>
      </w:r>
      <w:r w:rsidR="00E576CC" w:rsidRPr="006E4CFD">
        <w:rPr>
          <w:rFonts w:ascii="Times New Roman" w:hAnsi="Times New Roman" w:cs="Times New Roman"/>
          <w:i/>
          <w:iCs/>
          <w:color w:val="000000" w:themeColor="text1"/>
        </w:rPr>
        <w:t>Cdkal1</w:t>
      </w:r>
      <w:r w:rsidR="00E576CC" w:rsidRPr="006E4CFD">
        <w:rPr>
          <w:rFonts w:ascii="Times New Roman" w:hAnsi="Times New Roman" w:cs="Times New Roman"/>
          <w:color w:val="000000" w:themeColor="text1"/>
        </w:rPr>
        <w:t xml:space="preserve"> KO podocyte cell line</w:t>
      </w:r>
      <w:r w:rsidR="00C704CE" w:rsidRPr="006E4CFD">
        <w:rPr>
          <w:rFonts w:ascii="Times New Roman" w:hAnsi="Times New Roman" w:cs="Times New Roman"/>
          <w:color w:val="000000" w:themeColor="text1"/>
        </w:rPr>
        <w:t>s</w:t>
      </w:r>
      <w:r w:rsidR="00E576CC" w:rsidRPr="006E4CFD">
        <w:rPr>
          <w:rFonts w:ascii="Times New Roman" w:hAnsi="Times New Roman" w:cs="Times New Roman"/>
          <w:color w:val="000000" w:themeColor="text1"/>
        </w:rPr>
        <w:t xml:space="preserve">. </w:t>
      </w:r>
      <w:r w:rsidR="00717558" w:rsidRPr="006E4CFD">
        <w:rPr>
          <w:rFonts w:ascii="Times New Roman" w:hAnsi="Times New Roman" w:cs="Times New Roman"/>
          <w:color w:val="000000" w:themeColor="text1"/>
        </w:rPr>
        <w:t>Because</w:t>
      </w:r>
      <w:r w:rsidR="00BE3FFF" w:rsidRPr="006E4CFD">
        <w:rPr>
          <w:rFonts w:ascii="Times New Roman" w:hAnsi="Times New Roman" w:cs="Times New Roman"/>
          <w:color w:val="000000" w:themeColor="text1"/>
        </w:rPr>
        <w:t xml:space="preserve"> </w:t>
      </w:r>
      <w:r w:rsidR="00C704CE" w:rsidRPr="006E4CFD">
        <w:rPr>
          <w:rFonts w:ascii="Times New Roman" w:hAnsi="Times New Roman" w:cs="Times New Roman"/>
          <w:color w:val="000000" w:themeColor="text1"/>
        </w:rPr>
        <w:t xml:space="preserve">CDKAL1 </w:t>
      </w:r>
      <w:r w:rsidR="00BE3FFF" w:rsidRPr="006E4CFD">
        <w:rPr>
          <w:rFonts w:ascii="Times New Roman" w:hAnsi="Times New Roman" w:cs="Times New Roman"/>
          <w:color w:val="000000" w:themeColor="text1"/>
        </w:rPr>
        <w:t>modifie</w:t>
      </w:r>
      <w:r w:rsidR="00C704CE" w:rsidRPr="006E4CFD">
        <w:rPr>
          <w:rFonts w:ascii="Times New Roman" w:hAnsi="Times New Roman" w:cs="Times New Roman"/>
          <w:color w:val="000000" w:themeColor="text1"/>
        </w:rPr>
        <w:t>s</w:t>
      </w:r>
      <w:r w:rsidR="00BE3FFF" w:rsidRPr="006E4CFD">
        <w:rPr>
          <w:rFonts w:ascii="Times New Roman" w:hAnsi="Times New Roman" w:cs="Times New Roman"/>
          <w:color w:val="000000" w:themeColor="text1"/>
        </w:rPr>
        <w:t xml:space="preserve"> </w:t>
      </w:r>
      <w:r w:rsidR="002432F4" w:rsidRPr="006E4CFD">
        <w:rPr>
          <w:rFonts w:ascii="Times New Roman" w:hAnsi="Times New Roman" w:cs="Times New Roman"/>
          <w:color w:val="000000" w:themeColor="text1"/>
        </w:rPr>
        <w:t xml:space="preserve">the nucleotide </w:t>
      </w:r>
      <w:r w:rsidR="00C704CE" w:rsidRPr="006E4CFD">
        <w:rPr>
          <w:rFonts w:ascii="Times New Roman" w:hAnsi="Times New Roman" w:cs="Times New Roman"/>
          <w:color w:val="000000" w:themeColor="text1"/>
        </w:rPr>
        <w:t>next to the anticodon of tRNA</w:t>
      </w:r>
      <w:r w:rsidR="00C704CE" w:rsidRPr="006E4CFD">
        <w:rPr>
          <w:rFonts w:ascii="Times New Roman" w:hAnsi="Times New Roman" w:cs="Times New Roman"/>
          <w:color w:val="000000" w:themeColor="text1"/>
          <w:vertAlign w:val="superscript"/>
        </w:rPr>
        <w:t>Lys</w:t>
      </w:r>
      <w:r w:rsidR="00375166" w:rsidRPr="006E4CFD">
        <w:rPr>
          <w:rFonts w:ascii="Times New Roman" w:hAnsi="Times New Roman" w:cs="Times New Roman"/>
          <w:color w:val="000000" w:themeColor="text1"/>
          <w:vertAlign w:val="subscript"/>
        </w:rPr>
        <w:t>UUU</w:t>
      </w:r>
      <w:r w:rsidR="00C704CE" w:rsidRPr="006E4CFD">
        <w:rPr>
          <w:rFonts w:ascii="Times New Roman" w:hAnsi="Times New Roman" w:cs="Times New Roman"/>
          <w:color w:val="000000" w:themeColor="text1"/>
        </w:rPr>
        <w:t xml:space="preserve"> </w:t>
      </w:r>
      <w:r w:rsidR="00717558" w:rsidRPr="006E4CFD">
        <w:rPr>
          <w:rFonts w:ascii="Times New Roman" w:hAnsi="Times New Roman" w:cs="Times New Roman"/>
          <w:color w:val="000000" w:themeColor="text1"/>
        </w:rPr>
        <w:t xml:space="preserve">alone </w:t>
      </w:r>
      <w:r w:rsidR="00C704CE" w:rsidRPr="006E4CFD">
        <w:rPr>
          <w:rFonts w:ascii="Times New Roman" w:hAnsi="Times New Roman" w:cs="Times New Roman"/>
          <w:color w:val="000000" w:themeColor="text1"/>
        </w:rPr>
        <w:t xml:space="preserve">and is </w:t>
      </w:r>
      <w:r w:rsidR="00C704CE" w:rsidRPr="006E4CFD">
        <w:rPr>
          <w:rFonts w:ascii="Times New Roman" w:hAnsi="Times New Roman" w:cs="Times New Roman"/>
          <w:color w:val="000000" w:themeColor="text1"/>
        </w:rPr>
        <w:lastRenderedPageBreak/>
        <w:t>important for decoding by tRNA</w:t>
      </w:r>
      <w:r w:rsidR="00C704CE" w:rsidRPr="006E4CFD">
        <w:rPr>
          <w:rFonts w:ascii="Times New Roman" w:hAnsi="Times New Roman" w:cs="Times New Roman"/>
          <w:color w:val="000000" w:themeColor="text1"/>
          <w:vertAlign w:val="superscript"/>
        </w:rPr>
        <w:t>Lys</w:t>
      </w:r>
      <w:r w:rsidR="00375166" w:rsidRPr="006E4CFD">
        <w:rPr>
          <w:rFonts w:ascii="Times New Roman" w:hAnsi="Times New Roman" w:cs="Times New Roman"/>
          <w:color w:val="000000" w:themeColor="text1"/>
          <w:vertAlign w:val="subscript"/>
        </w:rPr>
        <w:t>UUU</w:t>
      </w:r>
      <w:r w:rsidR="00C704CE" w:rsidRPr="006E4CFD">
        <w:rPr>
          <w:rFonts w:ascii="Times New Roman" w:hAnsi="Times New Roman" w:cs="Times New Roman"/>
          <w:color w:val="000000" w:themeColor="text1"/>
        </w:rPr>
        <w:t xml:space="preserve"> </w:t>
      </w:r>
      <w:r w:rsidR="00C704CE" w:rsidRPr="006E4CFD">
        <w:rPr>
          <w:rFonts w:ascii="Times New Roman" w:hAnsi="Times New Roman" w:cs="Times New Roman"/>
          <w:color w:val="000000" w:themeColor="text1"/>
        </w:rPr>
        <w:fldChar w:fldCharType="begin">
          <w:fldData xml:space="preserve">PEVuZE5vdGU+PENpdGU+PEF1dGhvcj5XZWk8L0F1dGhvcj48WWVhcj4yMDExPC9ZZWFyPjxSZWNO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PEVuZE5vdGU+PENpdGU+PEF1dGhvcj5XZWk8L0F1dGhvcj48WWVhcj4yMDExPC9ZZWFyPjxSZWNO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C704CE" w:rsidRPr="006E4CFD">
        <w:rPr>
          <w:rFonts w:ascii="Times New Roman" w:hAnsi="Times New Roman" w:cs="Times New Roman"/>
          <w:color w:val="000000" w:themeColor="text1"/>
        </w:rPr>
      </w:r>
      <w:r w:rsidR="00C704CE"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(Kaufman, 2011; Wei</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2011)</w:t>
      </w:r>
      <w:r w:rsidR="00C704CE" w:rsidRPr="006E4CFD">
        <w:rPr>
          <w:rFonts w:ascii="Times New Roman" w:hAnsi="Times New Roman" w:cs="Times New Roman"/>
          <w:color w:val="000000" w:themeColor="text1"/>
        </w:rPr>
        <w:fldChar w:fldCharType="end"/>
      </w:r>
      <w:r w:rsidR="00C704CE" w:rsidRPr="006E4CFD">
        <w:rPr>
          <w:rFonts w:ascii="Times New Roman" w:hAnsi="Times New Roman" w:cs="Times New Roman"/>
          <w:color w:val="000000" w:themeColor="text1"/>
        </w:rPr>
        <w:t xml:space="preserve">, </w:t>
      </w:r>
      <w:r w:rsidR="00BE3FFF" w:rsidRPr="006E4CFD">
        <w:rPr>
          <w:rFonts w:ascii="Times New Roman" w:hAnsi="Times New Roman" w:cs="Times New Roman"/>
          <w:color w:val="000000" w:themeColor="text1"/>
        </w:rPr>
        <w:t>we e</w:t>
      </w:r>
      <w:r w:rsidR="00717558" w:rsidRPr="006E4CFD">
        <w:rPr>
          <w:rFonts w:ascii="Times New Roman" w:hAnsi="Times New Roman" w:cs="Times New Roman"/>
          <w:color w:val="000000" w:themeColor="text1"/>
        </w:rPr>
        <w:t>valuat</w:t>
      </w:r>
      <w:r w:rsidR="00BE3FFF" w:rsidRPr="006E4CFD">
        <w:rPr>
          <w:rFonts w:ascii="Times New Roman" w:hAnsi="Times New Roman" w:cs="Times New Roman"/>
          <w:color w:val="000000" w:themeColor="text1"/>
        </w:rPr>
        <w:t xml:space="preserve">ed </w:t>
      </w:r>
      <w:r w:rsidR="00717558" w:rsidRPr="006E4CFD">
        <w:rPr>
          <w:rFonts w:ascii="Times New Roman" w:hAnsi="Times New Roman" w:cs="Times New Roman"/>
          <w:color w:val="000000" w:themeColor="text1"/>
        </w:rPr>
        <w:t xml:space="preserve">the </w:t>
      </w:r>
      <w:r w:rsidR="00BE3FFF" w:rsidRPr="006E4CFD">
        <w:rPr>
          <w:rFonts w:ascii="Times New Roman" w:hAnsi="Times New Roman" w:cs="Times New Roman"/>
          <w:color w:val="000000" w:themeColor="text1"/>
        </w:rPr>
        <w:t>translational efficiency of</w:t>
      </w:r>
      <w:r w:rsidR="00717558" w:rsidRPr="006E4CFD">
        <w:rPr>
          <w:rFonts w:ascii="Times New Roman" w:hAnsi="Times New Roman" w:cs="Times New Roman"/>
          <w:color w:val="000000" w:themeColor="text1"/>
        </w:rPr>
        <w:t xml:space="preserve"> the</w:t>
      </w:r>
      <w:r w:rsidR="00BE3FFF" w:rsidRPr="006E4CFD">
        <w:rPr>
          <w:rFonts w:ascii="Times New Roman" w:hAnsi="Times New Roman" w:cs="Times New Roman"/>
          <w:color w:val="000000" w:themeColor="text1"/>
        </w:rPr>
        <w:t xml:space="preserve"> lysine codons </w:t>
      </w:r>
      <w:r w:rsidR="00C704CE" w:rsidRPr="006E4CFD">
        <w:rPr>
          <w:rFonts w:ascii="Times New Roman" w:hAnsi="Times New Roman" w:cs="Times New Roman"/>
          <w:color w:val="000000" w:themeColor="text1"/>
        </w:rPr>
        <w:t xml:space="preserve">and </w:t>
      </w:r>
      <w:r w:rsidR="00717558" w:rsidRPr="006E4CFD">
        <w:rPr>
          <w:rFonts w:ascii="Times New Roman" w:hAnsi="Times New Roman" w:cs="Times New Roman"/>
          <w:color w:val="000000" w:themeColor="text1"/>
        </w:rPr>
        <w:t>identifi</w:t>
      </w:r>
      <w:r w:rsidR="00C704CE" w:rsidRPr="006E4CFD">
        <w:rPr>
          <w:rFonts w:ascii="Times New Roman" w:hAnsi="Times New Roman" w:cs="Times New Roman"/>
          <w:color w:val="000000" w:themeColor="text1"/>
        </w:rPr>
        <w:t>ed</w:t>
      </w:r>
      <w:r w:rsidR="00BE3FFF" w:rsidRPr="006E4CFD">
        <w:rPr>
          <w:rFonts w:ascii="Times New Roman" w:hAnsi="Times New Roman" w:cs="Times New Roman"/>
          <w:color w:val="000000" w:themeColor="text1"/>
        </w:rPr>
        <w:t xml:space="preserve"> </w:t>
      </w:r>
      <w:r w:rsidR="003E3413" w:rsidRPr="006E4CFD">
        <w:rPr>
          <w:rFonts w:ascii="Times New Roman" w:hAnsi="Times New Roman" w:cs="Times New Roman"/>
          <w:color w:val="000000" w:themeColor="text1"/>
        </w:rPr>
        <w:t>reduction of</w:t>
      </w:r>
      <w:r w:rsidR="00BE3FFF" w:rsidRPr="006E4CFD">
        <w:rPr>
          <w:rFonts w:ascii="Times New Roman" w:hAnsi="Times New Roman" w:cs="Times New Roman"/>
          <w:color w:val="000000" w:themeColor="text1"/>
        </w:rPr>
        <w:t xml:space="preserve"> </w:t>
      </w:r>
      <w:r w:rsidR="007E245F" w:rsidRPr="006E4CFD">
        <w:rPr>
          <w:rFonts w:ascii="Times New Roman" w:hAnsi="Times New Roman" w:cs="Times New Roman"/>
          <w:color w:val="000000" w:themeColor="text1"/>
        </w:rPr>
        <w:t xml:space="preserve">translational </w:t>
      </w:r>
      <w:r w:rsidR="00BE3FFF" w:rsidRPr="006E4CFD">
        <w:rPr>
          <w:rFonts w:ascii="Times New Roman" w:hAnsi="Times New Roman" w:cs="Times New Roman"/>
          <w:color w:val="000000" w:themeColor="text1"/>
        </w:rPr>
        <w:t xml:space="preserve">efficiency </w:t>
      </w:r>
      <w:r w:rsidR="00717558" w:rsidRPr="006E4CFD">
        <w:rPr>
          <w:rFonts w:ascii="Times New Roman" w:hAnsi="Times New Roman" w:cs="Times New Roman"/>
          <w:color w:val="000000" w:themeColor="text1"/>
        </w:rPr>
        <w:t>of the</w:t>
      </w:r>
      <w:r w:rsidR="00BE3FFF" w:rsidRPr="006E4CFD">
        <w:rPr>
          <w:rFonts w:ascii="Times New Roman" w:hAnsi="Times New Roman" w:cs="Times New Roman"/>
          <w:color w:val="000000" w:themeColor="text1"/>
        </w:rPr>
        <w:t xml:space="preserve"> lysine codons AAA and AAG (Fi</w:t>
      </w:r>
      <w:r w:rsidR="00E413B1" w:rsidRPr="006E4CFD">
        <w:rPr>
          <w:rFonts w:ascii="Times New Roman" w:hAnsi="Times New Roman" w:cs="Times New Roman"/>
          <w:color w:val="000000" w:themeColor="text1"/>
        </w:rPr>
        <w:t>g.</w:t>
      </w:r>
      <w:r w:rsidR="00BE3FFF" w:rsidRPr="006E4CFD">
        <w:rPr>
          <w:rFonts w:ascii="Times New Roman" w:hAnsi="Times New Roman" w:cs="Times New Roman"/>
          <w:color w:val="000000" w:themeColor="text1"/>
        </w:rPr>
        <w:t xml:space="preserve"> </w:t>
      </w:r>
      <w:r w:rsidR="00060555" w:rsidRPr="006E4CFD">
        <w:rPr>
          <w:rFonts w:ascii="Times New Roman" w:hAnsi="Times New Roman" w:cs="Times New Roman"/>
          <w:color w:val="000000" w:themeColor="text1"/>
        </w:rPr>
        <w:t>3</w:t>
      </w:r>
      <w:r w:rsidR="00E413B1" w:rsidRPr="006E4CFD">
        <w:rPr>
          <w:rFonts w:ascii="Times New Roman" w:hAnsi="Times New Roman" w:cs="Times New Roman"/>
          <w:color w:val="000000" w:themeColor="text1"/>
        </w:rPr>
        <w:t>C</w:t>
      </w:r>
      <w:r w:rsidR="00BE3FFF" w:rsidRPr="006E4CFD">
        <w:rPr>
          <w:rFonts w:ascii="Times New Roman" w:hAnsi="Times New Roman" w:cs="Times New Roman"/>
          <w:color w:val="000000" w:themeColor="text1"/>
        </w:rPr>
        <w:t xml:space="preserve">). </w:t>
      </w:r>
      <w:r w:rsidR="00082F65" w:rsidRPr="006E4CFD">
        <w:rPr>
          <w:rFonts w:ascii="Times New Roman" w:hAnsi="Times New Roman" w:cs="Times New Roman"/>
          <w:color w:val="000000" w:themeColor="text1"/>
        </w:rPr>
        <w:t xml:space="preserve">Both </w:t>
      </w:r>
      <w:r w:rsidR="00082F65" w:rsidRPr="006E4CFD">
        <w:rPr>
          <w:rFonts w:ascii="Times New Roman" w:hAnsi="Times New Roman" w:cs="Times New Roman"/>
          <w:i/>
          <w:iCs/>
          <w:color w:val="000000" w:themeColor="text1"/>
        </w:rPr>
        <w:t>Cdkal1</w:t>
      </w:r>
      <w:r w:rsidR="00082F65" w:rsidRPr="006E4CFD">
        <w:rPr>
          <w:rFonts w:ascii="Times New Roman" w:hAnsi="Times New Roman" w:cs="Times New Roman"/>
          <w:color w:val="000000" w:themeColor="text1"/>
        </w:rPr>
        <w:t xml:space="preserve"> KO podocyte</w:t>
      </w:r>
      <w:r w:rsidR="00717558" w:rsidRPr="006E4CFD">
        <w:rPr>
          <w:rFonts w:ascii="Times New Roman" w:hAnsi="Times New Roman" w:cs="Times New Roman"/>
          <w:color w:val="000000" w:themeColor="text1"/>
        </w:rPr>
        <w:t xml:space="preserve"> line</w:t>
      </w:r>
      <w:r w:rsidR="00082F65" w:rsidRPr="006E4CFD">
        <w:rPr>
          <w:rFonts w:ascii="Times New Roman" w:hAnsi="Times New Roman" w:cs="Times New Roman"/>
          <w:color w:val="000000" w:themeColor="text1"/>
        </w:rPr>
        <w:t xml:space="preserve">s showed </w:t>
      </w:r>
      <w:r w:rsidR="004E101E" w:rsidRPr="006E4CFD">
        <w:rPr>
          <w:rFonts w:ascii="Times New Roman" w:hAnsi="Times New Roman" w:cs="Times New Roman"/>
          <w:color w:val="000000" w:themeColor="text1"/>
        </w:rPr>
        <w:t xml:space="preserve">impaired barrier function and </w:t>
      </w:r>
      <w:r w:rsidR="00717558" w:rsidRPr="006E4CFD">
        <w:rPr>
          <w:rFonts w:ascii="Times New Roman" w:hAnsi="Times New Roman" w:cs="Times New Roman"/>
          <w:color w:val="000000" w:themeColor="text1"/>
        </w:rPr>
        <w:t>lower</w:t>
      </w:r>
      <w:r w:rsidR="00082F65" w:rsidRPr="006E4CFD">
        <w:rPr>
          <w:rFonts w:ascii="Times New Roman" w:hAnsi="Times New Roman" w:cs="Times New Roman"/>
          <w:color w:val="000000" w:themeColor="text1"/>
        </w:rPr>
        <w:t xml:space="preserve"> motility, indicating podocyte dysfunction (Fig</w:t>
      </w:r>
      <w:r w:rsidR="004E5935" w:rsidRPr="006E4CFD">
        <w:rPr>
          <w:rFonts w:ascii="Times New Roman" w:hAnsi="Times New Roman" w:cs="Times New Roman"/>
          <w:color w:val="000000" w:themeColor="text1"/>
        </w:rPr>
        <w:t>.</w:t>
      </w:r>
      <w:r w:rsidR="00082F65" w:rsidRPr="006E4CFD">
        <w:rPr>
          <w:rFonts w:ascii="Times New Roman" w:hAnsi="Times New Roman" w:cs="Times New Roman"/>
          <w:color w:val="000000" w:themeColor="text1"/>
        </w:rPr>
        <w:t xml:space="preserve"> </w:t>
      </w:r>
      <w:r w:rsidR="00E12B06" w:rsidRPr="006E4CFD">
        <w:rPr>
          <w:rFonts w:ascii="Times New Roman" w:hAnsi="Times New Roman" w:cs="Times New Roman"/>
          <w:color w:val="000000" w:themeColor="text1"/>
        </w:rPr>
        <w:t>3</w:t>
      </w:r>
      <w:r w:rsidR="004E5935" w:rsidRPr="006E4CFD">
        <w:rPr>
          <w:rFonts w:ascii="Times New Roman" w:hAnsi="Times New Roman" w:cs="Times New Roman"/>
          <w:color w:val="000000" w:themeColor="text1"/>
        </w:rPr>
        <w:t>D</w:t>
      </w:r>
      <w:r w:rsidR="00A07601" w:rsidRPr="006E4CFD">
        <w:rPr>
          <w:rFonts w:ascii="Times New Roman" w:hAnsi="Times New Roman" w:cs="Times New Roman"/>
          <w:color w:val="000000" w:themeColor="text1"/>
        </w:rPr>
        <w:t>–</w:t>
      </w:r>
      <w:r w:rsidR="004E5935" w:rsidRPr="006E4CFD">
        <w:rPr>
          <w:rFonts w:ascii="Times New Roman" w:hAnsi="Times New Roman" w:cs="Times New Roman"/>
          <w:color w:val="000000" w:themeColor="text1"/>
        </w:rPr>
        <w:t>H</w:t>
      </w:r>
      <w:r w:rsidR="00082F65" w:rsidRPr="006E4CFD">
        <w:rPr>
          <w:rFonts w:ascii="Times New Roman" w:hAnsi="Times New Roman" w:cs="Times New Roman"/>
          <w:color w:val="000000" w:themeColor="text1"/>
        </w:rPr>
        <w:t>).</w:t>
      </w:r>
      <w:r w:rsidR="001F4D42" w:rsidRPr="006E4CFD">
        <w:rPr>
          <w:rFonts w:ascii="Times New Roman" w:hAnsi="Times New Roman" w:cs="Times New Roman"/>
          <w:color w:val="000000" w:themeColor="text1"/>
        </w:rPr>
        <w:t xml:space="preserve"> </w:t>
      </w:r>
      <w:r w:rsidR="00BE3FFF" w:rsidRPr="006E4CFD">
        <w:rPr>
          <w:rFonts w:ascii="Times New Roman" w:hAnsi="Times New Roman" w:cs="Times New Roman"/>
          <w:color w:val="000000" w:themeColor="text1"/>
        </w:rPr>
        <w:t xml:space="preserve">Moreover, </w:t>
      </w:r>
      <w:r w:rsidR="00717558" w:rsidRPr="006E4CFD">
        <w:rPr>
          <w:rFonts w:ascii="Times New Roman" w:hAnsi="Times New Roman" w:cs="Times New Roman"/>
          <w:color w:val="000000" w:themeColor="text1"/>
        </w:rPr>
        <w:t>the</w:t>
      </w:r>
      <w:r w:rsidR="00BE3FFF" w:rsidRPr="006E4CFD">
        <w:rPr>
          <w:rFonts w:ascii="Times New Roman" w:hAnsi="Times New Roman" w:cs="Times New Roman"/>
          <w:color w:val="000000" w:themeColor="text1"/>
        </w:rPr>
        <w:t xml:space="preserve"> proteom</w:t>
      </w:r>
      <w:r w:rsidR="00717558" w:rsidRPr="006E4CFD">
        <w:rPr>
          <w:rFonts w:ascii="Times New Roman" w:hAnsi="Times New Roman" w:cs="Times New Roman"/>
          <w:color w:val="000000" w:themeColor="text1"/>
        </w:rPr>
        <w:t>ic</w:t>
      </w:r>
      <w:r w:rsidR="00BE3FFF" w:rsidRPr="006E4CFD">
        <w:rPr>
          <w:rFonts w:ascii="Times New Roman" w:hAnsi="Times New Roman" w:cs="Times New Roman"/>
          <w:color w:val="000000" w:themeColor="text1"/>
        </w:rPr>
        <w:t xml:space="preserve"> analys</w:t>
      </w:r>
      <w:r w:rsidR="00717558" w:rsidRPr="006E4CFD">
        <w:rPr>
          <w:rFonts w:ascii="Times New Roman" w:hAnsi="Times New Roman" w:cs="Times New Roman"/>
          <w:color w:val="000000" w:themeColor="text1"/>
        </w:rPr>
        <w:t>i</w:t>
      </w:r>
      <w:r w:rsidR="00BE3FFF" w:rsidRPr="006E4CFD">
        <w:rPr>
          <w:rFonts w:ascii="Times New Roman" w:hAnsi="Times New Roman" w:cs="Times New Roman"/>
          <w:color w:val="000000" w:themeColor="text1"/>
        </w:rPr>
        <w:t xml:space="preserve">s </w:t>
      </w:r>
      <w:r w:rsidR="00C704CE" w:rsidRPr="006E4CFD">
        <w:rPr>
          <w:rFonts w:ascii="Times New Roman" w:hAnsi="Times New Roman" w:cs="Times New Roman"/>
          <w:color w:val="000000" w:themeColor="text1"/>
        </w:rPr>
        <w:t xml:space="preserve">suggested that </w:t>
      </w:r>
      <w:r w:rsidR="00BE3FFF" w:rsidRPr="006E4CFD">
        <w:rPr>
          <w:rFonts w:ascii="Times New Roman" w:hAnsi="Times New Roman" w:cs="Times New Roman"/>
          <w:color w:val="000000" w:themeColor="text1"/>
        </w:rPr>
        <w:t>protein</w:t>
      </w:r>
      <w:r w:rsidR="002432F4" w:rsidRPr="006E4CFD">
        <w:rPr>
          <w:rFonts w:ascii="Times New Roman" w:hAnsi="Times New Roman" w:cs="Times New Roman"/>
          <w:color w:val="000000" w:themeColor="text1"/>
        </w:rPr>
        <w:t xml:space="preserve">s </w:t>
      </w:r>
      <w:r w:rsidR="00717558" w:rsidRPr="006E4CFD">
        <w:rPr>
          <w:rFonts w:ascii="Times New Roman" w:hAnsi="Times New Roman" w:cs="Times New Roman"/>
          <w:color w:val="000000" w:themeColor="text1"/>
        </w:rPr>
        <w:t>containing</w:t>
      </w:r>
      <w:r w:rsidR="002432F4" w:rsidRPr="006E4CFD">
        <w:rPr>
          <w:rFonts w:ascii="Times New Roman" w:hAnsi="Times New Roman" w:cs="Times New Roman"/>
          <w:color w:val="000000" w:themeColor="text1"/>
        </w:rPr>
        <w:t xml:space="preserve"> </w:t>
      </w:r>
      <w:r w:rsidR="00717558" w:rsidRPr="006E4CFD">
        <w:rPr>
          <w:rFonts w:ascii="Times New Roman" w:hAnsi="Times New Roman" w:cs="Times New Roman"/>
          <w:color w:val="000000" w:themeColor="text1"/>
        </w:rPr>
        <w:t xml:space="preserve">a </w:t>
      </w:r>
      <w:r w:rsidR="002432F4" w:rsidRPr="006E4CFD">
        <w:rPr>
          <w:rFonts w:ascii="Times New Roman" w:hAnsi="Times New Roman" w:cs="Times New Roman"/>
          <w:color w:val="000000" w:themeColor="text1"/>
        </w:rPr>
        <w:t>high</w:t>
      </w:r>
      <w:r w:rsidR="00717558" w:rsidRPr="006E4CFD">
        <w:rPr>
          <w:rFonts w:ascii="Times New Roman" w:hAnsi="Times New Roman" w:cs="Times New Roman"/>
          <w:color w:val="000000" w:themeColor="text1"/>
        </w:rPr>
        <w:t xml:space="preserve"> percentage of</w:t>
      </w:r>
      <w:r w:rsidR="002432F4" w:rsidRPr="006E4CFD">
        <w:rPr>
          <w:rFonts w:ascii="Times New Roman" w:hAnsi="Times New Roman" w:cs="Times New Roman"/>
          <w:color w:val="000000" w:themeColor="text1"/>
        </w:rPr>
        <w:t xml:space="preserve"> lysine </w:t>
      </w:r>
      <w:r w:rsidR="00717558" w:rsidRPr="006E4CFD">
        <w:rPr>
          <w:rFonts w:ascii="Times New Roman" w:hAnsi="Times New Roman" w:cs="Times New Roman"/>
          <w:color w:val="000000" w:themeColor="text1"/>
        </w:rPr>
        <w:t>residues</w:t>
      </w:r>
      <w:r w:rsidR="002432F4" w:rsidRPr="006E4CFD">
        <w:rPr>
          <w:rFonts w:ascii="Times New Roman" w:hAnsi="Times New Roman" w:cs="Times New Roman"/>
          <w:color w:val="000000" w:themeColor="text1"/>
        </w:rPr>
        <w:t xml:space="preserve"> </w:t>
      </w:r>
      <w:r w:rsidR="009A308C" w:rsidRPr="006E4CFD">
        <w:rPr>
          <w:rFonts w:ascii="Times New Roman" w:hAnsi="Times New Roman" w:cs="Times New Roman"/>
          <w:color w:val="000000" w:themeColor="text1"/>
        </w:rPr>
        <w:t xml:space="preserve">showed lower protein levels in </w:t>
      </w:r>
      <w:r w:rsidR="009A308C" w:rsidRPr="006E4CFD">
        <w:rPr>
          <w:rFonts w:ascii="Times New Roman" w:hAnsi="Times New Roman" w:cs="Times New Roman"/>
          <w:i/>
          <w:iCs/>
          <w:color w:val="000000" w:themeColor="text1"/>
        </w:rPr>
        <w:t>Cdkal1</w:t>
      </w:r>
      <w:r w:rsidR="009A308C" w:rsidRPr="006E4CFD">
        <w:rPr>
          <w:rFonts w:ascii="Times New Roman" w:hAnsi="Times New Roman" w:cs="Times New Roman"/>
          <w:color w:val="000000" w:themeColor="text1"/>
        </w:rPr>
        <w:t xml:space="preserve"> KO podocytes</w:t>
      </w:r>
      <w:r w:rsidR="000903D3" w:rsidRPr="006E4CFD">
        <w:rPr>
          <w:rFonts w:ascii="Times New Roman" w:hAnsi="Times New Roman" w:cs="Times New Roman"/>
          <w:color w:val="000000" w:themeColor="text1"/>
        </w:rPr>
        <w:t xml:space="preserve"> </w:t>
      </w:r>
      <w:r w:rsidR="00BE3FFF" w:rsidRPr="006E4CFD">
        <w:rPr>
          <w:rFonts w:ascii="Times New Roman" w:hAnsi="Times New Roman" w:cs="Times New Roman"/>
          <w:color w:val="000000" w:themeColor="text1"/>
        </w:rPr>
        <w:t>(Fig</w:t>
      </w:r>
      <w:r w:rsidR="000F1776" w:rsidRPr="006E4CFD">
        <w:rPr>
          <w:rFonts w:ascii="Times New Roman" w:hAnsi="Times New Roman" w:cs="Times New Roman"/>
          <w:color w:val="000000" w:themeColor="text1"/>
        </w:rPr>
        <w:t>.</w:t>
      </w:r>
      <w:r w:rsidR="00BE3FFF" w:rsidRPr="006E4CFD">
        <w:rPr>
          <w:rFonts w:ascii="Times New Roman" w:hAnsi="Times New Roman" w:cs="Times New Roman"/>
          <w:color w:val="000000" w:themeColor="text1"/>
        </w:rPr>
        <w:t xml:space="preserve"> </w:t>
      </w:r>
      <w:r w:rsidR="00E12B06" w:rsidRPr="006E4CFD">
        <w:rPr>
          <w:rFonts w:ascii="Times New Roman" w:hAnsi="Times New Roman" w:cs="Times New Roman"/>
          <w:color w:val="000000" w:themeColor="text1"/>
        </w:rPr>
        <w:t>4</w:t>
      </w:r>
      <w:r w:rsidR="000F1776" w:rsidRPr="006E4CFD">
        <w:rPr>
          <w:rFonts w:ascii="Times New Roman" w:hAnsi="Times New Roman" w:cs="Times New Roman"/>
          <w:color w:val="000000" w:themeColor="text1"/>
        </w:rPr>
        <w:t>D</w:t>
      </w:r>
      <w:r w:rsidR="00717558" w:rsidRPr="006E4CFD">
        <w:rPr>
          <w:rFonts w:ascii="Times New Roman" w:hAnsi="Times New Roman" w:cs="Times New Roman"/>
          <w:color w:val="000000" w:themeColor="text1"/>
        </w:rPr>
        <w:t>–</w:t>
      </w:r>
      <w:r w:rsidR="000F1776" w:rsidRPr="006E4CFD">
        <w:rPr>
          <w:rFonts w:ascii="Times New Roman" w:hAnsi="Times New Roman" w:cs="Times New Roman"/>
          <w:color w:val="000000" w:themeColor="text1"/>
        </w:rPr>
        <w:t>F</w:t>
      </w:r>
      <w:r w:rsidR="00BE3FFF" w:rsidRPr="006E4CFD">
        <w:rPr>
          <w:rFonts w:ascii="Times New Roman" w:hAnsi="Times New Roman" w:cs="Times New Roman"/>
          <w:color w:val="000000" w:themeColor="text1"/>
        </w:rPr>
        <w:t>).</w:t>
      </w:r>
      <w:r w:rsidR="00C76A43" w:rsidRPr="006E4CFD">
        <w:rPr>
          <w:rFonts w:ascii="Times New Roman" w:hAnsi="Times New Roman" w:cs="Times New Roman"/>
          <w:color w:val="000000" w:themeColor="text1"/>
        </w:rPr>
        <w:t xml:space="preserve"> </w:t>
      </w:r>
      <w:r w:rsidR="007E245F" w:rsidRPr="006E4CFD">
        <w:rPr>
          <w:rFonts w:ascii="Times New Roman" w:hAnsi="Times New Roman" w:cs="Times New Roman"/>
          <w:color w:val="000000" w:themeColor="text1"/>
        </w:rPr>
        <w:t>T</w:t>
      </w:r>
      <w:r w:rsidR="00717558" w:rsidRPr="006E4CFD">
        <w:rPr>
          <w:rFonts w:ascii="Times New Roman" w:hAnsi="Times New Roman" w:cs="Times New Roman"/>
          <w:color w:val="000000" w:themeColor="text1"/>
        </w:rPr>
        <w:t>ogether</w:t>
      </w:r>
      <w:r w:rsidR="00BE3FFF" w:rsidRPr="006E4CFD">
        <w:rPr>
          <w:rFonts w:ascii="Times New Roman" w:hAnsi="Times New Roman" w:cs="Times New Roman"/>
          <w:color w:val="000000" w:themeColor="text1"/>
        </w:rPr>
        <w:t xml:space="preserve">, </w:t>
      </w:r>
      <w:r w:rsidR="007E245F" w:rsidRPr="006E4CFD">
        <w:rPr>
          <w:rFonts w:ascii="Times New Roman" w:hAnsi="Times New Roman" w:cs="Times New Roman"/>
          <w:color w:val="000000" w:themeColor="text1"/>
        </w:rPr>
        <w:t xml:space="preserve">these findings indicate </w:t>
      </w:r>
      <w:r w:rsidR="00BE3FFF" w:rsidRPr="006E4CFD">
        <w:rPr>
          <w:rFonts w:ascii="Times New Roman" w:hAnsi="Times New Roman" w:cs="Times New Roman"/>
          <w:color w:val="000000" w:themeColor="text1"/>
        </w:rPr>
        <w:t>that</w:t>
      </w:r>
      <w:r w:rsidR="00214009" w:rsidRPr="006E4CFD">
        <w:rPr>
          <w:rStyle w:val="CommentReference"/>
          <w:rFonts w:ascii="Times New Roman" w:hAnsi="Times New Roman" w:cs="Times New Roman"/>
          <w:color w:val="000000" w:themeColor="text1"/>
          <w:sz w:val="24"/>
          <w:szCs w:val="24"/>
        </w:rPr>
        <w:t xml:space="preserve"> </w:t>
      </w:r>
      <w:r w:rsidR="00214009" w:rsidRPr="006E4CFD">
        <w:rPr>
          <w:rStyle w:val="CommentReference"/>
          <w:rFonts w:ascii="Times New Roman" w:hAnsi="Times New Roman" w:cs="Times New Roman"/>
          <w:i/>
          <w:iCs/>
          <w:color w:val="000000" w:themeColor="text1"/>
          <w:sz w:val="24"/>
          <w:szCs w:val="24"/>
        </w:rPr>
        <w:t>C</w:t>
      </w:r>
      <w:r w:rsidR="00826F68" w:rsidRPr="006E4CFD">
        <w:rPr>
          <w:rFonts w:ascii="Times New Roman" w:hAnsi="Times New Roman" w:cs="Times New Roman"/>
          <w:i/>
          <w:iCs/>
          <w:color w:val="000000" w:themeColor="text1"/>
        </w:rPr>
        <w:t>dkal1</w:t>
      </w:r>
      <w:r w:rsidR="00826F68" w:rsidRPr="006E4CFD">
        <w:rPr>
          <w:rFonts w:ascii="Times New Roman" w:hAnsi="Times New Roman" w:cs="Times New Roman"/>
          <w:color w:val="000000" w:themeColor="text1"/>
        </w:rPr>
        <w:t xml:space="preserve"> deficiency</w:t>
      </w:r>
      <w:r w:rsidR="00BE3FFF" w:rsidRPr="006E4CFD">
        <w:rPr>
          <w:rFonts w:ascii="Times New Roman" w:hAnsi="Times New Roman" w:cs="Times New Roman"/>
          <w:i/>
          <w:iCs/>
          <w:color w:val="000000" w:themeColor="text1"/>
        </w:rPr>
        <w:t xml:space="preserve"> </w:t>
      </w:r>
      <w:r w:rsidR="00BE3FFF" w:rsidRPr="006E4CFD">
        <w:rPr>
          <w:rFonts w:ascii="Times New Roman" w:hAnsi="Times New Roman" w:cs="Times New Roman"/>
          <w:color w:val="000000" w:themeColor="text1"/>
        </w:rPr>
        <w:t xml:space="preserve">reduces </w:t>
      </w:r>
      <w:r w:rsidR="00717558" w:rsidRPr="006E4CFD">
        <w:rPr>
          <w:rFonts w:ascii="Times New Roman" w:hAnsi="Times New Roman" w:cs="Times New Roman"/>
          <w:color w:val="000000" w:themeColor="text1"/>
        </w:rPr>
        <w:t xml:space="preserve">the </w:t>
      </w:r>
      <w:r w:rsidR="00BE3FFF" w:rsidRPr="006E4CFD">
        <w:rPr>
          <w:rFonts w:ascii="Times New Roman" w:hAnsi="Times New Roman" w:cs="Times New Roman"/>
          <w:color w:val="000000" w:themeColor="text1"/>
        </w:rPr>
        <w:t>translational efficiency of lysine codons and change</w:t>
      </w:r>
      <w:r w:rsidR="00826F68" w:rsidRPr="006E4CFD">
        <w:rPr>
          <w:rFonts w:ascii="Times New Roman" w:hAnsi="Times New Roman" w:cs="Times New Roman"/>
          <w:color w:val="000000" w:themeColor="text1"/>
        </w:rPr>
        <w:t>s</w:t>
      </w:r>
      <w:r w:rsidR="00717558" w:rsidRPr="006E4CFD">
        <w:rPr>
          <w:rFonts w:ascii="Times New Roman" w:hAnsi="Times New Roman" w:cs="Times New Roman"/>
          <w:color w:val="000000" w:themeColor="text1"/>
        </w:rPr>
        <w:t xml:space="preserve"> </w:t>
      </w:r>
      <w:r w:rsidR="00BE3FFF" w:rsidRPr="006E4CFD">
        <w:rPr>
          <w:rFonts w:ascii="Times New Roman" w:hAnsi="Times New Roman" w:cs="Times New Roman"/>
          <w:color w:val="000000" w:themeColor="text1"/>
        </w:rPr>
        <w:t xml:space="preserve">protein </w:t>
      </w:r>
      <w:r w:rsidR="00B5687B" w:rsidRPr="006E4CFD">
        <w:rPr>
          <w:rFonts w:ascii="Times New Roman" w:hAnsi="Times New Roman" w:cs="Times New Roman"/>
          <w:color w:val="000000" w:themeColor="text1"/>
        </w:rPr>
        <w:t xml:space="preserve">levels </w:t>
      </w:r>
      <w:r w:rsidR="00BE3FFF" w:rsidRPr="006E4CFD">
        <w:rPr>
          <w:rFonts w:ascii="Times New Roman" w:hAnsi="Times New Roman" w:cs="Times New Roman"/>
          <w:color w:val="000000" w:themeColor="text1"/>
        </w:rPr>
        <w:t xml:space="preserve">of </w:t>
      </w:r>
      <w:r w:rsidR="00BE3FFF" w:rsidRPr="006E4CFD">
        <w:rPr>
          <w:rFonts w:ascii="Times New Roman" w:hAnsi="Times New Roman" w:cs="Times New Roman"/>
          <w:i/>
          <w:iCs/>
          <w:color w:val="000000" w:themeColor="text1"/>
        </w:rPr>
        <w:t xml:space="preserve">Cdkal1 </w:t>
      </w:r>
      <w:r w:rsidR="00BE3FFF" w:rsidRPr="006E4CFD">
        <w:rPr>
          <w:rFonts w:ascii="Times New Roman" w:hAnsi="Times New Roman" w:cs="Times New Roman"/>
          <w:color w:val="000000" w:themeColor="text1"/>
        </w:rPr>
        <w:t>KO podocytes.</w:t>
      </w:r>
    </w:p>
    <w:p w14:paraId="610B8363" w14:textId="28F363E1" w:rsidR="001E0C81" w:rsidRPr="00DC038C" w:rsidRDefault="00833659" w:rsidP="006340A4">
      <w:pPr>
        <w:tabs>
          <w:tab w:val="left" w:pos="1701"/>
        </w:tabs>
        <w:spacing w:line="360" w:lineRule="auto"/>
        <w:ind w:firstLineChars="354" w:firstLine="850"/>
        <w:rPr>
          <w:rFonts w:ascii="Times New Roman" w:hAnsi="Times New Roman" w:cs="Times New Roman"/>
          <w:color w:val="000000" w:themeColor="text1"/>
        </w:rPr>
      </w:pPr>
      <w:r w:rsidRPr="00DC038C">
        <w:rPr>
          <w:rFonts w:ascii="Times New Roman" w:hAnsi="Times New Roman" w:cs="Times New Roman"/>
          <w:color w:val="000000" w:themeColor="text1"/>
        </w:rPr>
        <w:t xml:space="preserve">Analysis of the amino acid compositions of the 148 </w:t>
      </w:r>
      <w:r w:rsidR="00352FAD" w:rsidRPr="00DC038C">
        <w:rPr>
          <w:rFonts w:ascii="Times New Roman" w:hAnsi="Times New Roman" w:cs="Times New Roman"/>
          <w:color w:val="000000" w:themeColor="text1"/>
        </w:rPr>
        <w:t xml:space="preserve">decreased </w:t>
      </w:r>
      <w:r w:rsidRPr="00DC038C">
        <w:rPr>
          <w:rFonts w:ascii="Times New Roman" w:hAnsi="Times New Roman" w:cs="Times New Roman"/>
          <w:color w:val="000000" w:themeColor="text1"/>
        </w:rPr>
        <w:t xml:space="preserve">proteins and 48 </w:t>
      </w:r>
      <w:r w:rsidR="00352FAD" w:rsidRPr="00DC038C">
        <w:rPr>
          <w:rFonts w:ascii="Times New Roman" w:hAnsi="Times New Roman" w:cs="Times New Roman"/>
          <w:color w:val="000000" w:themeColor="text1"/>
        </w:rPr>
        <w:t xml:space="preserve">increased </w:t>
      </w:r>
      <w:r w:rsidRPr="00DC038C">
        <w:rPr>
          <w:rFonts w:ascii="Times New Roman" w:hAnsi="Times New Roman" w:cs="Times New Roman"/>
          <w:color w:val="000000" w:themeColor="text1"/>
        </w:rPr>
        <w:t xml:space="preserve">proteins in </w:t>
      </w:r>
      <w:r w:rsidRPr="00DC038C">
        <w:rPr>
          <w:rFonts w:ascii="Times New Roman" w:hAnsi="Times New Roman" w:cs="Times New Roman"/>
          <w:i/>
          <w:color w:val="000000" w:themeColor="text1"/>
        </w:rPr>
        <w:t>Cdkal1</w:t>
      </w:r>
      <w:r w:rsidRPr="00DC038C">
        <w:rPr>
          <w:rFonts w:ascii="Times New Roman" w:hAnsi="Times New Roman" w:cs="Times New Roman"/>
          <w:color w:val="000000" w:themeColor="text1"/>
        </w:rPr>
        <w:t xml:space="preserve"> KO E11 cells </w:t>
      </w:r>
      <w:r w:rsidR="00BF7490" w:rsidRPr="00DC038C">
        <w:rPr>
          <w:rFonts w:ascii="Times New Roman" w:hAnsi="Times New Roman" w:cs="Times New Roman"/>
          <w:color w:val="000000" w:themeColor="text1"/>
        </w:rPr>
        <w:t>(</w:t>
      </w:r>
      <w:r w:rsidRPr="00DC038C">
        <w:rPr>
          <w:rFonts w:ascii="Times New Roman" w:hAnsi="Times New Roman" w:cs="Times New Roman"/>
          <w:color w:val="000000" w:themeColor="text1"/>
        </w:rPr>
        <w:t xml:space="preserve">Fig. 4) revealed that the </w:t>
      </w:r>
      <w:r w:rsidR="00343462" w:rsidRPr="00DC038C">
        <w:rPr>
          <w:rFonts w:ascii="Times New Roman" w:hAnsi="Times New Roman" w:cs="Times New Roman"/>
          <w:color w:val="000000" w:themeColor="text1"/>
        </w:rPr>
        <w:t>decreased</w:t>
      </w:r>
      <w:r w:rsidRPr="00DC038C">
        <w:rPr>
          <w:rFonts w:ascii="Times New Roman" w:hAnsi="Times New Roman" w:cs="Times New Roman"/>
          <w:color w:val="000000" w:themeColor="text1"/>
        </w:rPr>
        <w:t xml:space="preserve"> proteins in </w:t>
      </w:r>
      <w:r w:rsidRPr="00DC038C">
        <w:rPr>
          <w:rFonts w:ascii="Times New Roman" w:hAnsi="Times New Roman" w:cs="Times New Roman"/>
          <w:i/>
          <w:color w:val="000000" w:themeColor="text1"/>
        </w:rPr>
        <w:t>Cdkal1</w:t>
      </w:r>
      <w:r w:rsidRPr="00DC038C">
        <w:rPr>
          <w:rFonts w:ascii="Times New Roman" w:hAnsi="Times New Roman" w:cs="Times New Roman"/>
          <w:color w:val="000000" w:themeColor="text1"/>
        </w:rPr>
        <w:t xml:space="preserve"> KO cells contained a higher ratio of Lys AAA/AAG (Fig. 4D–F). </w:t>
      </w:r>
      <w:r w:rsidR="00A83112" w:rsidRPr="00DC038C">
        <w:rPr>
          <w:rFonts w:ascii="Times New Roman" w:hAnsi="Times New Roman" w:cs="Times New Roman"/>
          <w:color w:val="000000" w:themeColor="text1"/>
        </w:rPr>
        <w:t xml:space="preserve">Moreover, lysine ratio correlated with the </w:t>
      </w:r>
      <w:r w:rsidR="00A04294" w:rsidRPr="00DC038C">
        <w:rPr>
          <w:rFonts w:ascii="Times New Roman" w:hAnsi="Times New Roman" w:cs="Times New Roman"/>
          <w:color w:val="000000" w:themeColor="text1"/>
        </w:rPr>
        <w:t>decrease</w:t>
      </w:r>
      <w:r w:rsidR="00A957CD" w:rsidRPr="00DC038C">
        <w:rPr>
          <w:rFonts w:ascii="Times New Roman" w:hAnsi="Times New Roman" w:cs="Times New Roman"/>
          <w:color w:val="000000" w:themeColor="text1"/>
        </w:rPr>
        <w:t xml:space="preserve"> </w:t>
      </w:r>
      <w:r w:rsidR="00A83112" w:rsidRPr="00DC038C">
        <w:rPr>
          <w:rFonts w:ascii="Times New Roman" w:hAnsi="Times New Roman" w:cs="Times New Roman"/>
          <w:color w:val="000000" w:themeColor="text1"/>
        </w:rPr>
        <w:t xml:space="preserve">in protein levels upon </w:t>
      </w:r>
      <w:r w:rsidR="00A83112" w:rsidRPr="00DC038C">
        <w:rPr>
          <w:rFonts w:ascii="Times New Roman" w:hAnsi="Times New Roman" w:cs="Times New Roman"/>
          <w:i/>
          <w:color w:val="000000" w:themeColor="text1"/>
        </w:rPr>
        <w:t>Cdkal1</w:t>
      </w:r>
      <w:r w:rsidR="00A83112" w:rsidRPr="00DC038C">
        <w:rPr>
          <w:rFonts w:ascii="Times New Roman" w:hAnsi="Times New Roman" w:cs="Times New Roman"/>
          <w:color w:val="000000" w:themeColor="text1"/>
        </w:rPr>
        <w:t xml:space="preserve"> KO more than any other amino acids (Appendix Fig. S8, S9). However, we also observed </w:t>
      </w:r>
      <w:r w:rsidR="00EB55C9" w:rsidRPr="00DC038C">
        <w:rPr>
          <w:rFonts w:ascii="Times New Roman" w:hAnsi="Times New Roman" w:cs="Times New Roman"/>
          <w:color w:val="000000" w:themeColor="text1"/>
        </w:rPr>
        <w:t xml:space="preserve">decrease </w:t>
      </w:r>
      <w:r w:rsidR="00A83112" w:rsidRPr="00DC038C">
        <w:rPr>
          <w:rFonts w:ascii="Times New Roman" w:hAnsi="Times New Roman" w:cs="Times New Roman"/>
          <w:color w:val="000000" w:themeColor="text1"/>
        </w:rPr>
        <w:t xml:space="preserve">of proteins with higher rates of amino acids encoded by near cognate codons to Lys AAA/AAG codons, such as Glu GAA/GAG (Appendix Fig. S8, S9). </w:t>
      </w:r>
      <w:r w:rsidRPr="00DC038C">
        <w:rPr>
          <w:rFonts w:ascii="Times New Roman" w:hAnsi="Times New Roman" w:cs="Times New Roman"/>
          <w:color w:val="000000" w:themeColor="text1"/>
        </w:rPr>
        <w:t>This might be due to the loss of the ms</w:t>
      </w:r>
      <w:r w:rsidRPr="00DC038C">
        <w:rPr>
          <w:rFonts w:ascii="Times New Roman" w:hAnsi="Times New Roman" w:cs="Times New Roman"/>
          <w:color w:val="000000" w:themeColor="text1"/>
          <w:vertAlign w:val="superscript"/>
        </w:rPr>
        <w:t>2</w:t>
      </w:r>
      <w:r w:rsidRPr="00DC038C">
        <w:rPr>
          <w:rFonts w:ascii="Times New Roman" w:hAnsi="Times New Roman" w:cs="Times New Roman"/>
          <w:color w:val="000000" w:themeColor="text1"/>
        </w:rPr>
        <w:t xml:space="preserve"> modification at position 37 of tRNA</w:t>
      </w:r>
      <w:r w:rsidRPr="00DC038C">
        <w:rPr>
          <w:rFonts w:ascii="Times New Roman" w:hAnsi="Times New Roman" w:cs="Times New Roman"/>
          <w:color w:val="000000" w:themeColor="text1"/>
          <w:vertAlign w:val="superscript"/>
        </w:rPr>
        <w:t>Lys</w:t>
      </w:r>
      <w:r w:rsidRPr="00DC038C">
        <w:rPr>
          <w:rFonts w:ascii="Times New Roman" w:hAnsi="Times New Roman" w:cs="Times New Roman"/>
          <w:color w:val="000000" w:themeColor="text1"/>
          <w:vertAlign w:val="subscript"/>
        </w:rPr>
        <w:t>UUU</w:t>
      </w:r>
      <w:r w:rsidRPr="00DC038C">
        <w:rPr>
          <w:rFonts w:ascii="Times New Roman" w:hAnsi="Times New Roman" w:cs="Times New Roman"/>
          <w:color w:val="000000" w:themeColor="text1"/>
        </w:rPr>
        <w:t>; tRNA</w:t>
      </w:r>
      <w:r w:rsidRPr="00DC038C">
        <w:rPr>
          <w:rFonts w:ascii="Times New Roman" w:hAnsi="Times New Roman" w:cs="Times New Roman"/>
          <w:color w:val="000000" w:themeColor="text1"/>
          <w:vertAlign w:val="superscript"/>
        </w:rPr>
        <w:t>Lys</w:t>
      </w:r>
      <w:r w:rsidRPr="00DC038C">
        <w:rPr>
          <w:rFonts w:ascii="Times New Roman" w:hAnsi="Times New Roman" w:cs="Times New Roman"/>
          <w:color w:val="000000" w:themeColor="text1"/>
          <w:vertAlign w:val="subscript"/>
        </w:rPr>
        <w:t xml:space="preserve">UUU </w:t>
      </w:r>
      <w:r w:rsidRPr="00DC038C">
        <w:rPr>
          <w:rFonts w:ascii="Times New Roman" w:hAnsi="Times New Roman" w:cs="Times New Roman"/>
          <w:color w:val="000000" w:themeColor="text1"/>
        </w:rPr>
        <w:t xml:space="preserve">might show reduced codon recognition ability and might more promiscuously bind to some of the near-cognate codons, other than the cognate Lys AAA/AAG codons. However, some codons cannot be explained by this simple hypothesis, including Asp GAU/GAC (% of which </w:t>
      </w:r>
      <w:r w:rsidR="00EF12E3" w:rsidRPr="00DC038C">
        <w:rPr>
          <w:rFonts w:ascii="Times New Roman" w:hAnsi="Times New Roman" w:cs="Times New Roman"/>
          <w:color w:val="000000" w:themeColor="text1"/>
        </w:rPr>
        <w:t xml:space="preserve">increased </w:t>
      </w:r>
      <w:r w:rsidRPr="00DC038C">
        <w:rPr>
          <w:rFonts w:ascii="Times New Roman" w:hAnsi="Times New Roman" w:cs="Times New Roman"/>
          <w:color w:val="000000" w:themeColor="text1"/>
        </w:rPr>
        <w:t xml:space="preserve">in the </w:t>
      </w:r>
      <w:r w:rsidR="00EF12E3" w:rsidRPr="00DC038C">
        <w:rPr>
          <w:rFonts w:ascii="Times New Roman" w:hAnsi="Times New Roman" w:cs="Times New Roman"/>
          <w:color w:val="000000" w:themeColor="text1"/>
        </w:rPr>
        <w:t xml:space="preserve">decreased </w:t>
      </w:r>
      <w:r w:rsidRPr="00DC038C">
        <w:rPr>
          <w:rFonts w:ascii="Times New Roman" w:hAnsi="Times New Roman" w:cs="Times New Roman"/>
          <w:color w:val="000000" w:themeColor="text1"/>
        </w:rPr>
        <w:t xml:space="preserve">proteins </w:t>
      </w:r>
      <w:r w:rsidR="003203AF" w:rsidRPr="00DC038C">
        <w:rPr>
          <w:rFonts w:ascii="Times New Roman" w:hAnsi="Times New Roman" w:cs="Times New Roman"/>
          <w:color w:val="000000" w:themeColor="text1"/>
        </w:rPr>
        <w:t>upon</w:t>
      </w:r>
      <w:r w:rsidRPr="00DC038C">
        <w:rPr>
          <w:rFonts w:ascii="Times New Roman" w:hAnsi="Times New Roman" w:cs="Times New Roman"/>
          <w:color w:val="000000" w:themeColor="text1"/>
        </w:rPr>
        <w:t xml:space="preserve"> </w:t>
      </w:r>
      <w:r w:rsidRPr="00DC038C">
        <w:rPr>
          <w:rFonts w:ascii="Times New Roman" w:hAnsi="Times New Roman" w:cs="Times New Roman"/>
          <w:i/>
          <w:color w:val="000000" w:themeColor="text1"/>
        </w:rPr>
        <w:t>Cdkal1</w:t>
      </w:r>
      <w:r w:rsidRPr="00DC038C">
        <w:rPr>
          <w:rFonts w:ascii="Times New Roman" w:hAnsi="Times New Roman" w:cs="Times New Roman"/>
          <w:color w:val="000000" w:themeColor="text1"/>
        </w:rPr>
        <w:t xml:space="preserve"> K</w:t>
      </w:r>
      <w:r w:rsidR="009C6031" w:rsidRPr="00DC038C">
        <w:rPr>
          <w:rFonts w:ascii="Times New Roman" w:hAnsi="Times New Roman" w:cs="Times New Roman"/>
          <w:color w:val="000000" w:themeColor="text1"/>
        </w:rPr>
        <w:t>O</w:t>
      </w:r>
      <w:r w:rsidRPr="00DC038C">
        <w:rPr>
          <w:rFonts w:ascii="Times New Roman" w:hAnsi="Times New Roman" w:cs="Times New Roman"/>
          <w:color w:val="000000" w:themeColor="text1"/>
        </w:rPr>
        <w:t xml:space="preserve">) and Pro CCA/CCU/CCG/CCC (% of which decreased in the </w:t>
      </w:r>
      <w:r w:rsidR="00C632DC" w:rsidRPr="00DC038C">
        <w:rPr>
          <w:rFonts w:ascii="Times New Roman" w:hAnsi="Times New Roman" w:cs="Times New Roman"/>
          <w:color w:val="000000" w:themeColor="text1"/>
        </w:rPr>
        <w:t>increased</w:t>
      </w:r>
      <w:r w:rsidRPr="00DC038C">
        <w:rPr>
          <w:rFonts w:ascii="Times New Roman" w:hAnsi="Times New Roman" w:cs="Times New Roman"/>
          <w:color w:val="000000" w:themeColor="text1"/>
        </w:rPr>
        <w:t xml:space="preserve"> proteins </w:t>
      </w:r>
      <w:r w:rsidR="003203AF" w:rsidRPr="00DC038C">
        <w:rPr>
          <w:rFonts w:ascii="Times New Roman" w:hAnsi="Times New Roman" w:cs="Times New Roman"/>
          <w:color w:val="000000" w:themeColor="text1"/>
        </w:rPr>
        <w:t>upon</w:t>
      </w:r>
      <w:r w:rsidRPr="00DC038C">
        <w:rPr>
          <w:rFonts w:ascii="Times New Roman" w:hAnsi="Times New Roman" w:cs="Times New Roman"/>
          <w:color w:val="000000" w:themeColor="text1"/>
        </w:rPr>
        <w:t xml:space="preserve"> </w:t>
      </w:r>
      <w:r w:rsidRPr="00DC038C">
        <w:rPr>
          <w:rFonts w:ascii="Times New Roman" w:hAnsi="Times New Roman" w:cs="Times New Roman"/>
          <w:i/>
          <w:color w:val="000000" w:themeColor="text1"/>
        </w:rPr>
        <w:t>Cdkal1</w:t>
      </w:r>
      <w:r w:rsidRPr="00DC038C">
        <w:rPr>
          <w:rFonts w:ascii="Times New Roman" w:hAnsi="Times New Roman" w:cs="Times New Roman"/>
          <w:color w:val="000000" w:themeColor="text1"/>
        </w:rPr>
        <w:t xml:space="preserve"> KO). </w:t>
      </w:r>
      <w:r w:rsidR="002223BB" w:rsidRPr="00DC038C">
        <w:rPr>
          <w:rFonts w:ascii="Times New Roman" w:hAnsi="Times New Roman" w:cs="Times New Roman"/>
          <w:color w:val="000000" w:themeColor="text1"/>
        </w:rPr>
        <w:t>Given that altered codon recognition alone may not fully explain the reduced abundance of lysine-rich proteins, we investigated whether enhanced degradation contribute</w:t>
      </w:r>
      <w:r w:rsidRPr="00DC038C">
        <w:rPr>
          <w:rFonts w:ascii="Times New Roman" w:hAnsi="Times New Roman" w:cs="Times New Roman"/>
          <w:color w:val="000000" w:themeColor="text1"/>
        </w:rPr>
        <w:t xml:space="preserve">d to this phenotype. </w:t>
      </w:r>
      <w:r w:rsidR="002223BB" w:rsidRPr="00DC038C">
        <w:rPr>
          <w:rFonts w:ascii="Times New Roman" w:hAnsi="Times New Roman" w:cs="Times New Roman"/>
          <w:color w:val="000000" w:themeColor="text1"/>
        </w:rPr>
        <w:t xml:space="preserve">To </w:t>
      </w:r>
      <w:r w:rsidR="001B6E46" w:rsidRPr="00DC038C">
        <w:rPr>
          <w:rFonts w:ascii="Times New Roman" w:hAnsi="Times New Roman" w:cs="Times New Roman"/>
          <w:color w:val="000000" w:themeColor="text1"/>
        </w:rPr>
        <w:t xml:space="preserve">try and </w:t>
      </w:r>
      <w:r w:rsidR="002223BB" w:rsidRPr="00DC038C">
        <w:rPr>
          <w:rFonts w:ascii="Times New Roman" w:hAnsi="Times New Roman" w:cs="Times New Roman"/>
          <w:color w:val="000000" w:themeColor="text1"/>
        </w:rPr>
        <w:t>address the possibility that the reduced abundance of lysine-rich proteins result</w:t>
      </w:r>
      <w:r w:rsidRPr="00DC038C">
        <w:rPr>
          <w:rFonts w:ascii="Times New Roman" w:hAnsi="Times New Roman" w:cs="Times New Roman"/>
          <w:color w:val="000000" w:themeColor="text1"/>
        </w:rPr>
        <w:t xml:space="preserve">s from enhanced degradation via ubiquitination, we examined global ubiquitination levels in </w:t>
      </w:r>
      <w:r w:rsidR="002223BB" w:rsidRPr="00DC038C">
        <w:rPr>
          <w:rFonts w:ascii="Times New Roman" w:hAnsi="Times New Roman" w:cs="Times New Roman"/>
          <w:i/>
          <w:iCs/>
          <w:color w:val="000000" w:themeColor="text1"/>
        </w:rPr>
        <w:t>Cdkal1</w:t>
      </w:r>
      <w:r w:rsidR="002223BB" w:rsidRPr="00DC038C">
        <w:rPr>
          <w:rFonts w:ascii="Times New Roman" w:hAnsi="Times New Roman" w:cs="Times New Roman"/>
          <w:color w:val="000000" w:themeColor="text1"/>
        </w:rPr>
        <w:t xml:space="preserve"> KO podocytes (Appendix Fig. S10). </w:t>
      </w:r>
      <w:r w:rsidR="00FE5F15" w:rsidRPr="00DC038C">
        <w:rPr>
          <w:rFonts w:ascii="Times New Roman" w:hAnsi="Times New Roman" w:cs="Times New Roman"/>
          <w:color w:val="000000" w:themeColor="text1"/>
        </w:rPr>
        <w:t xml:space="preserve">Western blot analysis for ubiquitin revealed no detectable differences between </w:t>
      </w:r>
      <w:r w:rsidR="00FE5F15" w:rsidRPr="00DC038C">
        <w:rPr>
          <w:rFonts w:ascii="Times New Roman" w:hAnsi="Times New Roman" w:cs="Times New Roman"/>
          <w:i/>
          <w:iCs/>
          <w:color w:val="000000" w:themeColor="text1"/>
        </w:rPr>
        <w:t>Cdkal1</w:t>
      </w:r>
      <w:r w:rsidR="00FE5F15" w:rsidRPr="00DC038C">
        <w:rPr>
          <w:rFonts w:ascii="Times New Roman" w:hAnsi="Times New Roman" w:cs="Times New Roman"/>
          <w:color w:val="000000" w:themeColor="text1"/>
        </w:rPr>
        <w:t xml:space="preserve"> KO podocytes and control cells, indicating that proteins are not globally subjected to increased ubiquitin-mediated degradation. </w:t>
      </w:r>
      <w:r w:rsidRPr="00DC038C">
        <w:rPr>
          <w:rFonts w:ascii="Times New Roman" w:hAnsi="Times New Roman" w:cs="Times New Roman"/>
          <w:color w:val="000000" w:themeColor="text1"/>
        </w:rPr>
        <w:t xml:space="preserve">We </w:t>
      </w:r>
      <w:r w:rsidRPr="00DC038C">
        <w:rPr>
          <w:rFonts w:ascii="Times New Roman" w:hAnsi="Times New Roman" w:cs="Times New Roman"/>
          <w:color w:val="000000" w:themeColor="text1"/>
        </w:rPr>
        <w:lastRenderedPageBreak/>
        <w:t>also performed ribosome profiling to assess A-site codon occupanc</w:t>
      </w:r>
      <w:r w:rsidRPr="00511F2E">
        <w:rPr>
          <w:rFonts w:ascii="Times New Roman" w:hAnsi="Times New Roman" w:cs="Times New Roman"/>
          <w:color w:val="000000" w:themeColor="text1"/>
        </w:rPr>
        <w:t>y (</w:t>
      </w:r>
      <w:r w:rsidR="00116E97" w:rsidRPr="00511F2E">
        <w:rPr>
          <w:rFonts w:ascii="Times New Roman" w:hAnsi="Times New Roman" w:cs="Times New Roman"/>
          <w:color w:val="000000" w:themeColor="text1"/>
        </w:rPr>
        <w:t>Appendix Fig.</w:t>
      </w:r>
      <w:r w:rsidR="00B4173E" w:rsidRPr="00511F2E">
        <w:rPr>
          <w:rFonts w:ascii="Times New Roman" w:hAnsi="Times New Roman" w:cs="Times New Roman"/>
          <w:color w:val="000000" w:themeColor="text1"/>
        </w:rPr>
        <w:t xml:space="preserve"> </w:t>
      </w:r>
      <w:r w:rsidR="006E4CCF" w:rsidRPr="00511F2E">
        <w:rPr>
          <w:rFonts w:ascii="Times New Roman" w:hAnsi="Times New Roman" w:cs="Times New Roman"/>
          <w:color w:val="000000" w:themeColor="text1"/>
        </w:rPr>
        <w:t>S</w:t>
      </w:r>
      <w:r w:rsidR="008963CA" w:rsidRPr="00511F2E">
        <w:rPr>
          <w:rFonts w:ascii="Times New Roman" w:hAnsi="Times New Roman" w:cs="Times New Roman"/>
          <w:color w:val="000000" w:themeColor="text1"/>
        </w:rPr>
        <w:t>1</w:t>
      </w:r>
      <w:r w:rsidR="0027413F" w:rsidRPr="00511F2E">
        <w:rPr>
          <w:rFonts w:ascii="Times New Roman" w:hAnsi="Times New Roman" w:cs="Times New Roman"/>
          <w:color w:val="000000" w:themeColor="text1"/>
        </w:rPr>
        <w:t>1</w:t>
      </w:r>
      <w:r w:rsidRPr="00511F2E">
        <w:rPr>
          <w:rFonts w:ascii="Times New Roman" w:hAnsi="Times New Roman" w:cs="Times New Roman"/>
          <w:color w:val="000000" w:themeColor="text1"/>
        </w:rPr>
        <w:t>). We</w:t>
      </w:r>
      <w:r w:rsidRPr="00DC038C">
        <w:rPr>
          <w:rFonts w:ascii="Times New Roman" w:hAnsi="Times New Roman" w:cs="Times New Roman"/>
          <w:color w:val="000000" w:themeColor="text1"/>
        </w:rPr>
        <w:t xml:space="preserve"> initially expected that ribosomes would slow down at Lys AAA/AAG codons in </w:t>
      </w:r>
      <w:r w:rsidRPr="00DC038C">
        <w:rPr>
          <w:rFonts w:ascii="Times New Roman" w:hAnsi="Times New Roman" w:cs="Times New Roman"/>
          <w:i/>
          <w:color w:val="000000" w:themeColor="text1"/>
        </w:rPr>
        <w:t>Cdkal1</w:t>
      </w:r>
      <w:r w:rsidRPr="00DC038C">
        <w:rPr>
          <w:rFonts w:ascii="Times New Roman" w:hAnsi="Times New Roman" w:cs="Times New Roman"/>
          <w:color w:val="000000" w:themeColor="text1"/>
        </w:rPr>
        <w:t xml:space="preserve"> KO cells. Contrary to our initial hypothesis, the ribosomes </w:t>
      </w:r>
      <w:r w:rsidR="00A4335B" w:rsidRPr="00DC038C">
        <w:rPr>
          <w:rFonts w:ascii="Times New Roman" w:hAnsi="Times New Roman" w:cs="Times New Roman"/>
          <w:color w:val="000000" w:themeColor="text1"/>
        </w:rPr>
        <w:t xml:space="preserve">did not </w:t>
      </w:r>
      <w:r w:rsidRPr="00DC038C">
        <w:rPr>
          <w:rFonts w:ascii="Times New Roman" w:hAnsi="Times New Roman" w:cs="Times New Roman"/>
          <w:color w:val="000000" w:themeColor="text1"/>
        </w:rPr>
        <w:t>show</w:t>
      </w:r>
      <w:r w:rsidR="00A4335B" w:rsidRPr="00DC038C">
        <w:rPr>
          <w:rFonts w:ascii="Times New Roman" w:hAnsi="Times New Roman" w:cs="Times New Roman"/>
          <w:color w:val="000000" w:themeColor="text1"/>
        </w:rPr>
        <w:t xml:space="preserve"> increased</w:t>
      </w:r>
      <w:r w:rsidRPr="00DC038C">
        <w:rPr>
          <w:rFonts w:ascii="Times New Roman" w:hAnsi="Times New Roman" w:cs="Times New Roman"/>
          <w:color w:val="000000" w:themeColor="text1"/>
        </w:rPr>
        <w:t xml:space="preserve"> occupancy </w:t>
      </w:r>
      <w:r w:rsidR="006340A4" w:rsidRPr="00DC038C">
        <w:rPr>
          <w:rFonts w:ascii="Times New Roman" w:hAnsi="Times New Roman" w:cs="Times New Roman"/>
          <w:color w:val="000000" w:themeColor="text1"/>
        </w:rPr>
        <w:t xml:space="preserve">at </w:t>
      </w:r>
      <w:r w:rsidRPr="00DC038C">
        <w:rPr>
          <w:rFonts w:ascii="Times New Roman" w:hAnsi="Times New Roman" w:cs="Times New Roman"/>
          <w:color w:val="000000" w:themeColor="text1"/>
        </w:rPr>
        <w:t xml:space="preserve">Lys AAA/AAG codons (shown as </w:t>
      </w:r>
      <w:r w:rsidR="00056592" w:rsidRPr="00DC038C">
        <w:rPr>
          <w:rFonts w:ascii="Times New Roman" w:hAnsi="Times New Roman" w:cs="Times New Roman"/>
          <w:color w:val="000000" w:themeColor="text1"/>
        </w:rPr>
        <w:t xml:space="preserve">red </w:t>
      </w:r>
      <w:r w:rsidRPr="00DC038C">
        <w:rPr>
          <w:rFonts w:ascii="Times New Roman" w:hAnsi="Times New Roman" w:cs="Times New Roman"/>
          <w:color w:val="000000" w:themeColor="text1"/>
        </w:rPr>
        <w:t xml:space="preserve">bars in </w:t>
      </w:r>
      <w:r w:rsidR="00116E97" w:rsidRPr="00DC038C">
        <w:rPr>
          <w:rFonts w:ascii="Times New Roman" w:hAnsi="Times New Roman" w:cs="Times New Roman"/>
          <w:color w:val="000000" w:themeColor="text1"/>
        </w:rPr>
        <w:t>Appendix Fig.</w:t>
      </w:r>
      <w:r w:rsidR="00B4173E" w:rsidRPr="00DC038C">
        <w:rPr>
          <w:rFonts w:ascii="Times New Roman" w:hAnsi="Times New Roman" w:cs="Times New Roman"/>
          <w:color w:val="000000" w:themeColor="text1"/>
        </w:rPr>
        <w:t xml:space="preserve"> </w:t>
      </w:r>
      <w:r w:rsidR="008963CA" w:rsidRPr="00DC038C">
        <w:rPr>
          <w:rFonts w:ascii="Times New Roman" w:hAnsi="Times New Roman" w:cs="Times New Roman"/>
          <w:color w:val="000000" w:themeColor="text1"/>
        </w:rPr>
        <w:t>S1</w:t>
      </w:r>
      <w:r w:rsidR="0027413F" w:rsidRPr="00DC038C">
        <w:rPr>
          <w:rFonts w:ascii="Times New Roman" w:hAnsi="Times New Roman" w:cs="Times New Roman"/>
          <w:color w:val="000000" w:themeColor="text1"/>
        </w:rPr>
        <w:t>1</w:t>
      </w:r>
      <w:r w:rsidRPr="00DC038C">
        <w:rPr>
          <w:rFonts w:ascii="Times New Roman" w:hAnsi="Times New Roman" w:cs="Times New Roman"/>
          <w:color w:val="000000" w:themeColor="text1"/>
        </w:rPr>
        <w:t xml:space="preserve">). </w:t>
      </w:r>
      <w:r w:rsidR="00A4335B" w:rsidRPr="00DC038C">
        <w:rPr>
          <w:rFonts w:ascii="Times New Roman" w:hAnsi="Times New Roman" w:cs="Times New Roman"/>
          <w:color w:val="000000" w:themeColor="text1"/>
        </w:rPr>
        <w:t xml:space="preserve">Nevertheless, </w:t>
      </w:r>
      <w:r w:rsidR="005C66D9" w:rsidRPr="00DC038C">
        <w:rPr>
          <w:rFonts w:ascii="Times New Roman" w:hAnsi="Times New Roman" w:cs="Times New Roman"/>
          <w:color w:val="000000" w:themeColor="text1"/>
        </w:rPr>
        <w:t xml:space="preserve">the </w:t>
      </w:r>
      <w:r w:rsidR="00A4335B" w:rsidRPr="00DC038C">
        <w:rPr>
          <w:rFonts w:ascii="Times New Roman" w:hAnsi="Times New Roman" w:cs="Times New Roman"/>
          <w:color w:val="000000" w:themeColor="text1"/>
        </w:rPr>
        <w:t>lysine codon reporter</w:t>
      </w:r>
      <w:r w:rsidR="00056592" w:rsidRPr="00DC038C">
        <w:rPr>
          <w:rFonts w:ascii="Times New Roman" w:hAnsi="Times New Roman" w:cs="Times New Roman"/>
          <w:color w:val="000000" w:themeColor="text1"/>
        </w:rPr>
        <w:t xml:space="preserve"> experiments</w:t>
      </w:r>
      <w:r w:rsidR="00A4335B" w:rsidRPr="00DC038C">
        <w:rPr>
          <w:rFonts w:ascii="Times New Roman" w:hAnsi="Times New Roman" w:cs="Times New Roman"/>
          <w:color w:val="000000" w:themeColor="text1"/>
        </w:rPr>
        <w:t xml:space="preserve"> clearly demonstrated that lysine translation was decreased in </w:t>
      </w:r>
      <w:r w:rsidR="00A4335B" w:rsidRPr="00DC038C">
        <w:rPr>
          <w:rFonts w:ascii="Times New Roman" w:hAnsi="Times New Roman" w:cs="Times New Roman"/>
          <w:i/>
          <w:color w:val="000000" w:themeColor="text1"/>
        </w:rPr>
        <w:t>Cdkal1</w:t>
      </w:r>
      <w:r w:rsidR="00A4335B" w:rsidRPr="00DC038C">
        <w:rPr>
          <w:rFonts w:ascii="Times New Roman" w:hAnsi="Times New Roman" w:cs="Times New Roman"/>
          <w:color w:val="000000" w:themeColor="text1"/>
        </w:rPr>
        <w:t xml:space="preserve"> KO</w:t>
      </w:r>
      <w:r w:rsidR="00056592" w:rsidRPr="00DC038C">
        <w:rPr>
          <w:rFonts w:ascii="Times New Roman" w:hAnsi="Times New Roman" w:cs="Times New Roman"/>
          <w:color w:val="000000" w:themeColor="text1"/>
        </w:rPr>
        <w:t xml:space="preserve"> </w:t>
      </w:r>
      <w:r w:rsidRPr="00DC038C">
        <w:rPr>
          <w:rFonts w:ascii="Times New Roman" w:hAnsi="Times New Roman" w:cs="Times New Roman"/>
          <w:color w:val="000000" w:themeColor="text1"/>
        </w:rPr>
        <w:t xml:space="preserve">mice (Fig. 3C). </w:t>
      </w:r>
      <w:r w:rsidR="00056592" w:rsidRPr="00DC038C">
        <w:rPr>
          <w:rFonts w:ascii="Times New Roman" w:hAnsi="Times New Roman" w:cs="Times New Roman"/>
          <w:color w:val="000000" w:themeColor="text1"/>
        </w:rPr>
        <w:t>One</w:t>
      </w:r>
      <w:r w:rsidRPr="00DC038C">
        <w:rPr>
          <w:rFonts w:ascii="Times New Roman" w:hAnsi="Times New Roman" w:cs="Times New Roman"/>
          <w:color w:val="000000" w:themeColor="text1"/>
        </w:rPr>
        <w:t xml:space="preserve"> </w:t>
      </w:r>
      <w:r w:rsidR="00056592" w:rsidRPr="00DC038C">
        <w:rPr>
          <w:rFonts w:ascii="Times New Roman" w:hAnsi="Times New Roman" w:cs="Times New Roman"/>
          <w:color w:val="000000" w:themeColor="text1"/>
        </w:rPr>
        <w:t>possible explanation for this discrepancy is</w:t>
      </w:r>
      <w:r w:rsidRPr="00DC038C">
        <w:rPr>
          <w:rFonts w:ascii="Times New Roman" w:hAnsi="Times New Roman" w:cs="Times New Roman"/>
          <w:color w:val="000000" w:themeColor="text1"/>
        </w:rPr>
        <w:t xml:space="preserve"> that tRNAs that decode near-cognate codons may be misincorporated into the ribosomal A-site for lysine AAA/AAG codons. However, investigating this</w:t>
      </w:r>
      <w:r w:rsidR="00056592" w:rsidRPr="00DC038C">
        <w:rPr>
          <w:rFonts w:ascii="Times New Roman" w:hAnsi="Times New Roman" w:cs="Times New Roman"/>
          <w:color w:val="000000" w:themeColor="text1"/>
        </w:rPr>
        <w:t xml:space="preserve"> possibility </w:t>
      </w:r>
      <w:r w:rsidRPr="00DC038C">
        <w:rPr>
          <w:rFonts w:ascii="Times New Roman" w:hAnsi="Times New Roman" w:cs="Times New Roman"/>
          <w:color w:val="000000" w:themeColor="text1"/>
        </w:rPr>
        <w:t xml:space="preserve">requires extensive experiments, such as the quantification of tRNAs contained in translating ribosomes, and </w:t>
      </w:r>
      <w:r w:rsidR="00A4335B" w:rsidRPr="00DC038C">
        <w:rPr>
          <w:rFonts w:ascii="Times New Roman" w:hAnsi="Times New Roman" w:cs="Times New Roman"/>
          <w:color w:val="000000" w:themeColor="text1"/>
        </w:rPr>
        <w:t xml:space="preserve">may </w:t>
      </w:r>
      <w:r w:rsidRPr="00DC038C">
        <w:rPr>
          <w:rFonts w:ascii="Times New Roman" w:hAnsi="Times New Roman" w:cs="Times New Roman"/>
          <w:color w:val="000000" w:themeColor="text1"/>
        </w:rPr>
        <w:t>be a good subject for future studies.</w:t>
      </w:r>
    </w:p>
    <w:p w14:paraId="52922904" w14:textId="3D2E41C8" w:rsidR="00B907BE" w:rsidRPr="006E4CFD" w:rsidRDefault="00833659" w:rsidP="00B907BE">
      <w:pPr>
        <w:pStyle w:val="NormalWeb"/>
        <w:spacing w:before="0" w:beforeAutospacing="0" w:after="0" w:afterAutospacing="0" w:line="360" w:lineRule="auto"/>
        <w:ind w:firstLine="840"/>
        <w:rPr>
          <w:rFonts w:ascii="Times New Roman" w:hAnsi="Times New Roman" w:cs="Times New Roman"/>
          <w:color w:val="000000" w:themeColor="text1"/>
        </w:rPr>
      </w:pPr>
      <w:r w:rsidRPr="006E4CFD">
        <w:rPr>
          <w:rFonts w:ascii="Times New Roman" w:hAnsi="Times New Roman" w:cs="Times New Roman"/>
          <w:color w:val="000000" w:themeColor="text1"/>
        </w:rPr>
        <w:t>By</w:t>
      </w:r>
      <w:r w:rsidR="008537AE"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 xml:space="preserve">calculating </w:t>
      </w:r>
      <w:r w:rsidR="00B6354B" w:rsidRPr="006E4CFD">
        <w:rPr>
          <w:rFonts w:ascii="Times New Roman" w:hAnsi="Times New Roman" w:cs="Times New Roman"/>
          <w:color w:val="000000" w:themeColor="text1"/>
        </w:rPr>
        <w:t xml:space="preserve">the </w:t>
      </w:r>
      <w:r w:rsidR="008537AE" w:rsidRPr="006E4CFD">
        <w:rPr>
          <w:rFonts w:ascii="Times New Roman" w:hAnsi="Times New Roman" w:cs="Times New Roman"/>
          <w:color w:val="000000" w:themeColor="text1"/>
        </w:rPr>
        <w:t xml:space="preserve">lysine codon use </w:t>
      </w:r>
      <w:r w:rsidR="001706C4" w:rsidRPr="006E4CFD">
        <w:rPr>
          <w:rFonts w:ascii="Times New Roman" w:hAnsi="Times New Roman" w:cs="Times New Roman"/>
          <w:color w:val="000000" w:themeColor="text1"/>
        </w:rPr>
        <w:t xml:space="preserve">in </w:t>
      </w:r>
      <w:r w:rsidRPr="006E4CFD">
        <w:rPr>
          <w:rFonts w:ascii="Times New Roman" w:hAnsi="Times New Roman" w:cs="Times New Roman"/>
          <w:color w:val="000000" w:themeColor="text1"/>
        </w:rPr>
        <w:t xml:space="preserve">proteins </w:t>
      </w:r>
      <w:r w:rsidR="00B6354B" w:rsidRPr="006E4CFD">
        <w:rPr>
          <w:rFonts w:ascii="Times New Roman" w:hAnsi="Times New Roman" w:cs="Times New Roman"/>
          <w:color w:val="000000" w:themeColor="text1"/>
        </w:rPr>
        <w:t xml:space="preserve">that are </w:t>
      </w:r>
      <w:r w:rsidRPr="006E4CFD">
        <w:rPr>
          <w:rFonts w:ascii="Times New Roman" w:hAnsi="Times New Roman" w:cs="Times New Roman"/>
          <w:color w:val="000000" w:themeColor="text1"/>
        </w:rPr>
        <w:t xml:space="preserve">essential for </w:t>
      </w:r>
      <w:r w:rsidR="008537AE" w:rsidRPr="006E4CFD">
        <w:rPr>
          <w:rFonts w:ascii="Times New Roman" w:hAnsi="Times New Roman" w:cs="Times New Roman"/>
          <w:color w:val="000000" w:themeColor="text1"/>
        </w:rPr>
        <w:t>podocyte function</w:t>
      </w:r>
      <w:r w:rsidRPr="006E4CFD">
        <w:rPr>
          <w:rFonts w:ascii="Times New Roman" w:hAnsi="Times New Roman" w:cs="Times New Roman"/>
          <w:color w:val="000000" w:themeColor="text1"/>
        </w:rPr>
        <w:t>, w</w:t>
      </w:r>
      <w:r w:rsidR="008537AE" w:rsidRPr="006E4CFD">
        <w:rPr>
          <w:rFonts w:ascii="Times New Roman" w:hAnsi="Times New Roman" w:cs="Times New Roman"/>
          <w:color w:val="000000" w:themeColor="text1"/>
        </w:rPr>
        <w:t>e found</w:t>
      </w:r>
      <w:r w:rsidRPr="006E4CFD">
        <w:rPr>
          <w:rFonts w:ascii="Times New Roman" w:hAnsi="Times New Roman" w:cs="Times New Roman"/>
          <w:color w:val="000000" w:themeColor="text1"/>
        </w:rPr>
        <w:t xml:space="preserve"> that</w:t>
      </w:r>
      <w:r w:rsidR="008537AE"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 xml:space="preserve">CD2AP has </w:t>
      </w:r>
      <w:r w:rsidR="008537AE" w:rsidRPr="006E4CFD">
        <w:rPr>
          <w:rFonts w:ascii="Times New Roman" w:hAnsi="Times New Roman" w:cs="Times New Roman"/>
          <w:color w:val="000000" w:themeColor="text1"/>
        </w:rPr>
        <w:t xml:space="preserve">the highest lysine </w:t>
      </w:r>
      <w:r w:rsidR="002432F4" w:rsidRPr="006E4CFD">
        <w:rPr>
          <w:rFonts w:ascii="Times New Roman" w:hAnsi="Times New Roman" w:cs="Times New Roman"/>
          <w:color w:val="000000" w:themeColor="text1"/>
        </w:rPr>
        <w:t>ra</w:t>
      </w:r>
      <w:r w:rsidR="001706C4" w:rsidRPr="006E4CFD">
        <w:rPr>
          <w:rFonts w:ascii="Times New Roman" w:hAnsi="Times New Roman" w:cs="Times New Roman"/>
          <w:color w:val="000000" w:themeColor="text1"/>
        </w:rPr>
        <w:t>t</w:t>
      </w:r>
      <w:r w:rsidR="002432F4" w:rsidRPr="006E4CFD">
        <w:rPr>
          <w:rFonts w:ascii="Times New Roman" w:hAnsi="Times New Roman" w:cs="Times New Roman"/>
          <w:color w:val="000000" w:themeColor="text1"/>
        </w:rPr>
        <w:t xml:space="preserve">io </w:t>
      </w:r>
      <w:r w:rsidRPr="006E4CFD">
        <w:rPr>
          <w:rFonts w:ascii="Times New Roman" w:hAnsi="Times New Roman" w:cs="Times New Roman"/>
          <w:color w:val="000000" w:themeColor="text1"/>
        </w:rPr>
        <w:t xml:space="preserve">of </w:t>
      </w:r>
      <w:r w:rsidR="00B6354B" w:rsidRPr="006E4CFD">
        <w:rPr>
          <w:rFonts w:ascii="Times New Roman" w:hAnsi="Times New Roman" w:cs="Times New Roman"/>
          <w:color w:val="000000" w:themeColor="text1"/>
        </w:rPr>
        <w:t>&gt;</w:t>
      </w:r>
      <w:r w:rsidR="003B6211" w:rsidRPr="006E4CFD">
        <w:rPr>
          <w:rFonts w:ascii="Times New Roman" w:hAnsi="Times New Roman" w:cs="Times New Roman"/>
          <w:color w:val="000000" w:themeColor="text1"/>
        </w:rPr>
        <w:t xml:space="preserve">12 </w:t>
      </w:r>
      <w:r w:rsidR="008537AE" w:rsidRPr="006E4CFD">
        <w:rPr>
          <w:rFonts w:ascii="Times New Roman" w:hAnsi="Times New Roman" w:cs="Times New Roman"/>
          <w:color w:val="000000" w:themeColor="text1"/>
        </w:rPr>
        <w:t>% (Fig</w:t>
      </w:r>
      <w:r w:rsidR="00E23568" w:rsidRPr="006E4CFD">
        <w:rPr>
          <w:rFonts w:ascii="Times New Roman" w:hAnsi="Times New Roman" w:cs="Times New Roman"/>
          <w:color w:val="000000" w:themeColor="text1"/>
        </w:rPr>
        <w:t>.</w:t>
      </w:r>
      <w:r w:rsidR="008537AE" w:rsidRPr="006E4CFD">
        <w:rPr>
          <w:rFonts w:ascii="Times New Roman" w:hAnsi="Times New Roman" w:cs="Times New Roman"/>
          <w:color w:val="000000" w:themeColor="text1"/>
        </w:rPr>
        <w:t xml:space="preserve"> </w:t>
      </w:r>
      <w:r w:rsidR="00681539" w:rsidRPr="006E4CFD">
        <w:rPr>
          <w:rFonts w:ascii="Times New Roman" w:hAnsi="Times New Roman" w:cs="Times New Roman"/>
          <w:color w:val="000000" w:themeColor="text1"/>
        </w:rPr>
        <w:t>4</w:t>
      </w:r>
      <w:r w:rsidR="00E23568" w:rsidRPr="006E4CFD">
        <w:rPr>
          <w:rFonts w:ascii="Times New Roman" w:hAnsi="Times New Roman" w:cs="Times New Roman"/>
          <w:color w:val="000000" w:themeColor="text1"/>
        </w:rPr>
        <w:t>G</w:t>
      </w:r>
      <w:r w:rsidR="008537AE"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 xml:space="preserve">CD2AP </w:t>
      </w:r>
      <w:r w:rsidR="008537AE" w:rsidRPr="006E4CFD">
        <w:rPr>
          <w:rFonts w:ascii="Times New Roman" w:hAnsi="Times New Roman" w:cs="Times New Roman"/>
          <w:color w:val="000000" w:themeColor="text1"/>
        </w:rPr>
        <w:t>was originally identified as an adapt</w:t>
      </w:r>
      <w:r w:rsidR="00787206" w:rsidRPr="006E4CFD">
        <w:rPr>
          <w:rFonts w:ascii="Times New Roman" w:hAnsi="Times New Roman" w:cs="Times New Roman"/>
          <w:color w:val="000000" w:themeColor="text1"/>
        </w:rPr>
        <w:t>e</w:t>
      </w:r>
      <w:r w:rsidR="008537AE" w:rsidRPr="006E4CFD">
        <w:rPr>
          <w:rFonts w:ascii="Times New Roman" w:hAnsi="Times New Roman" w:cs="Times New Roman"/>
          <w:color w:val="000000" w:themeColor="text1"/>
        </w:rPr>
        <w:t>r protein for the T</w:t>
      </w:r>
      <w:r w:rsidR="00B6354B" w:rsidRPr="006E4CFD">
        <w:rPr>
          <w:rFonts w:ascii="Times New Roman" w:hAnsi="Times New Roman" w:cs="Times New Roman"/>
          <w:color w:val="000000" w:themeColor="text1"/>
        </w:rPr>
        <w:t>-</w:t>
      </w:r>
      <w:r w:rsidR="008537AE" w:rsidRPr="006E4CFD">
        <w:rPr>
          <w:rFonts w:ascii="Times New Roman" w:hAnsi="Times New Roman" w:cs="Times New Roman"/>
          <w:color w:val="000000" w:themeColor="text1"/>
        </w:rPr>
        <w:t>cell adhesion protein CD2, which is required for the formation of actin-based immun</w:t>
      </w:r>
      <w:r w:rsidR="00B6354B" w:rsidRPr="006E4CFD">
        <w:rPr>
          <w:rFonts w:ascii="Times New Roman" w:hAnsi="Times New Roman" w:cs="Times New Roman"/>
          <w:color w:val="000000" w:themeColor="text1"/>
        </w:rPr>
        <w:t>ologic</w:t>
      </w:r>
      <w:r w:rsidR="008537AE" w:rsidRPr="006E4CFD">
        <w:rPr>
          <w:rFonts w:ascii="Times New Roman" w:hAnsi="Times New Roman" w:cs="Times New Roman"/>
          <w:color w:val="000000" w:themeColor="text1"/>
        </w:rPr>
        <w:t xml:space="preserve"> synapse</w:t>
      </w:r>
      <w:r w:rsidR="00B6354B" w:rsidRPr="006E4CFD">
        <w:rPr>
          <w:rFonts w:ascii="Times New Roman" w:hAnsi="Times New Roman" w:cs="Times New Roman"/>
          <w:color w:val="000000" w:themeColor="text1"/>
        </w:rPr>
        <w:t>s</w:t>
      </w:r>
      <w:r w:rsidR="00257B01" w:rsidRPr="006E4CFD">
        <w:rPr>
          <w:rFonts w:ascii="Times New Roman" w:hAnsi="Times New Roman" w:cs="Times New Roman"/>
          <w:color w:val="000000" w:themeColor="text1"/>
        </w:rPr>
        <w:t xml:space="preserve"> </w:t>
      </w:r>
      <w:r w:rsidR="008537AE" w:rsidRPr="006E4CFD">
        <w:rPr>
          <w:rFonts w:ascii="Times New Roman" w:hAnsi="Times New Roman" w:cs="Times New Roman"/>
          <w:color w:val="000000" w:themeColor="text1"/>
        </w:rPr>
        <w:fldChar w:fldCharType="begin">
          <w:fldData xml:space="preserve">PEVuZE5vdGU+PENpdGU+PEF1dGhvcj5EdXN0aW48L0F1dGhvcj48WWVhcj4xOTk4PC9ZZWFyPjxS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PEVuZE5vdGU+PENpdGU+PEF1dGhvcj5EdXN0aW48L0F1dGhvcj48WWVhcj4xOTk4PC9ZZWFyPjxS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8537AE" w:rsidRPr="006E4CFD">
        <w:rPr>
          <w:rFonts w:ascii="Times New Roman" w:hAnsi="Times New Roman" w:cs="Times New Roman"/>
          <w:color w:val="000000" w:themeColor="text1"/>
        </w:rPr>
      </w:r>
      <w:r w:rsidR="008537AE"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(Dustin</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1998)</w:t>
      </w:r>
      <w:r w:rsidR="008537AE" w:rsidRPr="006E4CFD">
        <w:rPr>
          <w:rFonts w:ascii="Times New Roman" w:hAnsi="Times New Roman" w:cs="Times New Roman"/>
          <w:color w:val="000000" w:themeColor="text1"/>
        </w:rPr>
        <w:fldChar w:fldCharType="end"/>
      </w:r>
      <w:r w:rsidR="008537AE" w:rsidRPr="006E4CFD">
        <w:rPr>
          <w:rFonts w:ascii="Times New Roman" w:hAnsi="Times New Roman" w:cs="Times New Roman"/>
          <w:color w:val="000000" w:themeColor="text1"/>
        </w:rPr>
        <w:t xml:space="preserve">. The glomeruli of </w:t>
      </w:r>
      <w:r w:rsidR="008537AE" w:rsidRPr="006E4CFD">
        <w:rPr>
          <w:rFonts w:ascii="Times New Roman" w:hAnsi="Times New Roman" w:cs="Times New Roman"/>
          <w:i/>
          <w:iCs/>
          <w:color w:val="000000" w:themeColor="text1"/>
        </w:rPr>
        <w:t>Cd2ap</w:t>
      </w:r>
      <w:r w:rsidR="008537AE" w:rsidRPr="006E4CFD">
        <w:rPr>
          <w:rFonts w:ascii="Times New Roman" w:hAnsi="Times New Roman" w:cs="Times New Roman"/>
          <w:color w:val="000000" w:themeColor="text1"/>
        </w:rPr>
        <w:t xml:space="preserve"> KO mice have been reported to show mesangial cell proliferation with extracellular matrix deposition, glomerulosclerosis</w:t>
      </w:r>
      <w:r w:rsidR="00B6354B" w:rsidRPr="006E4CFD">
        <w:rPr>
          <w:rFonts w:ascii="Times New Roman" w:hAnsi="Times New Roman" w:cs="Times New Roman"/>
          <w:color w:val="000000" w:themeColor="text1"/>
        </w:rPr>
        <w:t>,</w:t>
      </w:r>
      <w:r w:rsidR="008537AE" w:rsidRPr="006E4CFD">
        <w:rPr>
          <w:rFonts w:ascii="Times New Roman" w:hAnsi="Times New Roman" w:cs="Times New Roman"/>
          <w:color w:val="000000" w:themeColor="text1"/>
        </w:rPr>
        <w:t xml:space="preserve"> and foot</w:t>
      </w:r>
      <w:r w:rsidR="00787206" w:rsidRPr="006E4CFD">
        <w:rPr>
          <w:rFonts w:ascii="Times New Roman" w:hAnsi="Times New Roman" w:cs="Times New Roman"/>
          <w:color w:val="000000" w:themeColor="text1"/>
        </w:rPr>
        <w:t xml:space="preserve"> </w:t>
      </w:r>
      <w:r w:rsidR="008537AE" w:rsidRPr="006E4CFD">
        <w:rPr>
          <w:rFonts w:ascii="Times New Roman" w:hAnsi="Times New Roman" w:cs="Times New Roman"/>
          <w:color w:val="000000" w:themeColor="text1"/>
        </w:rPr>
        <w:t xml:space="preserve">process effacement </w:t>
      </w:r>
      <w:r w:rsidR="008537AE" w:rsidRPr="006E4CFD">
        <w:rPr>
          <w:rFonts w:ascii="Times New Roman" w:hAnsi="Times New Roman" w:cs="Times New Roman"/>
          <w:color w:val="000000" w:themeColor="text1"/>
        </w:rPr>
        <w:fldChar w:fldCharType="begin">
          <w:fldData xml:space="preserve">PEVuZE5vdGU+PENpdGU+PEF1dGhvcj5TaGloPC9BdXRob3I+PFllYXI+MTk5OTwvWWVhcj48UmVj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PEVuZE5vdGU+PENpdGU+PEF1dGhvcj5TaGloPC9BdXRob3I+PFllYXI+MTk5OTwvWWVhcj48UmVj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8537AE" w:rsidRPr="006E4CFD">
        <w:rPr>
          <w:rFonts w:ascii="Times New Roman" w:hAnsi="Times New Roman" w:cs="Times New Roman"/>
          <w:color w:val="000000" w:themeColor="text1"/>
        </w:rPr>
      </w:r>
      <w:r w:rsidR="008537AE"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(Shih</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1999)</w:t>
      </w:r>
      <w:r w:rsidR="008537AE" w:rsidRPr="006E4CFD">
        <w:rPr>
          <w:rFonts w:ascii="Times New Roman" w:hAnsi="Times New Roman" w:cs="Times New Roman"/>
          <w:color w:val="000000" w:themeColor="text1"/>
        </w:rPr>
        <w:fldChar w:fldCharType="end"/>
      </w:r>
      <w:r w:rsidR="008537AE" w:rsidRPr="006E4CFD">
        <w:rPr>
          <w:rFonts w:ascii="Times New Roman" w:hAnsi="Times New Roman" w:cs="Times New Roman"/>
          <w:color w:val="000000" w:themeColor="text1"/>
        </w:rPr>
        <w:t xml:space="preserve">. </w:t>
      </w:r>
      <w:r w:rsidR="00B6354B" w:rsidRPr="006E4CFD">
        <w:rPr>
          <w:rFonts w:ascii="Times New Roman" w:hAnsi="Times New Roman" w:cs="Times New Roman"/>
          <w:color w:val="000000" w:themeColor="text1"/>
        </w:rPr>
        <w:t xml:space="preserve">Patients who are heterozygous for the </w:t>
      </w:r>
      <w:r w:rsidR="008537AE" w:rsidRPr="006E4CFD">
        <w:rPr>
          <w:rFonts w:ascii="Times New Roman" w:hAnsi="Times New Roman" w:cs="Times New Roman"/>
          <w:i/>
          <w:iCs/>
          <w:color w:val="000000" w:themeColor="text1"/>
        </w:rPr>
        <w:t>CD2AP</w:t>
      </w:r>
      <w:r w:rsidR="008537AE" w:rsidRPr="006E4CFD">
        <w:rPr>
          <w:rFonts w:ascii="Times New Roman" w:hAnsi="Times New Roman" w:cs="Times New Roman"/>
          <w:color w:val="000000" w:themeColor="text1"/>
        </w:rPr>
        <w:t xml:space="preserve"> </w:t>
      </w:r>
      <w:r w:rsidR="00F341B1" w:rsidRPr="006E4CFD">
        <w:rPr>
          <w:rFonts w:ascii="Times New Roman" w:hAnsi="Times New Roman" w:cs="Times New Roman"/>
          <w:color w:val="000000" w:themeColor="text1"/>
        </w:rPr>
        <w:t xml:space="preserve">variant </w:t>
      </w:r>
      <w:r w:rsidRPr="006E4CFD">
        <w:rPr>
          <w:rFonts w:ascii="Times New Roman" w:hAnsi="Times New Roman" w:cs="Times New Roman"/>
          <w:color w:val="000000" w:themeColor="text1"/>
        </w:rPr>
        <w:t xml:space="preserve">present </w:t>
      </w:r>
      <w:r w:rsidR="00B6354B" w:rsidRPr="006E4CFD">
        <w:rPr>
          <w:rFonts w:ascii="Times New Roman" w:hAnsi="Times New Roman" w:cs="Times New Roman"/>
          <w:color w:val="000000" w:themeColor="text1"/>
        </w:rPr>
        <w:t xml:space="preserve">with </w:t>
      </w:r>
      <w:r w:rsidR="008A0083" w:rsidRPr="006E4CFD">
        <w:rPr>
          <w:rFonts w:ascii="Times New Roman" w:hAnsi="Times New Roman" w:cs="Times New Roman"/>
          <w:color w:val="000000" w:themeColor="text1"/>
        </w:rPr>
        <w:t>proteinuria</w:t>
      </w:r>
      <w:r w:rsidR="008537AE" w:rsidRPr="006E4CFD">
        <w:rPr>
          <w:rFonts w:ascii="Times New Roman" w:hAnsi="Times New Roman" w:cs="Times New Roman"/>
          <w:color w:val="000000" w:themeColor="text1"/>
        </w:rPr>
        <w:t xml:space="preserve"> </w:t>
      </w:r>
      <w:r w:rsidR="00B6354B" w:rsidRPr="006E4CFD">
        <w:rPr>
          <w:rFonts w:ascii="Times New Roman" w:hAnsi="Times New Roman" w:cs="Times New Roman"/>
          <w:color w:val="000000" w:themeColor="text1"/>
        </w:rPr>
        <w:t>and have</w:t>
      </w:r>
      <w:r w:rsidR="008537AE" w:rsidRPr="006E4CFD">
        <w:rPr>
          <w:rFonts w:ascii="Times New Roman" w:hAnsi="Times New Roman" w:cs="Times New Roman"/>
          <w:color w:val="000000" w:themeColor="text1"/>
        </w:rPr>
        <w:t xml:space="preserve"> </w:t>
      </w:r>
      <w:r w:rsidR="0037570D" w:rsidRPr="006E4CFD">
        <w:rPr>
          <w:rFonts w:ascii="Times New Roman" w:hAnsi="Times New Roman" w:cs="Times New Roman"/>
          <w:color w:val="000000" w:themeColor="text1"/>
        </w:rPr>
        <w:t>FSGS</w:t>
      </w:r>
      <w:r w:rsidR="008537AE" w:rsidRPr="006E4CFD">
        <w:rPr>
          <w:rFonts w:ascii="Times New Roman" w:hAnsi="Times New Roman" w:cs="Times New Roman"/>
          <w:color w:val="000000" w:themeColor="text1"/>
        </w:rPr>
        <w:t xml:space="preserve"> </w:t>
      </w:r>
      <w:r w:rsidR="008537AE" w:rsidRPr="006E4CFD">
        <w:rPr>
          <w:rFonts w:ascii="Times New Roman" w:hAnsi="Times New Roman" w:cs="Times New Roman"/>
          <w:color w:val="000000" w:themeColor="text1"/>
        </w:rPr>
        <w:fldChar w:fldCharType="begin">
          <w:fldData xml:space="preserve">PEVuZE5vdGU+PENpdGU+PEF1dGhvcj5HaWdhbnRlPC9BdXRob3I+PFllYXI+MjAwOTwvWWVhcj48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PEVuZE5vdGU+PENpdGU+PEF1dGhvcj5HaWdhbnRlPC9BdXRob3I+PFllYXI+MjAwOTwvWWVhcj48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8537AE" w:rsidRPr="006E4CFD">
        <w:rPr>
          <w:rFonts w:ascii="Times New Roman" w:hAnsi="Times New Roman" w:cs="Times New Roman"/>
          <w:color w:val="000000" w:themeColor="text1"/>
        </w:rPr>
      </w:r>
      <w:r w:rsidR="008537AE"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(Gigante</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2009; Liu</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2021)</w:t>
      </w:r>
      <w:r w:rsidR="008537AE" w:rsidRPr="006E4CFD">
        <w:rPr>
          <w:rFonts w:ascii="Times New Roman" w:hAnsi="Times New Roman" w:cs="Times New Roman"/>
          <w:color w:val="000000" w:themeColor="text1"/>
        </w:rPr>
        <w:fldChar w:fldCharType="end"/>
      </w:r>
      <w:r w:rsidR="008537AE" w:rsidRPr="006E4CFD">
        <w:rPr>
          <w:rFonts w:ascii="Times New Roman" w:hAnsi="Times New Roman" w:cs="Times New Roman"/>
          <w:color w:val="000000" w:themeColor="text1"/>
        </w:rPr>
        <w:t xml:space="preserve">. </w:t>
      </w:r>
      <w:r w:rsidR="00F341B1" w:rsidRPr="006E4CFD">
        <w:rPr>
          <w:rFonts w:ascii="Times New Roman" w:hAnsi="Times New Roman" w:cs="Times New Roman"/>
          <w:color w:val="000000" w:themeColor="text1"/>
        </w:rPr>
        <w:t>Th</w:t>
      </w:r>
      <w:r w:rsidR="00B6354B" w:rsidRPr="006E4CFD">
        <w:rPr>
          <w:rFonts w:ascii="Times New Roman" w:hAnsi="Times New Roman" w:cs="Times New Roman"/>
          <w:color w:val="000000" w:themeColor="text1"/>
        </w:rPr>
        <w:t>is implies</w:t>
      </w:r>
      <w:r w:rsidR="00D07DFD" w:rsidRPr="006E4CFD">
        <w:rPr>
          <w:rFonts w:ascii="Times New Roman" w:hAnsi="Times New Roman" w:cs="Times New Roman"/>
          <w:color w:val="000000" w:themeColor="text1"/>
        </w:rPr>
        <w:t xml:space="preserve"> that </w:t>
      </w:r>
      <w:r w:rsidR="00F341B1" w:rsidRPr="006E4CFD">
        <w:rPr>
          <w:rFonts w:ascii="Times New Roman" w:hAnsi="Times New Roman" w:cs="Times New Roman"/>
          <w:color w:val="000000" w:themeColor="text1"/>
        </w:rPr>
        <w:t xml:space="preserve">in the kidneys of </w:t>
      </w:r>
      <w:r w:rsidR="00B6354B" w:rsidRPr="006E4CFD">
        <w:rPr>
          <w:rFonts w:ascii="Times New Roman" w:hAnsi="Times New Roman" w:cs="Times New Roman"/>
          <w:color w:val="000000" w:themeColor="text1"/>
        </w:rPr>
        <w:t>the</w:t>
      </w:r>
      <w:r w:rsidR="00D07DFD" w:rsidRPr="006E4CFD">
        <w:rPr>
          <w:rFonts w:ascii="Times New Roman" w:hAnsi="Times New Roman" w:cs="Times New Roman"/>
          <w:color w:val="000000" w:themeColor="text1"/>
        </w:rPr>
        <w:t xml:space="preserve"> </w:t>
      </w:r>
      <w:r w:rsidR="00F341B1" w:rsidRPr="006E4CFD">
        <w:rPr>
          <w:rFonts w:ascii="Times New Roman" w:hAnsi="Times New Roman" w:cs="Times New Roman"/>
          <w:color w:val="000000" w:themeColor="text1"/>
        </w:rPr>
        <w:t>5/6</w:t>
      </w:r>
      <w:r w:rsidR="00B6354B" w:rsidRPr="006E4CFD">
        <w:rPr>
          <w:rFonts w:ascii="Times New Roman" w:hAnsi="Times New Roman" w:cs="Times New Roman"/>
          <w:color w:val="000000" w:themeColor="text1"/>
        </w:rPr>
        <w:t>-</w:t>
      </w:r>
      <w:r w:rsidR="00F341B1" w:rsidRPr="006E4CFD">
        <w:rPr>
          <w:rFonts w:ascii="Times New Roman" w:hAnsi="Times New Roman" w:cs="Times New Roman"/>
          <w:color w:val="000000" w:themeColor="text1"/>
        </w:rPr>
        <w:t>nephrectomized systemic</w:t>
      </w:r>
      <w:r w:rsidR="00F341B1" w:rsidRPr="006E4CFD">
        <w:rPr>
          <w:rFonts w:ascii="Times New Roman" w:hAnsi="Times New Roman" w:cs="Times New Roman"/>
          <w:i/>
          <w:iCs/>
          <w:color w:val="000000" w:themeColor="text1"/>
        </w:rPr>
        <w:t xml:space="preserve"> Cdkal1</w:t>
      </w:r>
      <w:r w:rsidR="00F341B1" w:rsidRPr="006E4CFD">
        <w:rPr>
          <w:rFonts w:ascii="Times New Roman" w:hAnsi="Times New Roman" w:cs="Times New Roman"/>
          <w:color w:val="000000" w:themeColor="text1"/>
        </w:rPr>
        <w:t xml:space="preserve"> KO mice</w:t>
      </w:r>
      <w:r w:rsidR="009948B6" w:rsidRPr="006E4CFD">
        <w:rPr>
          <w:rFonts w:ascii="Times New Roman" w:hAnsi="Times New Roman" w:cs="Times New Roman"/>
          <w:color w:val="000000" w:themeColor="text1"/>
        </w:rPr>
        <w:t xml:space="preserve"> and podocyte-specific </w:t>
      </w:r>
      <w:r w:rsidR="009948B6" w:rsidRPr="006E4CFD">
        <w:rPr>
          <w:rFonts w:ascii="Times New Roman" w:hAnsi="Times New Roman" w:cs="Times New Roman"/>
          <w:i/>
          <w:iCs/>
          <w:color w:val="000000" w:themeColor="text1"/>
        </w:rPr>
        <w:t>Cdkal1</w:t>
      </w:r>
      <w:r w:rsidR="009948B6" w:rsidRPr="006E4CFD">
        <w:rPr>
          <w:rFonts w:ascii="Times New Roman" w:hAnsi="Times New Roman" w:cs="Times New Roman"/>
          <w:color w:val="000000" w:themeColor="text1"/>
        </w:rPr>
        <w:t xml:space="preserve"> KO mice</w:t>
      </w:r>
      <w:r w:rsidR="00E251D6" w:rsidRPr="006E4CFD">
        <w:rPr>
          <w:rFonts w:ascii="Times New Roman" w:hAnsi="Times New Roman" w:cs="Times New Roman"/>
          <w:color w:val="000000" w:themeColor="text1"/>
        </w:rPr>
        <w:t>,</w:t>
      </w:r>
      <w:r w:rsidR="00315235" w:rsidRPr="006E4CFD">
        <w:rPr>
          <w:rFonts w:ascii="Times New Roman" w:hAnsi="Times New Roman" w:cs="Times New Roman"/>
          <w:color w:val="000000" w:themeColor="text1"/>
        </w:rPr>
        <w:t xml:space="preserve"> kidney dysfunction </w:t>
      </w:r>
      <w:r w:rsidR="006630DC" w:rsidRPr="006E4CFD">
        <w:rPr>
          <w:rFonts w:ascii="Times New Roman" w:hAnsi="Times New Roman" w:cs="Times New Roman"/>
          <w:color w:val="000000" w:themeColor="text1"/>
        </w:rPr>
        <w:t>(Fig</w:t>
      </w:r>
      <w:r w:rsidR="00E23568" w:rsidRPr="006E4CFD">
        <w:rPr>
          <w:rFonts w:ascii="Times New Roman" w:hAnsi="Times New Roman" w:cs="Times New Roman"/>
          <w:color w:val="000000" w:themeColor="text1"/>
        </w:rPr>
        <w:t>.</w:t>
      </w:r>
      <w:r w:rsidR="006630DC" w:rsidRPr="006E4CFD">
        <w:rPr>
          <w:rFonts w:ascii="Times New Roman" w:hAnsi="Times New Roman" w:cs="Times New Roman"/>
          <w:color w:val="000000" w:themeColor="text1"/>
        </w:rPr>
        <w:t xml:space="preserve"> 1</w:t>
      </w:r>
      <w:r w:rsidR="00E23568" w:rsidRPr="006E4CFD">
        <w:rPr>
          <w:rFonts w:ascii="Times New Roman" w:hAnsi="Times New Roman" w:cs="Times New Roman"/>
          <w:color w:val="000000" w:themeColor="text1"/>
        </w:rPr>
        <w:t>I,</w:t>
      </w:r>
      <w:r w:rsidR="005F1032" w:rsidRPr="006E4CFD">
        <w:rPr>
          <w:rFonts w:ascii="Times New Roman" w:hAnsi="Times New Roman" w:cs="Times New Roman"/>
          <w:color w:val="000000" w:themeColor="text1"/>
        </w:rPr>
        <w:t xml:space="preserve"> </w:t>
      </w:r>
      <w:r w:rsidR="00B93DAF" w:rsidRPr="006E4CFD">
        <w:rPr>
          <w:rFonts w:ascii="Times New Roman" w:hAnsi="Times New Roman" w:cs="Times New Roman"/>
          <w:color w:val="000000" w:themeColor="text1"/>
        </w:rPr>
        <w:t>2</w:t>
      </w:r>
      <w:r w:rsidR="00E23568" w:rsidRPr="006E4CFD">
        <w:rPr>
          <w:rFonts w:ascii="Times New Roman" w:hAnsi="Times New Roman" w:cs="Times New Roman"/>
          <w:color w:val="000000" w:themeColor="text1"/>
        </w:rPr>
        <w:t>E</w:t>
      </w:r>
      <w:r w:rsidR="00AD61C9" w:rsidRPr="006E4CFD">
        <w:rPr>
          <w:rFonts w:ascii="Times New Roman" w:hAnsi="Times New Roman" w:cs="Times New Roman"/>
          <w:color w:val="000000" w:themeColor="text1"/>
        </w:rPr>
        <w:t xml:space="preserve">) </w:t>
      </w:r>
      <w:r w:rsidR="00F341B1" w:rsidRPr="006E4CFD">
        <w:rPr>
          <w:rFonts w:ascii="Times New Roman" w:hAnsi="Times New Roman" w:cs="Times New Roman"/>
          <w:color w:val="000000" w:themeColor="text1"/>
        </w:rPr>
        <w:t>m</w:t>
      </w:r>
      <w:r w:rsidR="00B04DB6" w:rsidRPr="006E4CFD">
        <w:rPr>
          <w:rFonts w:ascii="Times New Roman" w:hAnsi="Times New Roman" w:cs="Times New Roman"/>
          <w:color w:val="000000" w:themeColor="text1"/>
        </w:rPr>
        <w:t>ight</w:t>
      </w:r>
      <w:r w:rsidR="00F341B1" w:rsidRPr="006E4CFD">
        <w:rPr>
          <w:rFonts w:ascii="Times New Roman" w:hAnsi="Times New Roman" w:cs="Times New Roman"/>
          <w:color w:val="000000" w:themeColor="text1"/>
        </w:rPr>
        <w:t xml:space="preserve"> be </w:t>
      </w:r>
      <w:r w:rsidR="00D07DFD" w:rsidRPr="006E4CFD">
        <w:rPr>
          <w:rFonts w:ascii="Times New Roman" w:hAnsi="Times New Roman" w:cs="Times New Roman"/>
          <w:color w:val="000000" w:themeColor="text1"/>
        </w:rPr>
        <w:t>caused</w:t>
      </w:r>
      <w:r w:rsidR="00A42CAC" w:rsidRPr="006E4CFD">
        <w:rPr>
          <w:rFonts w:ascii="Times New Roman" w:hAnsi="Times New Roman" w:cs="Times New Roman"/>
          <w:color w:val="000000" w:themeColor="text1"/>
        </w:rPr>
        <w:t>,</w:t>
      </w:r>
      <w:r w:rsidR="00D07DFD" w:rsidRPr="006E4CFD">
        <w:rPr>
          <w:rFonts w:ascii="Times New Roman" w:hAnsi="Times New Roman" w:cs="Times New Roman"/>
          <w:color w:val="000000" w:themeColor="text1"/>
        </w:rPr>
        <w:t xml:space="preserve"> </w:t>
      </w:r>
      <w:r w:rsidR="00B6354B" w:rsidRPr="006E4CFD">
        <w:rPr>
          <w:rFonts w:ascii="Times New Roman" w:hAnsi="Times New Roman" w:cs="Times New Roman"/>
          <w:color w:val="000000" w:themeColor="text1"/>
        </w:rPr>
        <w:t xml:space="preserve">at least </w:t>
      </w:r>
      <w:r w:rsidR="00D07DFD" w:rsidRPr="006E4CFD">
        <w:rPr>
          <w:rFonts w:ascii="Times New Roman" w:hAnsi="Times New Roman" w:cs="Times New Roman"/>
          <w:color w:val="000000" w:themeColor="text1"/>
        </w:rPr>
        <w:t>in part</w:t>
      </w:r>
      <w:r w:rsidR="00A42CAC" w:rsidRPr="006E4CFD">
        <w:rPr>
          <w:rFonts w:ascii="Times New Roman" w:hAnsi="Times New Roman" w:cs="Times New Roman"/>
          <w:color w:val="000000" w:themeColor="text1"/>
        </w:rPr>
        <w:t>,</w:t>
      </w:r>
      <w:r w:rsidR="00D07DFD" w:rsidRPr="006E4CFD">
        <w:rPr>
          <w:rFonts w:ascii="Times New Roman" w:hAnsi="Times New Roman" w:cs="Times New Roman"/>
          <w:color w:val="000000" w:themeColor="text1"/>
        </w:rPr>
        <w:t xml:space="preserve"> by</w:t>
      </w:r>
      <w:r w:rsidR="00F341B1" w:rsidRPr="006E4CFD">
        <w:rPr>
          <w:rFonts w:ascii="Times New Roman" w:hAnsi="Times New Roman" w:cs="Times New Roman"/>
          <w:color w:val="000000" w:themeColor="text1"/>
        </w:rPr>
        <w:t xml:space="preserve"> </w:t>
      </w:r>
      <w:r w:rsidR="00A701AC" w:rsidRPr="006E4CFD">
        <w:rPr>
          <w:rFonts w:ascii="Times New Roman" w:hAnsi="Times New Roman" w:cs="Times New Roman"/>
          <w:color w:val="000000" w:themeColor="text1"/>
        </w:rPr>
        <w:t xml:space="preserve">reduction of CD2AP. </w:t>
      </w:r>
      <w:r w:rsidR="003C1CE0" w:rsidRPr="006E4CFD">
        <w:rPr>
          <w:rFonts w:ascii="Times New Roman" w:hAnsi="Times New Roman" w:cs="Times New Roman"/>
          <w:color w:val="000000" w:themeColor="text1"/>
        </w:rPr>
        <w:t xml:space="preserve">CD2AP binds directly to α-actinin-4 and provides capping proteins </w:t>
      </w:r>
      <w:r w:rsidR="00B6354B" w:rsidRPr="006E4CFD">
        <w:rPr>
          <w:rFonts w:ascii="Times New Roman" w:hAnsi="Times New Roman" w:cs="Times New Roman"/>
          <w:color w:val="000000" w:themeColor="text1"/>
        </w:rPr>
        <w:t>for</w:t>
      </w:r>
      <w:r w:rsidR="003C1CE0" w:rsidRPr="006E4CFD">
        <w:rPr>
          <w:rFonts w:ascii="Times New Roman" w:hAnsi="Times New Roman" w:cs="Times New Roman"/>
          <w:color w:val="000000" w:themeColor="text1"/>
        </w:rPr>
        <w:t xml:space="preserve"> the </w:t>
      </w:r>
      <w:r w:rsidR="0027268E" w:rsidRPr="006E4CFD">
        <w:rPr>
          <w:rFonts w:ascii="Times New Roman" w:hAnsi="Times New Roman" w:cs="Times New Roman"/>
          <w:color w:val="000000" w:themeColor="text1"/>
        </w:rPr>
        <w:t>b</w:t>
      </w:r>
      <w:r w:rsidR="003C1CE0" w:rsidRPr="006E4CFD">
        <w:rPr>
          <w:rFonts w:ascii="Times New Roman" w:hAnsi="Times New Roman" w:cs="Times New Roman"/>
          <w:color w:val="000000" w:themeColor="text1"/>
        </w:rPr>
        <w:t>ar</w:t>
      </w:r>
      <w:r w:rsidR="007712AF" w:rsidRPr="006E4CFD">
        <w:rPr>
          <w:rFonts w:ascii="Times New Roman" w:hAnsi="Times New Roman" w:cs="Times New Roman"/>
          <w:color w:val="000000" w:themeColor="text1"/>
        </w:rPr>
        <w:t>b</w:t>
      </w:r>
      <w:r w:rsidR="003C1CE0" w:rsidRPr="006E4CFD">
        <w:rPr>
          <w:rFonts w:ascii="Times New Roman" w:hAnsi="Times New Roman" w:cs="Times New Roman"/>
          <w:color w:val="000000" w:themeColor="text1"/>
        </w:rPr>
        <w:t>ed ends of polymerizing F-actin</w:t>
      </w:r>
      <w:r w:rsidR="00366864" w:rsidRPr="006E4CFD">
        <w:rPr>
          <w:rFonts w:ascii="Times New Roman" w:hAnsi="Times New Roman" w:cs="Times New Roman"/>
          <w:color w:val="000000" w:themeColor="text1"/>
        </w:rPr>
        <w:t xml:space="preserve"> </w:t>
      </w:r>
      <w:r w:rsidR="008537AE" w:rsidRPr="006E4CFD">
        <w:rPr>
          <w:rFonts w:ascii="Times New Roman" w:hAnsi="Times New Roman" w:cs="Times New Roman"/>
          <w:color w:val="000000" w:themeColor="text1"/>
        </w:rPr>
        <w:fldChar w:fldCharType="begin">
          <w:fldData xml:space="preserve">PEVuZE5vdGU+PENpdGU+PEF1dGhvcj5NYWVrYXdhPC9BdXRob3I+PFllYXI+MjAxNzwvWWVhcj48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PEVuZE5vdGU+PENpdGU+PEF1dGhvcj5NYWVrYXdhPC9BdXRob3I+PFllYXI+MjAxNzwvWWVhcj48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8537AE" w:rsidRPr="006E4CFD">
        <w:rPr>
          <w:rFonts w:ascii="Times New Roman" w:hAnsi="Times New Roman" w:cs="Times New Roman"/>
          <w:color w:val="000000" w:themeColor="text1"/>
        </w:rPr>
      </w:r>
      <w:r w:rsidR="008537AE"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(Akin &amp; Mullins, 2008; Maekawa &amp; Inagi, 2017)</w:t>
      </w:r>
      <w:r w:rsidR="008537AE" w:rsidRPr="006E4CFD">
        <w:rPr>
          <w:rFonts w:ascii="Times New Roman" w:hAnsi="Times New Roman" w:cs="Times New Roman"/>
          <w:color w:val="000000" w:themeColor="text1"/>
        </w:rPr>
        <w:fldChar w:fldCharType="end"/>
      </w:r>
      <w:r w:rsidR="008537AE" w:rsidRPr="006E4CFD">
        <w:rPr>
          <w:rFonts w:ascii="Times New Roman" w:hAnsi="Times New Roman" w:cs="Times New Roman"/>
          <w:color w:val="000000" w:themeColor="text1"/>
        </w:rPr>
        <w:t xml:space="preserve">. </w:t>
      </w:r>
      <w:r w:rsidR="00B6354B" w:rsidRPr="006E4CFD">
        <w:rPr>
          <w:rFonts w:ascii="Times New Roman" w:hAnsi="Times New Roman" w:cs="Times New Roman"/>
          <w:color w:val="000000" w:themeColor="text1"/>
        </w:rPr>
        <w:t>The c</w:t>
      </w:r>
      <w:r w:rsidR="008537AE" w:rsidRPr="006E4CFD">
        <w:rPr>
          <w:rFonts w:ascii="Times New Roman" w:hAnsi="Times New Roman" w:cs="Times New Roman"/>
          <w:color w:val="000000" w:themeColor="text1"/>
        </w:rPr>
        <w:t xml:space="preserve">apping </w:t>
      </w:r>
      <w:r w:rsidR="00D07DFD" w:rsidRPr="006E4CFD">
        <w:rPr>
          <w:rFonts w:ascii="Times New Roman" w:hAnsi="Times New Roman" w:cs="Times New Roman"/>
          <w:color w:val="000000" w:themeColor="text1"/>
        </w:rPr>
        <w:t xml:space="preserve">of </w:t>
      </w:r>
      <w:r w:rsidR="008537AE" w:rsidRPr="006E4CFD">
        <w:rPr>
          <w:rFonts w:ascii="Times New Roman" w:hAnsi="Times New Roman" w:cs="Times New Roman"/>
          <w:color w:val="000000" w:themeColor="text1"/>
        </w:rPr>
        <w:t xml:space="preserve">growing filaments can increase the </w:t>
      </w:r>
      <w:r w:rsidR="00B6354B" w:rsidRPr="006E4CFD">
        <w:rPr>
          <w:rFonts w:ascii="Times New Roman" w:hAnsi="Times New Roman" w:cs="Times New Roman"/>
          <w:color w:val="000000" w:themeColor="text1"/>
        </w:rPr>
        <w:t xml:space="preserve">size of the </w:t>
      </w:r>
      <w:r w:rsidR="008537AE" w:rsidRPr="006E4CFD">
        <w:rPr>
          <w:rFonts w:ascii="Times New Roman" w:hAnsi="Times New Roman" w:cs="Times New Roman"/>
          <w:color w:val="000000" w:themeColor="text1"/>
        </w:rPr>
        <w:t>G-actin pool</w:t>
      </w:r>
      <w:r w:rsidR="00B6354B" w:rsidRPr="006E4CFD">
        <w:rPr>
          <w:rFonts w:ascii="Times New Roman" w:hAnsi="Times New Roman" w:cs="Times New Roman"/>
          <w:color w:val="000000" w:themeColor="text1"/>
        </w:rPr>
        <w:t xml:space="preserve"> that is</w:t>
      </w:r>
      <w:r w:rsidR="008537AE" w:rsidRPr="006E4CFD">
        <w:rPr>
          <w:rFonts w:ascii="Times New Roman" w:hAnsi="Times New Roman" w:cs="Times New Roman"/>
          <w:color w:val="000000" w:themeColor="text1"/>
        </w:rPr>
        <w:t xml:space="preserve"> available for branch formation and promote actin branch formation </w:t>
      </w:r>
      <w:r w:rsidR="008537AE" w:rsidRPr="006E4CFD">
        <w:rPr>
          <w:rFonts w:ascii="Times New Roman" w:hAnsi="Times New Roman" w:cs="Times New Roman"/>
          <w:color w:val="000000" w:themeColor="text1"/>
        </w:rPr>
        <w:fldChar w:fldCharType="begin">
          <w:fldData xml:space="preserve">PEVuZE5vdGU+PENpdGU+PEF1dGhvcj5Ba2luPC9BdXRob3I+PFllYXI+MjAwODwvWWVhcj48UmVj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PEVuZE5vdGU+PENpdGU+PEF1dGhvcj5Ba2luPC9BdXRob3I+PFllYXI+MjAwODwvWWVhcj48UmVj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8537AE" w:rsidRPr="006E4CFD">
        <w:rPr>
          <w:rFonts w:ascii="Times New Roman" w:hAnsi="Times New Roman" w:cs="Times New Roman"/>
          <w:color w:val="000000" w:themeColor="text1"/>
        </w:rPr>
      </w:r>
      <w:r w:rsidR="008537AE"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(Akin &amp; Mullins, 2008)</w:t>
      </w:r>
      <w:r w:rsidR="008537AE" w:rsidRPr="006E4CFD">
        <w:rPr>
          <w:rFonts w:ascii="Times New Roman" w:hAnsi="Times New Roman" w:cs="Times New Roman"/>
          <w:color w:val="000000" w:themeColor="text1"/>
        </w:rPr>
        <w:fldChar w:fldCharType="end"/>
      </w:r>
      <w:r w:rsidR="001706C4" w:rsidRPr="006E4CFD">
        <w:rPr>
          <w:rFonts w:ascii="Times New Roman" w:hAnsi="Times New Roman" w:cs="Times New Roman"/>
          <w:color w:val="000000" w:themeColor="text1"/>
        </w:rPr>
        <w:t>,</w:t>
      </w:r>
      <w:r w:rsidR="008537AE" w:rsidRPr="006E4CFD">
        <w:rPr>
          <w:rFonts w:ascii="Times New Roman" w:hAnsi="Times New Roman" w:cs="Times New Roman"/>
          <w:color w:val="000000" w:themeColor="text1"/>
        </w:rPr>
        <w:t xml:space="preserve"> </w:t>
      </w:r>
      <w:r w:rsidR="00B6354B" w:rsidRPr="006E4CFD">
        <w:rPr>
          <w:rFonts w:ascii="Times New Roman" w:hAnsi="Times New Roman" w:cs="Times New Roman"/>
          <w:color w:val="000000" w:themeColor="text1"/>
        </w:rPr>
        <w:t xml:space="preserve">thereby </w:t>
      </w:r>
      <w:r w:rsidR="001706C4" w:rsidRPr="006E4CFD">
        <w:rPr>
          <w:rFonts w:ascii="Times New Roman" w:hAnsi="Times New Roman" w:cs="Times New Roman"/>
          <w:color w:val="000000" w:themeColor="text1"/>
        </w:rPr>
        <w:t xml:space="preserve">changing </w:t>
      </w:r>
      <w:r w:rsidR="008537AE" w:rsidRPr="006E4CFD">
        <w:rPr>
          <w:rFonts w:ascii="Times New Roman" w:hAnsi="Times New Roman" w:cs="Times New Roman"/>
          <w:color w:val="000000" w:themeColor="text1"/>
        </w:rPr>
        <w:t xml:space="preserve">the network structure and </w:t>
      </w:r>
      <w:r w:rsidR="001706C4" w:rsidRPr="006E4CFD">
        <w:rPr>
          <w:rFonts w:ascii="Times New Roman" w:hAnsi="Times New Roman" w:cs="Times New Roman"/>
          <w:color w:val="000000" w:themeColor="text1"/>
        </w:rPr>
        <w:t xml:space="preserve">improving </w:t>
      </w:r>
      <w:r w:rsidR="008537AE" w:rsidRPr="006E4CFD">
        <w:rPr>
          <w:rFonts w:ascii="Times New Roman" w:hAnsi="Times New Roman" w:cs="Times New Roman"/>
          <w:color w:val="000000" w:themeColor="text1"/>
        </w:rPr>
        <w:t xml:space="preserve">motility </w:t>
      </w:r>
      <w:r w:rsidR="008537AE" w:rsidRPr="006E4CFD">
        <w:rPr>
          <w:rFonts w:ascii="Times New Roman" w:hAnsi="Times New Roman" w:cs="Times New Roman"/>
          <w:color w:val="000000" w:themeColor="text1"/>
        </w:rPr>
        <w:fldChar w:fldCharType="begin">
          <w:fldData xml:space="preserve">PEVuZE5vdGU+PENpdGU+PEF1dGhvcj5UYW5nPC9BdXRob3I+PFllYXI+MjAxMzwvWWVhcj48UmVj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PEVuZE5vdGU+PENpdGU+PEF1dGhvcj5UYW5nPC9BdXRob3I+PFllYXI+MjAxMzwvWWVhcj48UmVj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008537AE" w:rsidRPr="006E4CFD">
        <w:rPr>
          <w:rFonts w:ascii="Times New Roman" w:hAnsi="Times New Roman" w:cs="Times New Roman"/>
          <w:color w:val="000000" w:themeColor="text1"/>
        </w:rPr>
      </w:r>
      <w:r w:rsidR="008537AE"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(Tang &amp; Brieher, 2013; Zhao</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2013)</w:t>
      </w:r>
      <w:r w:rsidR="008537AE" w:rsidRPr="006E4CFD">
        <w:rPr>
          <w:rFonts w:ascii="Times New Roman" w:hAnsi="Times New Roman" w:cs="Times New Roman"/>
          <w:color w:val="000000" w:themeColor="text1"/>
        </w:rPr>
        <w:fldChar w:fldCharType="end"/>
      </w:r>
      <w:r w:rsidR="008537AE" w:rsidRPr="006E4CFD">
        <w:rPr>
          <w:rFonts w:ascii="Times New Roman" w:hAnsi="Times New Roman" w:cs="Times New Roman"/>
          <w:color w:val="000000" w:themeColor="text1"/>
        </w:rPr>
        <w:t xml:space="preserve">. We found that </w:t>
      </w:r>
      <w:r w:rsidR="00D07DFD" w:rsidRPr="006E4CFD">
        <w:rPr>
          <w:rFonts w:ascii="Times New Roman" w:hAnsi="Times New Roman" w:cs="Times New Roman"/>
          <w:color w:val="000000" w:themeColor="text1"/>
        </w:rPr>
        <w:t>CD2AP was</w:t>
      </w:r>
      <w:r w:rsidR="008537AE" w:rsidRPr="006E4CFD">
        <w:rPr>
          <w:rFonts w:ascii="Times New Roman" w:hAnsi="Times New Roman" w:cs="Times New Roman"/>
          <w:color w:val="000000" w:themeColor="text1"/>
        </w:rPr>
        <w:t xml:space="preserve"> </w:t>
      </w:r>
      <w:r w:rsidR="003F72B7" w:rsidRPr="006E4CFD">
        <w:rPr>
          <w:rFonts w:ascii="Times New Roman" w:hAnsi="Times New Roman" w:cs="Times New Roman"/>
          <w:color w:val="000000" w:themeColor="text1"/>
        </w:rPr>
        <w:t>decreased</w:t>
      </w:r>
      <w:r w:rsidR="008537AE" w:rsidRPr="006E4CFD">
        <w:rPr>
          <w:rFonts w:ascii="Times New Roman" w:hAnsi="Times New Roman" w:cs="Times New Roman"/>
          <w:color w:val="000000" w:themeColor="text1"/>
        </w:rPr>
        <w:t xml:space="preserve"> in </w:t>
      </w:r>
      <w:r w:rsidR="008537AE" w:rsidRPr="006E4CFD">
        <w:rPr>
          <w:rFonts w:ascii="Times New Roman" w:hAnsi="Times New Roman" w:cs="Times New Roman"/>
          <w:i/>
          <w:iCs/>
          <w:color w:val="000000" w:themeColor="text1"/>
        </w:rPr>
        <w:t>Cdka1</w:t>
      </w:r>
      <w:r w:rsidR="008537AE" w:rsidRPr="006E4CFD">
        <w:rPr>
          <w:rFonts w:ascii="Times New Roman" w:hAnsi="Times New Roman" w:cs="Times New Roman"/>
          <w:color w:val="000000" w:themeColor="text1"/>
        </w:rPr>
        <w:t xml:space="preserve"> KO podocytes and </w:t>
      </w:r>
      <w:r w:rsidR="00B6354B" w:rsidRPr="006E4CFD">
        <w:rPr>
          <w:rFonts w:ascii="Times New Roman" w:hAnsi="Times New Roman" w:cs="Times New Roman"/>
          <w:color w:val="000000" w:themeColor="text1"/>
        </w:rPr>
        <w:t xml:space="preserve">in the </w:t>
      </w:r>
      <w:r w:rsidR="008537AE" w:rsidRPr="006E4CFD">
        <w:rPr>
          <w:rFonts w:ascii="Times New Roman" w:hAnsi="Times New Roman" w:cs="Times New Roman"/>
          <w:color w:val="000000" w:themeColor="text1"/>
        </w:rPr>
        <w:t xml:space="preserve">glomeruli of </w:t>
      </w:r>
      <w:r w:rsidR="00B04DB6" w:rsidRPr="006E4CFD">
        <w:rPr>
          <w:rFonts w:ascii="Times New Roman" w:hAnsi="Times New Roman" w:cs="Times New Roman"/>
          <w:color w:val="000000" w:themeColor="text1"/>
        </w:rPr>
        <w:t xml:space="preserve">systemic </w:t>
      </w:r>
      <w:r w:rsidR="008537AE" w:rsidRPr="006E4CFD">
        <w:rPr>
          <w:rFonts w:ascii="Times New Roman" w:hAnsi="Times New Roman" w:cs="Times New Roman"/>
          <w:i/>
          <w:iCs/>
          <w:color w:val="000000" w:themeColor="text1"/>
        </w:rPr>
        <w:t>Cdkal1</w:t>
      </w:r>
      <w:r w:rsidR="008537AE" w:rsidRPr="006E4CFD">
        <w:rPr>
          <w:rFonts w:ascii="Times New Roman" w:hAnsi="Times New Roman" w:cs="Times New Roman"/>
          <w:color w:val="000000" w:themeColor="text1"/>
        </w:rPr>
        <w:t xml:space="preserve"> KO mice, </w:t>
      </w:r>
      <w:r w:rsidR="001706C4" w:rsidRPr="006E4CFD">
        <w:rPr>
          <w:rFonts w:ascii="Times New Roman" w:hAnsi="Times New Roman" w:cs="Times New Roman"/>
          <w:color w:val="000000" w:themeColor="text1"/>
        </w:rPr>
        <w:t xml:space="preserve">whereas </w:t>
      </w:r>
      <w:r w:rsidR="008537AE" w:rsidRPr="006E4CFD">
        <w:rPr>
          <w:rFonts w:ascii="Times New Roman" w:hAnsi="Times New Roman" w:cs="Times New Roman"/>
          <w:i/>
          <w:iCs/>
          <w:color w:val="000000" w:themeColor="text1"/>
        </w:rPr>
        <w:t>Cd2ap</w:t>
      </w:r>
      <w:r w:rsidR="008537AE" w:rsidRPr="006E4CFD">
        <w:rPr>
          <w:rFonts w:ascii="Times New Roman" w:hAnsi="Times New Roman" w:cs="Times New Roman"/>
          <w:color w:val="000000" w:themeColor="text1"/>
        </w:rPr>
        <w:t xml:space="preserve"> mRNA</w:t>
      </w:r>
      <w:r w:rsidR="00B6354B" w:rsidRPr="006E4CFD">
        <w:rPr>
          <w:rFonts w:ascii="Times New Roman" w:hAnsi="Times New Roman" w:cs="Times New Roman"/>
          <w:color w:val="000000" w:themeColor="text1"/>
        </w:rPr>
        <w:t xml:space="preserve"> </w:t>
      </w:r>
      <w:r w:rsidR="008537AE" w:rsidRPr="006E4CFD">
        <w:rPr>
          <w:rFonts w:ascii="Times New Roman" w:hAnsi="Times New Roman" w:cs="Times New Roman"/>
          <w:color w:val="000000" w:themeColor="text1"/>
        </w:rPr>
        <w:t>was upregulated</w:t>
      </w:r>
      <w:r w:rsidR="00B6354B" w:rsidRPr="006E4CFD">
        <w:rPr>
          <w:rFonts w:ascii="Times New Roman" w:hAnsi="Times New Roman" w:cs="Times New Roman"/>
          <w:color w:val="000000" w:themeColor="text1"/>
        </w:rPr>
        <w:t xml:space="preserve"> in </w:t>
      </w:r>
      <w:r w:rsidRPr="006E4CFD">
        <w:rPr>
          <w:rFonts w:ascii="Times New Roman" w:hAnsi="Times New Roman" w:cs="Times New Roman"/>
          <w:color w:val="000000"/>
        </w:rPr>
        <w:t>compensation</w:t>
      </w:r>
      <w:r w:rsidR="008537AE" w:rsidRPr="006E4CFD">
        <w:rPr>
          <w:rFonts w:ascii="Times New Roman" w:hAnsi="Times New Roman" w:cs="Times New Roman"/>
          <w:color w:val="000000" w:themeColor="text1"/>
        </w:rPr>
        <w:t xml:space="preserve"> (Fig</w:t>
      </w:r>
      <w:r w:rsidR="00E15101" w:rsidRPr="006E4CFD">
        <w:rPr>
          <w:rFonts w:ascii="Times New Roman" w:hAnsi="Times New Roman" w:cs="Times New Roman"/>
          <w:color w:val="000000" w:themeColor="text1"/>
        </w:rPr>
        <w:t>.</w:t>
      </w:r>
      <w:r w:rsidR="00352184" w:rsidRPr="006E4CFD">
        <w:rPr>
          <w:rFonts w:ascii="Times New Roman" w:hAnsi="Times New Roman" w:cs="Times New Roman"/>
          <w:color w:val="000000" w:themeColor="text1"/>
        </w:rPr>
        <w:t xml:space="preserve"> </w:t>
      </w:r>
      <w:r w:rsidR="00A53959" w:rsidRPr="006E4CFD">
        <w:rPr>
          <w:rFonts w:ascii="Times New Roman" w:hAnsi="Times New Roman" w:cs="Times New Roman"/>
          <w:color w:val="000000" w:themeColor="text1"/>
        </w:rPr>
        <w:t>4</w:t>
      </w:r>
      <w:r w:rsidR="005142E9" w:rsidRPr="006E4CFD">
        <w:rPr>
          <w:rFonts w:ascii="Times New Roman" w:hAnsi="Times New Roman" w:cs="Times New Roman"/>
          <w:color w:val="000000" w:themeColor="text1"/>
        </w:rPr>
        <w:t>J</w:t>
      </w:r>
      <w:r w:rsidR="006449EE" w:rsidRPr="006E4CFD">
        <w:rPr>
          <w:rFonts w:ascii="Times New Roman" w:hAnsi="Times New Roman" w:cs="Times New Roman"/>
          <w:color w:val="000000" w:themeColor="text1"/>
        </w:rPr>
        <w:t>,</w:t>
      </w:r>
      <w:r w:rsidR="006449EE" w:rsidRPr="004D1231">
        <w:rPr>
          <w:rFonts w:ascii="Times New Roman" w:hAnsi="Times New Roman" w:cs="Times New Roman"/>
          <w:color w:val="000000" w:themeColor="text1"/>
        </w:rPr>
        <w:t xml:space="preserve"> </w:t>
      </w:r>
      <w:r w:rsidR="00713ED7" w:rsidRPr="004D1231">
        <w:rPr>
          <w:rFonts w:ascii="Times New Roman" w:hAnsi="Times New Roman" w:cs="Times New Roman"/>
          <w:color w:val="000000" w:themeColor="text1"/>
        </w:rPr>
        <w:t xml:space="preserve">Appendix </w:t>
      </w:r>
      <w:r w:rsidR="00352184" w:rsidRPr="004D1231">
        <w:rPr>
          <w:rFonts w:ascii="Times New Roman" w:hAnsi="Times New Roman" w:cs="Times New Roman"/>
          <w:color w:val="000000" w:themeColor="text1"/>
        </w:rPr>
        <w:t xml:space="preserve">Fig. </w:t>
      </w:r>
      <w:r w:rsidR="00677D54" w:rsidRPr="004D1231">
        <w:rPr>
          <w:rFonts w:ascii="Times New Roman" w:hAnsi="Times New Roman" w:cs="Times New Roman"/>
          <w:color w:val="000000" w:themeColor="text1"/>
        </w:rPr>
        <w:t>S6B</w:t>
      </w:r>
      <w:r w:rsidR="00713ED7" w:rsidRPr="004D1231">
        <w:rPr>
          <w:rFonts w:ascii="Times New Roman" w:hAnsi="Times New Roman" w:cs="Times New Roman"/>
          <w:color w:val="000000" w:themeColor="text1"/>
        </w:rPr>
        <w:t>,</w:t>
      </w:r>
      <w:r w:rsidR="00352184" w:rsidRPr="004D1231">
        <w:rPr>
          <w:rFonts w:ascii="Times New Roman" w:hAnsi="Times New Roman" w:cs="Times New Roman"/>
          <w:color w:val="000000" w:themeColor="text1"/>
        </w:rPr>
        <w:t xml:space="preserve"> </w:t>
      </w:r>
      <w:r w:rsidR="00713ED7" w:rsidRPr="004D1231">
        <w:rPr>
          <w:rFonts w:ascii="Times New Roman" w:hAnsi="Times New Roman" w:cs="Times New Roman"/>
          <w:color w:val="000000" w:themeColor="text1"/>
        </w:rPr>
        <w:t>C</w:t>
      </w:r>
      <w:r w:rsidR="008537AE" w:rsidRPr="004D1231">
        <w:rPr>
          <w:rFonts w:ascii="Times New Roman" w:hAnsi="Times New Roman" w:cs="Times New Roman"/>
          <w:color w:val="000000" w:themeColor="text1"/>
        </w:rPr>
        <w:t xml:space="preserve">). </w:t>
      </w:r>
      <w:r w:rsidR="00B04DB6" w:rsidRPr="004D1231">
        <w:rPr>
          <w:rFonts w:ascii="Times New Roman" w:hAnsi="Times New Roman" w:cs="Times New Roman"/>
          <w:color w:val="000000" w:themeColor="text1"/>
        </w:rPr>
        <w:t xml:space="preserve">We </w:t>
      </w:r>
      <w:r w:rsidR="00B6354B" w:rsidRPr="004D1231">
        <w:rPr>
          <w:rFonts w:ascii="Times New Roman" w:hAnsi="Times New Roman" w:cs="Times New Roman"/>
          <w:color w:val="000000" w:themeColor="text1"/>
        </w:rPr>
        <w:t>fou</w:t>
      </w:r>
      <w:r w:rsidR="00B6354B" w:rsidRPr="006E4CFD">
        <w:rPr>
          <w:rFonts w:ascii="Times New Roman" w:hAnsi="Times New Roman" w:cs="Times New Roman"/>
          <w:color w:val="000000" w:themeColor="text1"/>
        </w:rPr>
        <w:t>n</w:t>
      </w:r>
      <w:r w:rsidR="00B04DB6" w:rsidRPr="006E4CFD">
        <w:rPr>
          <w:rFonts w:ascii="Times New Roman" w:hAnsi="Times New Roman" w:cs="Times New Roman"/>
          <w:color w:val="000000" w:themeColor="text1"/>
        </w:rPr>
        <w:t xml:space="preserve">d that </w:t>
      </w:r>
      <w:r w:rsidR="00D07DFD" w:rsidRPr="006E4CFD">
        <w:rPr>
          <w:rFonts w:ascii="Times New Roman" w:hAnsi="Times New Roman" w:cs="Times New Roman"/>
          <w:i/>
          <w:color w:val="000000" w:themeColor="text1"/>
        </w:rPr>
        <w:t>Cd2ap</w:t>
      </w:r>
      <w:r w:rsidR="00D07DFD" w:rsidRPr="006E4CFD">
        <w:rPr>
          <w:rFonts w:ascii="Times New Roman" w:hAnsi="Times New Roman" w:cs="Times New Roman"/>
          <w:color w:val="000000" w:themeColor="text1"/>
        </w:rPr>
        <w:t xml:space="preserve"> </w:t>
      </w:r>
      <w:r w:rsidR="00B6354B" w:rsidRPr="006E4CFD">
        <w:rPr>
          <w:rFonts w:ascii="Times New Roman" w:hAnsi="Times New Roman" w:cs="Times New Roman"/>
          <w:color w:val="000000" w:themeColor="text1"/>
        </w:rPr>
        <w:t>overexpression</w:t>
      </w:r>
      <w:r w:rsidR="005D3CB5" w:rsidRPr="006E4CFD">
        <w:rPr>
          <w:rFonts w:ascii="Times New Roman" w:hAnsi="Times New Roman" w:cs="Times New Roman"/>
          <w:color w:val="000000" w:themeColor="text1"/>
        </w:rPr>
        <w:t xml:space="preserve"> restored </w:t>
      </w:r>
      <w:r w:rsidR="007E0F39" w:rsidRPr="006E4CFD">
        <w:rPr>
          <w:rFonts w:ascii="Times New Roman" w:hAnsi="Times New Roman" w:cs="Times New Roman"/>
          <w:color w:val="000000" w:themeColor="text1"/>
        </w:rPr>
        <w:t xml:space="preserve">filtration barrier </w:t>
      </w:r>
      <w:r w:rsidR="005D3CB5" w:rsidRPr="006E4CFD">
        <w:rPr>
          <w:rFonts w:ascii="Times New Roman" w:hAnsi="Times New Roman" w:cs="Times New Roman"/>
          <w:color w:val="000000" w:themeColor="text1"/>
        </w:rPr>
        <w:t xml:space="preserve">integrity </w:t>
      </w:r>
      <w:r w:rsidR="007E0F39" w:rsidRPr="006E4CFD">
        <w:rPr>
          <w:rFonts w:ascii="Times New Roman" w:hAnsi="Times New Roman" w:cs="Times New Roman"/>
          <w:color w:val="000000" w:themeColor="text1"/>
        </w:rPr>
        <w:t xml:space="preserve">and </w:t>
      </w:r>
      <w:r w:rsidR="00B6354B" w:rsidRPr="006E4CFD">
        <w:rPr>
          <w:rFonts w:ascii="Times New Roman" w:hAnsi="Times New Roman" w:cs="Times New Roman"/>
          <w:color w:val="000000" w:themeColor="text1"/>
        </w:rPr>
        <w:t xml:space="preserve">the </w:t>
      </w:r>
      <w:r w:rsidR="00B04DB6" w:rsidRPr="006E4CFD">
        <w:rPr>
          <w:rFonts w:ascii="Times New Roman" w:hAnsi="Times New Roman" w:cs="Times New Roman"/>
          <w:color w:val="000000" w:themeColor="text1"/>
        </w:rPr>
        <w:t xml:space="preserve">intracellular F-actin </w:t>
      </w:r>
      <w:r w:rsidR="00B6354B" w:rsidRPr="006E4CFD">
        <w:rPr>
          <w:rFonts w:ascii="Times New Roman" w:hAnsi="Times New Roman" w:cs="Times New Roman"/>
          <w:color w:val="000000" w:themeColor="text1"/>
        </w:rPr>
        <w:t xml:space="preserve">cytoskeleton </w:t>
      </w:r>
      <w:r w:rsidR="005D3CB5" w:rsidRPr="006E4CFD">
        <w:rPr>
          <w:rFonts w:ascii="Times New Roman" w:hAnsi="Times New Roman" w:cs="Times New Roman"/>
          <w:color w:val="000000" w:themeColor="text1"/>
        </w:rPr>
        <w:lastRenderedPageBreak/>
        <w:t xml:space="preserve">stability </w:t>
      </w:r>
      <w:r w:rsidR="00094572" w:rsidRPr="006E4CFD">
        <w:rPr>
          <w:rStyle w:val="CommentReference"/>
          <w:rFonts w:ascii="Times New Roman" w:hAnsi="Times New Roman" w:cs="Times New Roman"/>
          <w:color w:val="000000" w:themeColor="text1"/>
          <w:sz w:val="24"/>
          <w:szCs w:val="24"/>
        </w:rPr>
        <w:t>i</w:t>
      </w:r>
      <w:r w:rsidR="00D07DFD" w:rsidRPr="006E4CFD">
        <w:rPr>
          <w:rFonts w:ascii="Times New Roman" w:hAnsi="Times New Roman" w:cs="Times New Roman"/>
          <w:color w:val="000000" w:themeColor="text1"/>
        </w:rPr>
        <w:t xml:space="preserve">n </w:t>
      </w:r>
      <w:r w:rsidR="00B04DB6" w:rsidRPr="006E4CFD">
        <w:rPr>
          <w:rFonts w:ascii="Times New Roman" w:hAnsi="Times New Roman" w:cs="Times New Roman"/>
          <w:color w:val="000000" w:themeColor="text1"/>
        </w:rPr>
        <w:t>podocytes (Fig</w:t>
      </w:r>
      <w:r w:rsidR="0066509F" w:rsidRPr="006E4CFD">
        <w:rPr>
          <w:rFonts w:ascii="Times New Roman" w:hAnsi="Times New Roman" w:cs="Times New Roman"/>
          <w:color w:val="000000" w:themeColor="text1"/>
        </w:rPr>
        <w:t>.</w:t>
      </w:r>
      <w:r w:rsidR="007E0F39" w:rsidRPr="006E4CFD">
        <w:rPr>
          <w:rFonts w:ascii="Times New Roman" w:hAnsi="Times New Roman" w:cs="Times New Roman"/>
          <w:color w:val="000000" w:themeColor="text1"/>
        </w:rPr>
        <w:t xml:space="preserve"> </w:t>
      </w:r>
      <w:r w:rsidR="002C5A81" w:rsidRPr="006E4CFD">
        <w:rPr>
          <w:rFonts w:ascii="Times New Roman" w:hAnsi="Times New Roman" w:cs="Times New Roman"/>
          <w:color w:val="000000" w:themeColor="text1"/>
        </w:rPr>
        <w:t>5</w:t>
      </w:r>
      <w:r w:rsidR="0066509F" w:rsidRPr="006E4CFD">
        <w:rPr>
          <w:rFonts w:ascii="Times New Roman" w:hAnsi="Times New Roman" w:cs="Times New Roman"/>
          <w:color w:val="000000" w:themeColor="text1"/>
        </w:rPr>
        <w:t>C,</w:t>
      </w:r>
      <w:r w:rsidR="00352184" w:rsidRPr="006E4CFD">
        <w:rPr>
          <w:rFonts w:ascii="Times New Roman" w:hAnsi="Times New Roman" w:cs="Times New Roman"/>
          <w:color w:val="000000" w:themeColor="text1"/>
        </w:rPr>
        <w:t xml:space="preserve"> </w:t>
      </w:r>
      <w:r w:rsidR="0066509F" w:rsidRPr="006E4CFD">
        <w:rPr>
          <w:rFonts w:ascii="Times New Roman" w:hAnsi="Times New Roman" w:cs="Times New Roman"/>
          <w:color w:val="000000" w:themeColor="text1"/>
        </w:rPr>
        <w:t>D</w:t>
      </w:r>
      <w:r w:rsidR="00B04DB6" w:rsidRPr="006E4CFD">
        <w:rPr>
          <w:rFonts w:ascii="Times New Roman" w:hAnsi="Times New Roman" w:cs="Times New Roman"/>
          <w:color w:val="000000" w:themeColor="text1"/>
        </w:rPr>
        <w:t xml:space="preserve">). </w:t>
      </w:r>
      <w:r w:rsidR="008537AE" w:rsidRPr="006E4CFD">
        <w:rPr>
          <w:rStyle w:val="y2iqfc"/>
          <w:rFonts w:ascii="Times New Roman" w:hAnsi="Times New Roman" w:cs="Times New Roman"/>
          <w:color w:val="000000" w:themeColor="text1"/>
        </w:rPr>
        <w:t xml:space="preserve">Furthermore, </w:t>
      </w:r>
      <w:r w:rsidR="00B6354B" w:rsidRPr="006E4CFD">
        <w:rPr>
          <w:rStyle w:val="y2iqfc"/>
          <w:rFonts w:ascii="Times New Roman" w:hAnsi="Times New Roman" w:cs="Times New Roman"/>
          <w:color w:val="000000" w:themeColor="text1"/>
        </w:rPr>
        <w:t xml:space="preserve">the </w:t>
      </w:r>
      <w:r w:rsidRPr="006E4CFD">
        <w:rPr>
          <w:rStyle w:val="y2iqfc"/>
          <w:rFonts w:ascii="Times New Roman" w:hAnsi="Times New Roman" w:cs="Times New Roman"/>
          <w:color w:val="000000"/>
        </w:rPr>
        <w:t>ability</w:t>
      </w:r>
      <w:r w:rsidR="00B6354B" w:rsidRPr="006E4CFD">
        <w:rPr>
          <w:rStyle w:val="y2iqfc"/>
          <w:rFonts w:ascii="Times New Roman" w:hAnsi="Times New Roman" w:cs="Times New Roman"/>
          <w:color w:val="000000" w:themeColor="text1"/>
        </w:rPr>
        <w:t xml:space="preserve"> to </w:t>
      </w:r>
      <w:r w:rsidR="008537AE" w:rsidRPr="006E4CFD">
        <w:rPr>
          <w:rStyle w:val="y2iqfc"/>
          <w:rFonts w:ascii="Times New Roman" w:hAnsi="Times New Roman" w:cs="Times New Roman"/>
          <w:color w:val="000000" w:themeColor="text1"/>
        </w:rPr>
        <w:t>migrat</w:t>
      </w:r>
      <w:r w:rsidR="00B6354B" w:rsidRPr="006E4CFD">
        <w:rPr>
          <w:rStyle w:val="y2iqfc"/>
          <w:rFonts w:ascii="Times New Roman" w:hAnsi="Times New Roman" w:cs="Times New Roman"/>
          <w:color w:val="000000" w:themeColor="text1"/>
        </w:rPr>
        <w:t>e</w:t>
      </w:r>
      <w:r w:rsidR="008537AE" w:rsidRPr="006E4CFD">
        <w:rPr>
          <w:rStyle w:val="y2iqfc"/>
          <w:rFonts w:ascii="Times New Roman" w:hAnsi="Times New Roman" w:cs="Times New Roman"/>
          <w:color w:val="000000" w:themeColor="text1"/>
        </w:rPr>
        <w:t xml:space="preserve"> was </w:t>
      </w:r>
      <w:r w:rsidR="00D07DFD" w:rsidRPr="006E4CFD">
        <w:rPr>
          <w:rStyle w:val="y2iqfc"/>
          <w:rFonts w:ascii="Times New Roman" w:hAnsi="Times New Roman" w:cs="Times New Roman"/>
          <w:color w:val="000000" w:themeColor="text1"/>
        </w:rPr>
        <w:t>r</w:t>
      </w:r>
      <w:r w:rsidR="007E245F" w:rsidRPr="006E4CFD">
        <w:rPr>
          <w:rStyle w:val="y2iqfc"/>
          <w:rFonts w:ascii="Times New Roman" w:hAnsi="Times New Roman" w:cs="Times New Roman"/>
          <w:color w:val="000000" w:themeColor="text1"/>
        </w:rPr>
        <w:t>estored</w:t>
      </w:r>
      <w:r w:rsidR="001706C4" w:rsidRPr="006E4CFD">
        <w:rPr>
          <w:rStyle w:val="y2iqfc"/>
          <w:rFonts w:ascii="Times New Roman" w:hAnsi="Times New Roman" w:cs="Times New Roman"/>
          <w:color w:val="000000" w:themeColor="text1"/>
        </w:rPr>
        <w:t xml:space="preserve"> upon</w:t>
      </w:r>
      <w:r w:rsidR="00B6354B" w:rsidRPr="006E4CFD">
        <w:rPr>
          <w:rStyle w:val="y2iqfc"/>
          <w:rFonts w:ascii="Times New Roman" w:hAnsi="Times New Roman" w:cs="Times New Roman"/>
          <w:color w:val="000000" w:themeColor="text1"/>
        </w:rPr>
        <w:t xml:space="preserve"> </w:t>
      </w:r>
      <w:r w:rsidR="008537AE" w:rsidRPr="006E4CFD">
        <w:rPr>
          <w:rStyle w:val="y2iqfc"/>
          <w:rFonts w:ascii="Times New Roman" w:hAnsi="Times New Roman" w:cs="Times New Roman"/>
          <w:color w:val="000000" w:themeColor="text1"/>
        </w:rPr>
        <w:t>overexpressi</w:t>
      </w:r>
      <w:r w:rsidR="00B6354B" w:rsidRPr="006E4CFD">
        <w:rPr>
          <w:rStyle w:val="y2iqfc"/>
          <w:rFonts w:ascii="Times New Roman" w:hAnsi="Times New Roman" w:cs="Times New Roman"/>
          <w:color w:val="000000" w:themeColor="text1"/>
        </w:rPr>
        <w:t>o</w:t>
      </w:r>
      <w:r w:rsidR="008537AE" w:rsidRPr="006E4CFD">
        <w:rPr>
          <w:rStyle w:val="y2iqfc"/>
          <w:rFonts w:ascii="Times New Roman" w:hAnsi="Times New Roman" w:cs="Times New Roman"/>
          <w:color w:val="000000" w:themeColor="text1"/>
        </w:rPr>
        <w:t>n</w:t>
      </w:r>
      <w:r w:rsidR="00B6354B" w:rsidRPr="006E4CFD">
        <w:rPr>
          <w:rStyle w:val="y2iqfc"/>
          <w:rFonts w:ascii="Times New Roman" w:hAnsi="Times New Roman" w:cs="Times New Roman"/>
          <w:color w:val="000000" w:themeColor="text1"/>
        </w:rPr>
        <w:t xml:space="preserve"> of</w:t>
      </w:r>
      <w:r w:rsidR="008537AE" w:rsidRPr="006E4CFD">
        <w:rPr>
          <w:rStyle w:val="y2iqfc"/>
          <w:rFonts w:ascii="Times New Roman" w:hAnsi="Times New Roman" w:cs="Times New Roman"/>
          <w:color w:val="000000" w:themeColor="text1"/>
        </w:rPr>
        <w:t xml:space="preserve"> </w:t>
      </w:r>
      <w:r w:rsidR="008537AE" w:rsidRPr="006E4CFD">
        <w:rPr>
          <w:rStyle w:val="y2iqfc"/>
          <w:rFonts w:ascii="Times New Roman" w:hAnsi="Times New Roman" w:cs="Times New Roman"/>
          <w:i/>
          <w:color w:val="000000" w:themeColor="text1"/>
        </w:rPr>
        <w:t>Cd2ap</w:t>
      </w:r>
      <w:r w:rsidR="008537AE" w:rsidRPr="006E4CFD">
        <w:rPr>
          <w:rStyle w:val="y2iqfc"/>
          <w:rFonts w:ascii="Times New Roman" w:hAnsi="Times New Roman" w:cs="Times New Roman"/>
          <w:color w:val="000000" w:themeColor="text1"/>
        </w:rPr>
        <w:t xml:space="preserve"> (Fig</w:t>
      </w:r>
      <w:r w:rsidR="008D5E9E" w:rsidRPr="006E4CFD">
        <w:rPr>
          <w:rStyle w:val="y2iqfc"/>
          <w:rFonts w:ascii="Times New Roman" w:hAnsi="Times New Roman" w:cs="Times New Roman"/>
          <w:color w:val="000000" w:themeColor="text1"/>
        </w:rPr>
        <w:t>.</w:t>
      </w:r>
      <w:r w:rsidR="00352184" w:rsidRPr="006E4CFD">
        <w:rPr>
          <w:rStyle w:val="y2iqfc"/>
          <w:rFonts w:ascii="Times New Roman" w:hAnsi="Times New Roman" w:cs="Times New Roman"/>
          <w:color w:val="000000" w:themeColor="text1"/>
        </w:rPr>
        <w:t xml:space="preserve"> </w:t>
      </w:r>
      <w:r w:rsidR="002C5A81" w:rsidRPr="006E4CFD">
        <w:rPr>
          <w:rStyle w:val="y2iqfc"/>
          <w:rFonts w:ascii="Times New Roman" w:hAnsi="Times New Roman" w:cs="Times New Roman"/>
          <w:color w:val="000000" w:themeColor="text1"/>
        </w:rPr>
        <w:t>5</w:t>
      </w:r>
      <w:r w:rsidR="008D5E9E" w:rsidRPr="006E4CFD">
        <w:rPr>
          <w:rStyle w:val="y2iqfc"/>
          <w:rFonts w:ascii="Times New Roman" w:hAnsi="Times New Roman" w:cs="Times New Roman"/>
          <w:color w:val="000000" w:themeColor="text1"/>
        </w:rPr>
        <w:t>E</w:t>
      </w:r>
      <w:r w:rsidR="00352184" w:rsidRPr="006E4CFD">
        <w:rPr>
          <w:rStyle w:val="y2iqfc"/>
          <w:rFonts w:ascii="Times New Roman" w:hAnsi="Times New Roman" w:cs="Times New Roman"/>
          <w:color w:val="000000" w:themeColor="text1"/>
        </w:rPr>
        <w:t>–</w:t>
      </w:r>
      <w:r w:rsidR="008D5E9E" w:rsidRPr="006E4CFD">
        <w:rPr>
          <w:rStyle w:val="y2iqfc"/>
          <w:rFonts w:ascii="Times New Roman" w:hAnsi="Times New Roman" w:cs="Times New Roman"/>
          <w:color w:val="000000" w:themeColor="text1"/>
        </w:rPr>
        <w:t>G</w:t>
      </w:r>
      <w:r w:rsidR="008537AE" w:rsidRPr="006E4CFD">
        <w:rPr>
          <w:rStyle w:val="y2iqfc"/>
          <w:rFonts w:ascii="Times New Roman" w:hAnsi="Times New Roman" w:cs="Times New Roman"/>
          <w:color w:val="000000" w:themeColor="text1"/>
        </w:rPr>
        <w:t xml:space="preserve">). </w:t>
      </w:r>
      <w:r w:rsidR="00D07DFD" w:rsidRPr="006E4CFD">
        <w:rPr>
          <w:rFonts w:ascii="Times New Roman" w:hAnsi="Times New Roman" w:cs="Times New Roman"/>
          <w:color w:val="000000" w:themeColor="text1"/>
        </w:rPr>
        <w:t xml:space="preserve">CD2AP </w:t>
      </w:r>
      <w:r w:rsidR="008537AE" w:rsidRPr="006E4CFD">
        <w:rPr>
          <w:rStyle w:val="y2iqfc"/>
          <w:rFonts w:ascii="Times New Roman" w:hAnsi="Times New Roman" w:cs="Times New Roman"/>
          <w:color w:val="000000" w:themeColor="text1"/>
        </w:rPr>
        <w:t>cooperate</w:t>
      </w:r>
      <w:r w:rsidR="00D07DFD" w:rsidRPr="006E4CFD">
        <w:rPr>
          <w:rStyle w:val="y2iqfc"/>
          <w:rFonts w:ascii="Times New Roman" w:hAnsi="Times New Roman" w:cs="Times New Roman"/>
          <w:color w:val="000000" w:themeColor="text1"/>
        </w:rPr>
        <w:t>s</w:t>
      </w:r>
      <w:r w:rsidR="008537AE" w:rsidRPr="006E4CFD">
        <w:rPr>
          <w:rStyle w:val="y2iqfc"/>
          <w:rFonts w:ascii="Times New Roman" w:hAnsi="Times New Roman" w:cs="Times New Roman"/>
          <w:color w:val="000000" w:themeColor="text1"/>
        </w:rPr>
        <w:t xml:space="preserve"> with the slit diaphragm proteins</w:t>
      </w:r>
      <w:r w:rsidRPr="006E4CFD">
        <w:rPr>
          <w:rStyle w:val="y2iqfc"/>
          <w:rFonts w:ascii="Times New Roman" w:hAnsi="Times New Roman" w:cs="Times New Roman"/>
          <w:color w:val="000000"/>
        </w:rPr>
        <w:t xml:space="preserve"> nephrin and podocin to regulate </w:t>
      </w:r>
      <w:r w:rsidR="00B6354B" w:rsidRPr="006E4CFD">
        <w:rPr>
          <w:rStyle w:val="y2iqfc"/>
          <w:rFonts w:ascii="Times New Roman" w:hAnsi="Times New Roman" w:cs="Times New Roman"/>
          <w:color w:val="000000" w:themeColor="text1"/>
        </w:rPr>
        <w:t>phosphoinositide 3-kinase</w:t>
      </w:r>
      <w:r w:rsidR="008537AE" w:rsidRPr="006E4CFD">
        <w:rPr>
          <w:rStyle w:val="y2iqfc"/>
          <w:rFonts w:ascii="Times New Roman" w:hAnsi="Times New Roman" w:cs="Times New Roman"/>
          <w:color w:val="000000" w:themeColor="text1"/>
        </w:rPr>
        <w:t>/AKT signaling</w:t>
      </w:r>
      <w:r w:rsidR="00B6354B" w:rsidRPr="006E4CFD">
        <w:rPr>
          <w:rStyle w:val="y2iqfc"/>
          <w:rFonts w:ascii="Times New Roman" w:hAnsi="Times New Roman" w:cs="Times New Roman"/>
          <w:color w:val="000000" w:themeColor="text1"/>
        </w:rPr>
        <w:t>,</w:t>
      </w:r>
      <w:r w:rsidR="008537AE" w:rsidRPr="006E4CFD">
        <w:rPr>
          <w:rStyle w:val="y2iqfc"/>
          <w:rFonts w:ascii="Times New Roman" w:hAnsi="Times New Roman" w:cs="Times New Roman"/>
          <w:color w:val="000000" w:themeColor="text1"/>
        </w:rPr>
        <w:t xml:space="preserve"> </w:t>
      </w:r>
      <w:r w:rsidR="00B6354B" w:rsidRPr="006E4CFD">
        <w:rPr>
          <w:rStyle w:val="y2iqfc"/>
          <w:rFonts w:ascii="Times New Roman" w:hAnsi="Times New Roman" w:cs="Times New Roman"/>
          <w:color w:val="000000" w:themeColor="text1"/>
        </w:rPr>
        <w:t>which</w:t>
      </w:r>
      <w:r w:rsidR="008537AE" w:rsidRPr="006E4CFD">
        <w:rPr>
          <w:rStyle w:val="y2iqfc"/>
          <w:rFonts w:ascii="Times New Roman" w:hAnsi="Times New Roman" w:cs="Times New Roman"/>
          <w:color w:val="000000" w:themeColor="text1"/>
        </w:rPr>
        <w:t xml:space="preserve"> </w:t>
      </w:r>
      <w:r w:rsidR="00D07DFD" w:rsidRPr="006E4CFD">
        <w:rPr>
          <w:rStyle w:val="y2iqfc"/>
          <w:rFonts w:ascii="Times New Roman" w:hAnsi="Times New Roman" w:cs="Times New Roman"/>
          <w:color w:val="000000" w:themeColor="text1"/>
        </w:rPr>
        <w:t xml:space="preserve">controls </w:t>
      </w:r>
      <w:r w:rsidR="008537AE" w:rsidRPr="006E4CFD">
        <w:rPr>
          <w:rStyle w:val="y2iqfc"/>
          <w:rFonts w:ascii="Times New Roman" w:hAnsi="Times New Roman" w:cs="Times New Roman"/>
          <w:color w:val="000000" w:themeColor="text1"/>
        </w:rPr>
        <w:t>actin-</w:t>
      </w:r>
      <w:r w:rsidR="00B6354B" w:rsidRPr="006E4CFD">
        <w:rPr>
          <w:rStyle w:val="y2iqfc"/>
          <w:rFonts w:ascii="Times New Roman" w:hAnsi="Times New Roman" w:cs="Times New Roman"/>
          <w:color w:val="000000" w:themeColor="text1"/>
        </w:rPr>
        <w:t xml:space="preserve">based </w:t>
      </w:r>
      <w:r w:rsidR="008537AE" w:rsidRPr="006E4CFD">
        <w:rPr>
          <w:rStyle w:val="y2iqfc"/>
          <w:rFonts w:ascii="Times New Roman" w:hAnsi="Times New Roman" w:cs="Times New Roman"/>
          <w:color w:val="000000" w:themeColor="text1"/>
        </w:rPr>
        <w:t>skeletal dynamics in mouse podocytes</w:t>
      </w:r>
      <w:r w:rsidR="008537AE" w:rsidRPr="006E4CFD">
        <w:rPr>
          <w:rFonts w:ascii="Times New Roman" w:hAnsi="Times New Roman" w:cs="Times New Roman"/>
          <w:color w:val="000000" w:themeColor="text1"/>
        </w:rPr>
        <w:t xml:space="preserve"> </w:t>
      </w:r>
      <w:r w:rsidR="008537AE" w:rsidRPr="006E4CFD">
        <w:rPr>
          <w:rStyle w:val="y2iqfc"/>
          <w:rFonts w:ascii="Times New Roman" w:hAnsi="Times New Roman" w:cs="Times New Roman"/>
          <w:color w:val="000000" w:themeColor="text1"/>
        </w:rPr>
        <w:fldChar w:fldCharType="begin">
          <w:fldData xml:space="preserve">PEVuZE5vdGU+PENpdGU+PEF1dGhvcj5IdWJlcjwvQXV0aG9yPjxZZWFyPjIwMDM8L1llYXI+PFJl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</w:fldData>
        </w:fldChar>
      </w:r>
      <w:r w:rsidR="00291CBB" w:rsidRPr="006E4CFD">
        <w:rPr>
          <w:rStyle w:val="y2iqfc"/>
          <w:rFonts w:ascii="Times New Roman" w:hAnsi="Times New Roman" w:cs="Times New Roman"/>
          <w:color w:val="000000" w:themeColor="text1"/>
        </w:rPr>
        <w:instrText xml:space="preserve"> ADDIN EN.CITE </w:instrText>
      </w:r>
      <w:r w:rsidR="00291CBB" w:rsidRPr="006E4CFD">
        <w:rPr>
          <w:rStyle w:val="y2iqfc"/>
          <w:rFonts w:ascii="Times New Roman" w:hAnsi="Times New Roman" w:cs="Times New Roman"/>
          <w:color w:val="000000" w:themeColor="text1"/>
        </w:rPr>
        <w:fldChar w:fldCharType="begin">
          <w:fldData xml:space="preserve">PEVuZE5vdGU+PENpdGU+PEF1dGhvcj5IdWJlcjwvQXV0aG9yPjxZZWFyPjIwMDM8L1llYXI+PFJl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</w:fldData>
        </w:fldChar>
      </w:r>
      <w:r w:rsidR="00291CBB" w:rsidRPr="006E4CFD">
        <w:rPr>
          <w:rStyle w:val="y2iqfc"/>
          <w:rFonts w:ascii="Times New Roman" w:hAnsi="Times New Roman" w:cs="Times New Roman"/>
          <w:color w:val="000000" w:themeColor="text1"/>
        </w:rPr>
        <w:instrText xml:space="preserve"> ADDIN EN.CITE.DATA </w:instrText>
      </w:r>
      <w:r w:rsidR="00291CBB" w:rsidRPr="006E4CFD">
        <w:rPr>
          <w:rStyle w:val="y2iqfc"/>
          <w:rFonts w:ascii="Times New Roman" w:hAnsi="Times New Roman" w:cs="Times New Roman"/>
          <w:color w:val="000000" w:themeColor="text1"/>
        </w:rPr>
      </w:r>
      <w:r w:rsidR="00291CBB" w:rsidRPr="006E4CFD">
        <w:rPr>
          <w:rStyle w:val="y2iqfc"/>
          <w:rFonts w:ascii="Times New Roman" w:hAnsi="Times New Roman" w:cs="Times New Roman"/>
          <w:color w:val="000000" w:themeColor="text1"/>
        </w:rPr>
        <w:fldChar w:fldCharType="end"/>
      </w:r>
      <w:r w:rsidR="008537AE" w:rsidRPr="006E4CFD">
        <w:rPr>
          <w:rStyle w:val="y2iqfc"/>
          <w:rFonts w:ascii="Times New Roman" w:hAnsi="Times New Roman" w:cs="Times New Roman"/>
          <w:color w:val="000000" w:themeColor="text1"/>
        </w:rPr>
      </w:r>
      <w:r w:rsidR="008537AE" w:rsidRPr="006E4CFD">
        <w:rPr>
          <w:rStyle w:val="y2iqfc"/>
          <w:rFonts w:ascii="Times New Roman" w:hAnsi="Times New Roman" w:cs="Times New Roman"/>
          <w:color w:val="000000" w:themeColor="text1"/>
        </w:rPr>
        <w:fldChar w:fldCharType="separate"/>
      </w:r>
      <w:r w:rsidR="00291CBB" w:rsidRPr="006E4CFD">
        <w:rPr>
          <w:rStyle w:val="y2iqfc"/>
          <w:rFonts w:ascii="Times New Roman" w:hAnsi="Times New Roman" w:cs="Times New Roman"/>
          <w:noProof/>
          <w:color w:val="000000" w:themeColor="text1"/>
        </w:rPr>
        <w:t>(Huber</w:t>
      </w:r>
      <w:r w:rsidR="00291CBB" w:rsidRPr="006E4CFD">
        <w:rPr>
          <w:rStyle w:val="y2iqfc"/>
          <w:rFonts w:ascii="Times New Roman" w:hAnsi="Times New Roman" w:cs="Times New Roman"/>
          <w:i/>
          <w:noProof/>
          <w:color w:val="000000" w:themeColor="text1"/>
        </w:rPr>
        <w:t xml:space="preserve"> et al</w:t>
      </w:r>
      <w:r w:rsidR="00291CBB" w:rsidRPr="006E4CFD">
        <w:rPr>
          <w:rStyle w:val="y2iqfc"/>
          <w:rFonts w:ascii="Times New Roman" w:hAnsi="Times New Roman" w:cs="Times New Roman"/>
          <w:noProof/>
          <w:color w:val="000000" w:themeColor="text1"/>
        </w:rPr>
        <w:t>, 2003)</w:t>
      </w:r>
      <w:r w:rsidR="008537AE" w:rsidRPr="006E4CFD">
        <w:rPr>
          <w:rStyle w:val="y2iqfc"/>
          <w:rFonts w:ascii="Times New Roman" w:hAnsi="Times New Roman" w:cs="Times New Roman"/>
          <w:color w:val="000000" w:themeColor="text1"/>
        </w:rPr>
        <w:fldChar w:fldCharType="end"/>
      </w:r>
      <w:r w:rsidR="008537AE" w:rsidRPr="006E4CFD">
        <w:rPr>
          <w:rStyle w:val="y2iqfc"/>
          <w:rFonts w:ascii="Times New Roman" w:hAnsi="Times New Roman" w:cs="Times New Roman"/>
          <w:color w:val="000000" w:themeColor="text1"/>
        </w:rPr>
        <w:t>.</w:t>
      </w:r>
      <w:r w:rsidR="006B70EC" w:rsidRPr="006E4CFD">
        <w:rPr>
          <w:rFonts w:ascii="Times New Roman" w:hAnsi="Times New Roman" w:cs="Times New Roman"/>
          <w:color w:val="000000" w:themeColor="text1"/>
        </w:rPr>
        <w:t xml:space="preserve"> Thus, </w:t>
      </w:r>
      <w:r w:rsidR="00B6354B" w:rsidRPr="006E4CFD">
        <w:rPr>
          <w:rFonts w:ascii="Times New Roman" w:hAnsi="Times New Roman" w:cs="Times New Roman"/>
          <w:color w:val="000000" w:themeColor="text1"/>
        </w:rPr>
        <w:t xml:space="preserve">the </w:t>
      </w:r>
      <w:r w:rsidR="006B70EC" w:rsidRPr="006E4CFD">
        <w:rPr>
          <w:rFonts w:ascii="Times New Roman" w:hAnsi="Times New Roman" w:cs="Times New Roman"/>
          <w:color w:val="000000" w:themeColor="text1"/>
        </w:rPr>
        <w:t xml:space="preserve">overexpression of </w:t>
      </w:r>
      <w:r w:rsidR="006B70EC" w:rsidRPr="006E4CFD">
        <w:rPr>
          <w:rFonts w:ascii="Times New Roman" w:hAnsi="Times New Roman" w:cs="Times New Roman"/>
          <w:i/>
          <w:color w:val="000000" w:themeColor="text1"/>
        </w:rPr>
        <w:t>Cd2ap</w:t>
      </w:r>
      <w:r w:rsidR="006B70EC" w:rsidRPr="006E4CFD">
        <w:rPr>
          <w:rFonts w:ascii="Times New Roman" w:hAnsi="Times New Roman" w:cs="Times New Roman"/>
          <w:color w:val="000000" w:themeColor="text1"/>
        </w:rPr>
        <w:t xml:space="preserve"> restore</w:t>
      </w:r>
      <w:r w:rsidR="00B6354B" w:rsidRPr="006E4CFD">
        <w:rPr>
          <w:rFonts w:ascii="Times New Roman" w:hAnsi="Times New Roman" w:cs="Times New Roman"/>
          <w:color w:val="000000" w:themeColor="text1"/>
        </w:rPr>
        <w:t>s</w:t>
      </w:r>
      <w:r w:rsidR="006B70EC" w:rsidRPr="006E4CFD">
        <w:rPr>
          <w:rFonts w:ascii="Times New Roman" w:hAnsi="Times New Roman" w:cs="Times New Roman"/>
          <w:color w:val="000000" w:themeColor="text1"/>
        </w:rPr>
        <w:t xml:space="preserve"> </w:t>
      </w:r>
      <w:r w:rsidR="00B6354B" w:rsidRPr="006E4CFD">
        <w:rPr>
          <w:rFonts w:ascii="Times New Roman" w:hAnsi="Times New Roman" w:cs="Times New Roman"/>
          <w:color w:val="000000" w:themeColor="text1"/>
        </w:rPr>
        <w:t>the</w:t>
      </w:r>
      <w:r w:rsidR="006B70EC" w:rsidRPr="006E4CFD">
        <w:rPr>
          <w:rFonts w:ascii="Times New Roman" w:hAnsi="Times New Roman" w:cs="Times New Roman"/>
          <w:color w:val="000000" w:themeColor="text1"/>
        </w:rPr>
        <w:t xml:space="preserve"> migration </w:t>
      </w:r>
      <w:r w:rsidR="00B6354B" w:rsidRPr="006E4CFD">
        <w:rPr>
          <w:rFonts w:ascii="Times New Roman" w:hAnsi="Times New Roman" w:cs="Times New Roman"/>
          <w:color w:val="000000" w:themeColor="text1"/>
        </w:rPr>
        <w:t>of</w:t>
      </w:r>
      <w:r w:rsidR="006B70EC" w:rsidRPr="006E4CFD">
        <w:rPr>
          <w:rFonts w:ascii="Times New Roman" w:hAnsi="Times New Roman" w:cs="Times New Roman"/>
          <w:i/>
          <w:iCs/>
          <w:color w:val="000000" w:themeColor="text1"/>
        </w:rPr>
        <w:t xml:space="preserve"> Cdkal1</w:t>
      </w:r>
      <w:r w:rsidR="006B70EC" w:rsidRPr="006E4CFD">
        <w:rPr>
          <w:rFonts w:ascii="Times New Roman" w:hAnsi="Times New Roman" w:cs="Times New Roman"/>
          <w:color w:val="000000" w:themeColor="text1"/>
        </w:rPr>
        <w:t xml:space="preserve"> KO podocytes</w:t>
      </w:r>
      <w:r w:rsidR="00B6354B" w:rsidRPr="006E4CFD">
        <w:rPr>
          <w:rFonts w:ascii="Times New Roman" w:hAnsi="Times New Roman" w:cs="Times New Roman"/>
          <w:color w:val="000000" w:themeColor="text1"/>
        </w:rPr>
        <w:t>,</w:t>
      </w:r>
      <w:r w:rsidR="006B70EC" w:rsidRPr="006E4CFD">
        <w:rPr>
          <w:rFonts w:ascii="Times New Roman" w:hAnsi="Times New Roman" w:cs="Times New Roman"/>
          <w:color w:val="000000" w:themeColor="text1"/>
        </w:rPr>
        <w:t xml:space="preserve"> </w:t>
      </w:r>
      <w:r w:rsidR="009D51E5" w:rsidRPr="006E4CFD">
        <w:rPr>
          <w:rFonts w:ascii="Times New Roman" w:hAnsi="Times New Roman" w:cs="Times New Roman"/>
          <w:color w:val="000000" w:themeColor="text1"/>
        </w:rPr>
        <w:t>p</w:t>
      </w:r>
      <w:r w:rsidR="00581201" w:rsidRPr="006E4CFD">
        <w:rPr>
          <w:rFonts w:ascii="Times New Roman" w:hAnsi="Times New Roman" w:cs="Times New Roman"/>
          <w:color w:val="000000" w:themeColor="text1"/>
        </w:rPr>
        <w:t xml:space="preserve">resumably </w:t>
      </w:r>
      <w:r w:rsidR="006B70EC" w:rsidRPr="006E4CFD">
        <w:rPr>
          <w:rFonts w:ascii="Times New Roman" w:hAnsi="Times New Roman" w:cs="Times New Roman"/>
          <w:i/>
          <w:iCs/>
          <w:color w:val="000000" w:themeColor="text1"/>
        </w:rPr>
        <w:t>via</w:t>
      </w:r>
      <w:r w:rsidR="006B70EC" w:rsidRPr="006E4CFD">
        <w:rPr>
          <w:rFonts w:ascii="Times New Roman" w:hAnsi="Times New Roman" w:cs="Times New Roman"/>
          <w:color w:val="000000" w:themeColor="text1"/>
        </w:rPr>
        <w:t xml:space="preserve"> </w:t>
      </w:r>
      <w:r w:rsidR="00B6354B" w:rsidRPr="006E4CFD">
        <w:rPr>
          <w:rFonts w:ascii="Times New Roman" w:hAnsi="Times New Roman" w:cs="Times New Roman"/>
          <w:color w:val="000000" w:themeColor="text1"/>
        </w:rPr>
        <w:t xml:space="preserve">the </w:t>
      </w:r>
      <w:r w:rsidR="006B70EC" w:rsidRPr="006E4CFD">
        <w:rPr>
          <w:rFonts w:ascii="Times New Roman" w:hAnsi="Times New Roman" w:cs="Times New Roman"/>
          <w:color w:val="000000" w:themeColor="text1"/>
        </w:rPr>
        <w:t>regulation of actin.</w:t>
      </w:r>
    </w:p>
    <w:p w14:paraId="2D056BA1" w14:textId="5CCC36FF" w:rsidR="00103469" w:rsidRPr="006E4CFD" w:rsidRDefault="00833659" w:rsidP="000237A1">
      <w:pPr>
        <w:pStyle w:val="NormalWeb"/>
        <w:spacing w:before="0" w:beforeAutospacing="0" w:after="0" w:afterAutospacing="0" w:line="360" w:lineRule="auto"/>
        <w:ind w:firstLine="839"/>
        <w:rPr>
          <w:rFonts w:ascii="Times New Roman" w:hAnsi="Times New Roman" w:cs="Times New Roman"/>
          <w:color w:val="70AD47" w:themeColor="accent6"/>
        </w:rPr>
      </w:pPr>
      <w:r w:rsidRPr="006E4CFD">
        <w:rPr>
          <w:rFonts w:ascii="Times New Roman" w:hAnsi="Times New Roman" w:cs="Times New Roman"/>
          <w:color w:val="000000" w:themeColor="text1"/>
        </w:rPr>
        <w:t xml:space="preserve">Regarding the CKD that is associated with type 2 DM, it has been reported that SNPs in the </w:t>
      </w:r>
      <w:r w:rsidRPr="006E4CFD">
        <w:rPr>
          <w:rFonts w:ascii="Times New Roman" w:hAnsi="Times New Roman" w:cs="Times New Roman"/>
          <w:i/>
          <w:iCs/>
          <w:color w:val="000000" w:themeColor="text1"/>
        </w:rPr>
        <w:t>G6PC2</w:t>
      </w:r>
      <w:r w:rsidRPr="006E4CFD">
        <w:rPr>
          <w:rFonts w:ascii="Times New Roman" w:hAnsi="Times New Roman" w:cs="Times New Roman"/>
          <w:color w:val="000000" w:themeColor="text1"/>
        </w:rPr>
        <w:t xml:space="preserve"> and </w:t>
      </w:r>
      <w:r w:rsidRPr="006E4CFD">
        <w:rPr>
          <w:rFonts w:ascii="Times New Roman" w:hAnsi="Times New Roman" w:cs="Times New Roman"/>
          <w:i/>
          <w:iCs/>
          <w:color w:val="000000" w:themeColor="text1"/>
        </w:rPr>
        <w:t xml:space="preserve">CDKAL1 </w:t>
      </w:r>
      <w:r w:rsidRPr="006E4CFD">
        <w:rPr>
          <w:rFonts w:ascii="Times New Roman" w:hAnsi="Times New Roman" w:cs="Times New Roman"/>
          <w:color w:val="000000" w:themeColor="text1"/>
        </w:rPr>
        <w:t xml:space="preserve">genes increase the risk of CKD progression </w:t>
      </w:r>
      <w:r w:rsidRPr="006E4CFD">
        <w:rPr>
          <w:rFonts w:ascii="Times New Roman" w:hAnsi="Times New Roman" w:cs="Times New Roman"/>
          <w:color w:val="000000" w:themeColor="text1"/>
        </w:rPr>
        <w:fldChar w:fldCharType="begin">
          <w:fldData xml:space="preserve">PEVuZE5vdGU+PENpdGU+PEF1dGhvcj5KaWFuZzwvQXV0aG9yPjxZZWFyPjIwMTY8L1llYXI+PFJl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PEVuZE5vdGU+PENpdGU+PEF1dGhvcj5KaWFuZzwvQXV0aG9yPjxZZWFyPjIwMTY8L1llYXI+PFJl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(Jiang</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2016)</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The study also showed that not only patients with type 2 DM and homozygosity with respect to the risk alleles of </w:t>
      </w:r>
      <w:r w:rsidRPr="006E4CFD">
        <w:rPr>
          <w:rFonts w:ascii="Times New Roman" w:hAnsi="Times New Roman" w:cs="Times New Roman"/>
          <w:i/>
          <w:iCs/>
          <w:color w:val="000000" w:themeColor="text1"/>
        </w:rPr>
        <w:t>CDKALI</w:t>
      </w:r>
      <w:r w:rsidRPr="006E4CFD">
        <w:rPr>
          <w:rFonts w:ascii="Times New Roman" w:hAnsi="Times New Roman" w:cs="Times New Roman"/>
          <w:color w:val="000000" w:themeColor="text1"/>
        </w:rPr>
        <w:t xml:space="preserve">, but also those that are heterozygous, are at a higher risk of CKD than those without these alleles </w:t>
      </w:r>
      <w:r w:rsidRPr="006E4CFD">
        <w:rPr>
          <w:rFonts w:ascii="Times New Roman" w:hAnsi="Times New Roman" w:cs="Times New Roman"/>
          <w:color w:val="000000" w:themeColor="text1"/>
        </w:rPr>
        <w:fldChar w:fldCharType="begin">
          <w:fldData xml:space="preserve">PEVuZE5vdGU+PENpdGU+PEF1dGhvcj5KaWFuZzwvQXV0aG9yPjxZZWFyPjIwMTY8L1llYXI+PFJl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PEVuZE5vdGU+PENpdGU+PEF1dGhvcj5KaWFuZzwvQXV0aG9yPjxZZWFyPjIwMTY8L1llYXI+PFJl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(Jiang</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2016)</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In contrast, the risk of type 2 DM is high only in the presence of homozygosity for the risk alleles of </w:t>
      </w:r>
      <w:r w:rsidRPr="006E4CFD">
        <w:rPr>
          <w:rFonts w:ascii="Times New Roman" w:hAnsi="Times New Roman" w:cs="Times New Roman"/>
          <w:i/>
          <w:iCs/>
          <w:color w:val="000000" w:themeColor="text1"/>
        </w:rPr>
        <w:t>CDKAL1</w:t>
      </w:r>
      <w:r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fldChar w:fldCharType="begin">
          <w:fldData xml:space="preserve">PEVuZE5vdGU+PENpdGU+PEF1dGhvcj5TdGVpbnRob3JzZG90dGlyPC9BdXRob3I+PFllYXI+MjAw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PEVuZE5vdGU+PENpdGU+PEF1dGhvcj5TdGVpbnRob3JzZG90dGlyPC9BdXRob3I+PFllYXI+MjAw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(Steinthorsdottir</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2007)</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implying that the molecular mechanisms involved in the induction of type 2 DM and CKD might differ. A previous study showed that individuals carrying specific SNPs in </w:t>
      </w:r>
      <w:r w:rsidRPr="006E4CFD">
        <w:rPr>
          <w:rFonts w:ascii="Times New Roman" w:hAnsi="Times New Roman" w:cs="Times New Roman"/>
          <w:i/>
          <w:iCs/>
          <w:color w:val="000000" w:themeColor="text1"/>
        </w:rPr>
        <w:t>CDKAL1</w:t>
      </w:r>
      <w:r w:rsidRPr="006E4CFD">
        <w:rPr>
          <w:rFonts w:ascii="Times New Roman" w:hAnsi="Times New Roman" w:cs="Times New Roman"/>
          <w:color w:val="000000" w:themeColor="text1"/>
        </w:rPr>
        <w:t xml:space="preserve"> (an rs7756992 A/G or G/G polymorphism) are at a 1.15-fold higher risk of </w:t>
      </w:r>
      <w:r w:rsidRPr="006E4CFD">
        <w:rPr>
          <w:rFonts w:ascii="Times New Roman" w:hAnsi="Times New Roman" w:cs="Times New Roman"/>
          <w:color w:val="000000"/>
        </w:rPr>
        <w:t xml:space="preserve">progression </w:t>
      </w:r>
      <w:r w:rsidRPr="006E4CFD">
        <w:rPr>
          <w:rFonts w:ascii="Times New Roman" w:hAnsi="Times New Roman" w:cs="Times New Roman"/>
          <w:color w:val="000000" w:themeColor="text1"/>
        </w:rPr>
        <w:t xml:space="preserve">to CKD for each G allele </w:t>
      </w:r>
      <w:r w:rsidRPr="006E4CFD">
        <w:rPr>
          <w:rFonts w:ascii="Times New Roman" w:hAnsi="Times New Roman" w:cs="Times New Roman"/>
          <w:color w:val="000000" w:themeColor="text1"/>
        </w:rPr>
        <w:fldChar w:fldCharType="begin">
          <w:fldData xml:space="preserve">PEVuZE5vdGU+PENpdGU+PEF1dGhvcj5KaWFuZzwvQXV0aG9yPjxZZWFyPjIwMTY8L1llYXI+PFJl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PEVuZE5vdGU+PENpdGU+PEF1dGhvcj5KaWFuZzwvQXV0aG9yPjxZZWFyPjIwMTY8L1llYXI+PFJl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(Jiang</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2016)</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w:t>
      </w:r>
      <w:r w:rsidR="000237A1" w:rsidRPr="006E4CFD">
        <w:rPr>
          <w:rFonts w:ascii="Times New Roman" w:hAnsi="Times New Roman" w:cs="Times New Roman"/>
          <w:color w:val="70AD47" w:themeColor="accent6"/>
        </w:rPr>
        <w:t xml:space="preserve"> </w:t>
      </w:r>
    </w:p>
    <w:p w14:paraId="549767BB" w14:textId="37403036" w:rsidR="005C0370" w:rsidRPr="006E4CFD" w:rsidRDefault="00833659" w:rsidP="007D5B4D">
      <w:pPr>
        <w:pStyle w:val="NormalWeb"/>
        <w:spacing w:before="0" w:beforeAutospacing="0" w:after="0" w:afterAutospacing="0" w:line="360" w:lineRule="auto"/>
        <w:ind w:firstLine="839"/>
        <w:rPr>
          <w:rFonts w:ascii="Times New Roman" w:hAnsi="Times New Roman" w:cs="Times New Roman"/>
          <w:color w:val="70AD47" w:themeColor="accent6"/>
        </w:rPr>
      </w:pPr>
      <w:r w:rsidRPr="006E4CFD">
        <w:rPr>
          <w:rFonts w:ascii="Times New Roman" w:hAnsi="Times New Roman" w:cs="Times New Roman"/>
          <w:color w:val="000000" w:themeColor="text1"/>
        </w:rPr>
        <w:t>Our present study demonstrates that</w:t>
      </w:r>
      <w:r w:rsidR="007D5B4D"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 xml:space="preserve">dysfunction of </w:t>
      </w:r>
      <w:r w:rsidR="007D5B4D" w:rsidRPr="006E4CFD">
        <w:rPr>
          <w:rFonts w:ascii="Times New Roman" w:hAnsi="Times New Roman" w:cs="Times New Roman"/>
          <w:color w:val="000000" w:themeColor="text1"/>
        </w:rPr>
        <w:t xml:space="preserve">CDKAL1 </w:t>
      </w:r>
      <w:r w:rsidRPr="006E4CFD">
        <w:rPr>
          <w:rFonts w:ascii="Times New Roman" w:hAnsi="Times New Roman" w:cs="Times New Roman"/>
          <w:color w:val="000000" w:themeColor="text1"/>
        </w:rPr>
        <w:t>directly accelerates</w:t>
      </w:r>
      <w:r w:rsidR="007D5B4D" w:rsidRPr="006E4CFD">
        <w:rPr>
          <w:rFonts w:ascii="Times New Roman" w:hAnsi="Times New Roman" w:cs="Times New Roman"/>
          <w:color w:val="000000" w:themeColor="text1"/>
        </w:rPr>
        <w:t xml:space="preserve"> the progression of chronic kidney disease</w:t>
      </w:r>
      <w:r w:rsidRPr="006E4CFD">
        <w:rPr>
          <w:rFonts w:ascii="Times New Roman" w:hAnsi="Times New Roman" w:cs="Times New Roman"/>
          <w:color w:val="000000" w:themeColor="text1"/>
        </w:rPr>
        <w:t xml:space="preserve"> in mice</w:t>
      </w:r>
      <w:r w:rsidR="007D5B4D" w:rsidRPr="006E4CFD">
        <w:rPr>
          <w:rFonts w:ascii="Times New Roman" w:hAnsi="Times New Roman" w:cs="Times New Roman"/>
          <w:color w:val="000000" w:themeColor="text1"/>
        </w:rPr>
        <w:t xml:space="preserve">. To investigate </w:t>
      </w:r>
      <w:r w:rsidRPr="006E4CFD">
        <w:rPr>
          <w:rFonts w:ascii="Times New Roman" w:hAnsi="Times New Roman" w:cs="Times New Roman"/>
          <w:color w:val="000000" w:themeColor="text1"/>
        </w:rPr>
        <w:t xml:space="preserve">possible </w:t>
      </w:r>
      <w:r w:rsidR="007D5B4D" w:rsidRPr="006E4CFD">
        <w:rPr>
          <w:rFonts w:ascii="Times New Roman" w:hAnsi="Times New Roman" w:cs="Times New Roman"/>
          <w:color w:val="000000" w:themeColor="text1"/>
        </w:rPr>
        <w:t xml:space="preserve">association in humans, we conducted </w:t>
      </w:r>
      <w:r w:rsidRPr="006E4CFD">
        <w:rPr>
          <w:rFonts w:ascii="Times New Roman" w:hAnsi="Times New Roman" w:cs="Times New Roman"/>
          <w:color w:val="000000" w:themeColor="text1"/>
        </w:rPr>
        <w:t xml:space="preserve">a preliminary </w:t>
      </w:r>
      <w:r w:rsidR="007D5B4D" w:rsidRPr="006E4CFD">
        <w:rPr>
          <w:rFonts w:ascii="Times New Roman" w:hAnsi="Times New Roman" w:cs="Times New Roman"/>
          <w:color w:val="000000" w:themeColor="text1"/>
        </w:rPr>
        <w:t>observational study</w:t>
      </w:r>
      <w:r w:rsidRPr="006E4CFD">
        <w:rPr>
          <w:rFonts w:ascii="Times New Roman" w:hAnsi="Times New Roman" w:cs="Times New Roman"/>
          <w:color w:val="000000"/>
        </w:rPr>
        <w:t>. Given the exploratory nature of the study and the limited cohort size, relevant clinical data are presented in</w:t>
      </w:r>
      <w:r w:rsidRPr="004D1231">
        <w:rPr>
          <w:rFonts w:ascii="Times New Roman" w:hAnsi="Times New Roman" w:cs="Times New Roman"/>
          <w:color w:val="000000" w:themeColor="text1"/>
        </w:rPr>
        <w:t xml:space="preserve"> </w:t>
      </w:r>
      <w:r w:rsidR="007D5B4D" w:rsidRPr="004D1231">
        <w:rPr>
          <w:rFonts w:ascii="Times New Roman" w:hAnsi="Times New Roman" w:cs="Times New Roman"/>
          <w:color w:val="000000" w:themeColor="text1"/>
        </w:rPr>
        <w:t xml:space="preserve">the </w:t>
      </w:r>
      <w:r w:rsidR="007621CF" w:rsidRPr="004D1231">
        <w:rPr>
          <w:rFonts w:ascii="Times New Roman" w:hAnsi="Times New Roman" w:cs="Times New Roman"/>
          <w:color w:val="000000" w:themeColor="text1"/>
        </w:rPr>
        <w:t xml:space="preserve">Appendix Table </w:t>
      </w:r>
      <w:r w:rsidR="00CB0F0E" w:rsidRPr="004D1231">
        <w:rPr>
          <w:rFonts w:ascii="Times New Roman" w:hAnsi="Times New Roman" w:cs="Times New Roman"/>
          <w:color w:val="000000" w:themeColor="text1"/>
        </w:rPr>
        <w:t>S</w:t>
      </w:r>
      <w:r w:rsidR="007621CF" w:rsidRPr="004D1231">
        <w:rPr>
          <w:rFonts w:ascii="Times New Roman" w:hAnsi="Times New Roman" w:cs="Times New Roman"/>
          <w:color w:val="000000" w:themeColor="text1"/>
        </w:rPr>
        <w:t>1</w:t>
      </w:r>
      <w:r w:rsidR="007D5B4D" w:rsidRPr="004D1231">
        <w:rPr>
          <w:rFonts w:ascii="Times New Roman" w:hAnsi="Times New Roman" w:cs="Times New Roman"/>
          <w:color w:val="000000" w:themeColor="text1"/>
        </w:rPr>
        <w:t>. W</w:t>
      </w:r>
      <w:r w:rsidRPr="004D1231">
        <w:rPr>
          <w:rFonts w:ascii="Times New Roman" w:hAnsi="Times New Roman" w:cs="Times New Roman"/>
          <w:color w:val="000000" w:themeColor="text1"/>
        </w:rPr>
        <w:t>e investigated the association between the</w:t>
      </w:r>
      <w:r w:rsidRPr="004D1231">
        <w:rPr>
          <w:rStyle w:val="apple-converted-space"/>
          <w:rFonts w:ascii="Times New Roman" w:hAnsi="Times New Roman" w:cs="Times New Roman"/>
          <w:color w:val="000000" w:themeColor="text1"/>
        </w:rPr>
        <w:t> </w:t>
      </w:r>
      <w:r w:rsidRPr="004D1231">
        <w:rPr>
          <w:rStyle w:val="apple-converted-space"/>
          <w:rFonts w:ascii="Times New Roman" w:hAnsi="Times New Roman" w:cs="Times New Roman"/>
          <w:i/>
          <w:iCs/>
          <w:color w:val="000000" w:themeColor="text1"/>
        </w:rPr>
        <w:t xml:space="preserve">CDKAL1 </w:t>
      </w:r>
      <w:r w:rsidRPr="004D1231">
        <w:rPr>
          <w:rStyle w:val="apple-converted-space"/>
          <w:rFonts w:ascii="Times New Roman" w:hAnsi="Times New Roman" w:cs="Times New Roman"/>
          <w:color w:val="000000" w:themeColor="text1"/>
        </w:rPr>
        <w:t xml:space="preserve">rs7756992 </w:t>
      </w:r>
      <w:r w:rsidRPr="004D1231">
        <w:rPr>
          <w:rFonts w:ascii="Times New Roman" w:hAnsi="Times New Roman" w:cs="Times New Roman"/>
          <w:color w:val="000000" w:themeColor="text1"/>
        </w:rPr>
        <w:t>variant and CKD progression in type 2 DM patients. Participants were divided into two groups: those with the CDKAL1 rs7756992 risk allele (+) and those without (–) (</w:t>
      </w:r>
      <w:r w:rsidR="00516D82" w:rsidRPr="004D1231">
        <w:rPr>
          <w:rFonts w:ascii="Times New Roman" w:hAnsi="Times New Roman" w:cs="Times New Roman"/>
          <w:color w:val="000000" w:themeColor="text1"/>
        </w:rPr>
        <w:t xml:space="preserve">Fig. </w:t>
      </w:r>
      <w:r w:rsidR="007621CF" w:rsidRPr="004D1231">
        <w:rPr>
          <w:rFonts w:ascii="Times New Roman" w:hAnsi="Times New Roman" w:cs="Times New Roman"/>
          <w:color w:val="000000" w:themeColor="text1"/>
        </w:rPr>
        <w:t>EV5A</w:t>
      </w:r>
      <w:r w:rsidRPr="004D1231">
        <w:rPr>
          <w:rFonts w:ascii="Times New Roman" w:hAnsi="Times New Roman" w:cs="Times New Roman"/>
          <w:color w:val="000000" w:themeColor="text1"/>
        </w:rPr>
        <w:t xml:space="preserve">). </w:t>
      </w:r>
      <w:r w:rsidR="00D17A64" w:rsidRPr="004D1231">
        <w:rPr>
          <w:rFonts w:ascii="Times New Roman" w:hAnsi="Times New Roman" w:cs="Times New Roman"/>
          <w:color w:val="000000" w:themeColor="text1"/>
        </w:rPr>
        <w:t xml:space="preserve">Notably, </w:t>
      </w:r>
      <w:r w:rsidRPr="004D1231">
        <w:rPr>
          <w:rFonts w:ascii="Times New Roman" w:hAnsi="Times New Roman" w:cs="Times New Roman"/>
          <w:color w:val="000000" w:themeColor="text1"/>
        </w:rPr>
        <w:t>patients with the risk allele had significantly higher levels of albuminuria</w:t>
      </w:r>
      <w:r w:rsidR="003A6E27" w:rsidRPr="004D1231">
        <w:rPr>
          <w:rFonts w:ascii="Times New Roman" w:hAnsi="Times New Roman" w:cs="Times New Roman"/>
          <w:color w:val="000000" w:themeColor="text1"/>
        </w:rPr>
        <w:t xml:space="preserve"> (</w:t>
      </w:r>
      <w:r w:rsidR="00516D82" w:rsidRPr="004D1231">
        <w:rPr>
          <w:rFonts w:ascii="Times New Roman" w:hAnsi="Times New Roman" w:cs="Times New Roman"/>
          <w:color w:val="000000" w:themeColor="text1"/>
        </w:rPr>
        <w:t xml:space="preserve">Fig. </w:t>
      </w:r>
      <w:r w:rsidR="00034AAE" w:rsidRPr="004D1231">
        <w:rPr>
          <w:rFonts w:ascii="Times New Roman" w:hAnsi="Times New Roman" w:cs="Times New Roman"/>
          <w:color w:val="000000" w:themeColor="text1"/>
        </w:rPr>
        <w:t>EV5B</w:t>
      </w:r>
      <w:r w:rsidR="003A6E27" w:rsidRPr="004D1231">
        <w:rPr>
          <w:rFonts w:ascii="Times New Roman" w:hAnsi="Times New Roman" w:cs="Times New Roman"/>
          <w:color w:val="000000" w:themeColor="text1"/>
        </w:rPr>
        <w:t>)</w:t>
      </w:r>
      <w:r w:rsidRPr="004D1231">
        <w:rPr>
          <w:rFonts w:ascii="Times New Roman" w:hAnsi="Times New Roman" w:cs="Times New Roman"/>
          <w:color w:val="000000" w:themeColor="text1"/>
        </w:rPr>
        <w:t>, despite</w:t>
      </w:r>
      <w:r w:rsidR="00D17A64" w:rsidRPr="004D1231">
        <w:rPr>
          <w:rFonts w:ascii="Times New Roman" w:hAnsi="Times New Roman" w:cs="Times New Roman"/>
          <w:color w:val="000000" w:themeColor="text1"/>
        </w:rPr>
        <w:t xml:space="preserve"> having </w:t>
      </w:r>
      <w:r w:rsidRPr="004D1231">
        <w:rPr>
          <w:rFonts w:ascii="Times New Roman" w:hAnsi="Times New Roman" w:cs="Times New Roman"/>
          <w:color w:val="000000" w:themeColor="text1"/>
        </w:rPr>
        <w:t xml:space="preserve">similar HbA1c, fasting insulin, and C-peptide levels </w:t>
      </w:r>
      <w:r w:rsidR="00D17A64" w:rsidRPr="004D1231">
        <w:rPr>
          <w:rFonts w:ascii="Times New Roman" w:hAnsi="Times New Roman" w:cs="Times New Roman"/>
          <w:color w:val="000000" w:themeColor="text1"/>
        </w:rPr>
        <w:t xml:space="preserve">to those in </w:t>
      </w:r>
      <w:r w:rsidRPr="004D1231">
        <w:rPr>
          <w:rFonts w:ascii="Times New Roman" w:hAnsi="Times New Roman" w:cs="Times New Roman"/>
          <w:color w:val="000000" w:themeColor="text1"/>
        </w:rPr>
        <w:t>non-risk group</w:t>
      </w:r>
      <w:r w:rsidR="003D3845" w:rsidRPr="004D1231">
        <w:rPr>
          <w:rFonts w:ascii="Times New Roman" w:hAnsi="Times New Roman" w:cs="Times New Roman"/>
          <w:color w:val="000000" w:themeColor="text1"/>
        </w:rPr>
        <w:t xml:space="preserve"> </w:t>
      </w:r>
      <w:r w:rsidR="003A6E27" w:rsidRPr="004D1231">
        <w:rPr>
          <w:rFonts w:ascii="Times New Roman" w:hAnsi="Times New Roman" w:cs="Times New Roman"/>
          <w:color w:val="000000" w:themeColor="text1"/>
        </w:rPr>
        <w:t>(</w:t>
      </w:r>
      <w:r w:rsidR="00EE422E" w:rsidRPr="004D1231">
        <w:rPr>
          <w:rFonts w:ascii="Times New Roman" w:hAnsi="Times New Roman" w:cs="Times New Roman"/>
          <w:color w:val="000000" w:themeColor="text1"/>
        </w:rPr>
        <w:t xml:space="preserve">Fig. </w:t>
      </w:r>
      <w:r w:rsidR="00CA2D2F" w:rsidRPr="004D1231">
        <w:rPr>
          <w:rFonts w:ascii="Times New Roman" w:hAnsi="Times New Roman" w:cs="Times New Roman"/>
          <w:color w:val="000000" w:themeColor="text1"/>
        </w:rPr>
        <w:t>EV5C,</w:t>
      </w:r>
      <w:r w:rsidR="00352184" w:rsidRPr="004D1231">
        <w:rPr>
          <w:rFonts w:ascii="Times New Roman" w:hAnsi="Times New Roman" w:cs="Times New Roman"/>
          <w:color w:val="000000" w:themeColor="text1"/>
        </w:rPr>
        <w:t xml:space="preserve"> </w:t>
      </w:r>
      <w:r w:rsidR="00CA2D2F" w:rsidRPr="004D1231">
        <w:rPr>
          <w:rFonts w:ascii="Times New Roman" w:hAnsi="Times New Roman" w:cs="Times New Roman"/>
          <w:color w:val="000000" w:themeColor="text1"/>
        </w:rPr>
        <w:t xml:space="preserve">D </w:t>
      </w:r>
      <w:r w:rsidR="003D3845" w:rsidRPr="004D1231">
        <w:rPr>
          <w:rFonts w:ascii="Times New Roman" w:hAnsi="Times New Roman" w:cs="Times New Roman"/>
          <w:color w:val="000000" w:themeColor="text1"/>
        </w:rPr>
        <w:t xml:space="preserve">and </w:t>
      </w:r>
      <w:r w:rsidR="00C56BAA" w:rsidRPr="004D1231">
        <w:rPr>
          <w:rFonts w:ascii="Times New Roman" w:hAnsi="Times New Roman" w:cs="Times New Roman"/>
          <w:color w:val="000000" w:themeColor="text1"/>
        </w:rPr>
        <w:t xml:space="preserve">Appendix Table </w:t>
      </w:r>
      <w:r w:rsidR="004B056E" w:rsidRPr="004D1231">
        <w:rPr>
          <w:rFonts w:ascii="Times New Roman" w:hAnsi="Times New Roman" w:cs="Times New Roman"/>
          <w:color w:val="000000" w:themeColor="text1"/>
        </w:rPr>
        <w:t>S</w:t>
      </w:r>
      <w:r w:rsidR="00C56BAA" w:rsidRPr="004D1231">
        <w:rPr>
          <w:rFonts w:ascii="Times New Roman" w:hAnsi="Times New Roman" w:cs="Times New Roman"/>
          <w:color w:val="000000" w:themeColor="text1"/>
        </w:rPr>
        <w:t>1</w:t>
      </w:r>
      <w:r w:rsidR="003A6E27" w:rsidRPr="004D1231">
        <w:rPr>
          <w:rFonts w:ascii="Times New Roman" w:hAnsi="Times New Roman" w:cs="Times New Roman"/>
          <w:color w:val="000000" w:themeColor="text1"/>
        </w:rPr>
        <w:t>).</w:t>
      </w:r>
      <w:r w:rsidRPr="004D1231">
        <w:rPr>
          <w:rFonts w:ascii="Times New Roman" w:hAnsi="Times New Roman" w:cs="Times New Roman"/>
          <w:color w:val="000000" w:themeColor="text1"/>
        </w:rPr>
        <w:t xml:space="preserve"> This suggests that CDKAL1 dysfunction may promote albuminuria through mechanisms independent of imp</w:t>
      </w:r>
      <w:r w:rsidRPr="006E4CFD">
        <w:rPr>
          <w:rFonts w:ascii="Times New Roman" w:hAnsi="Times New Roman" w:cs="Times New Roman"/>
          <w:color w:val="000000"/>
        </w:rPr>
        <w:t xml:space="preserve">aired insulin secretion. </w:t>
      </w:r>
      <w:r w:rsidRPr="006E4CFD">
        <w:rPr>
          <w:rFonts w:ascii="Times New Roman" w:hAnsi="Times New Roman" w:cs="Times New Roman"/>
          <w:color w:val="000000" w:themeColor="text1"/>
        </w:rPr>
        <w:t xml:space="preserve">We previously reported that </w:t>
      </w:r>
      <w:r w:rsidRPr="006E4CFD">
        <w:rPr>
          <w:rFonts w:ascii="Times New Roman" w:hAnsi="Times New Roman" w:cs="Times New Roman"/>
          <w:i/>
          <w:color w:val="000000" w:themeColor="text1"/>
        </w:rPr>
        <w:t>Cdkal1</w:t>
      </w:r>
      <w:r w:rsidRPr="006E4CFD">
        <w:rPr>
          <w:rFonts w:ascii="Times New Roman" w:hAnsi="Times New Roman" w:cs="Times New Roman"/>
          <w:color w:val="000000" w:themeColor="text1"/>
        </w:rPr>
        <w:t xml:space="preserve"> KO mice and humans with risk alleles show</w:t>
      </w:r>
      <w:r w:rsidRPr="006E4CFD">
        <w:rPr>
          <w:rFonts w:ascii="Times New Roman" w:hAnsi="Times New Roman" w:cs="Times New Roman"/>
          <w:color w:val="000000"/>
        </w:rPr>
        <w:t xml:space="preserve"> lower </w:t>
      </w:r>
      <w:r w:rsidRPr="006E4CFD">
        <w:rPr>
          <w:rFonts w:ascii="Times New Roman" w:hAnsi="Times New Roman" w:cs="Times New Roman"/>
          <w:color w:val="000000"/>
        </w:rPr>
        <w:lastRenderedPageBreak/>
        <w:t>insulin secretion</w:t>
      </w:r>
      <w:r w:rsidRPr="006E4CFD">
        <w:rPr>
          <w:rFonts w:ascii="Times New Roman" w:hAnsi="Times New Roman" w:cs="Times New Roman"/>
          <w:color w:val="000000" w:themeColor="text1"/>
        </w:rPr>
        <w:t xml:space="preserve">, because of reduced translation and enhanced </w:t>
      </w:r>
      <w:r w:rsidRPr="006E4CFD">
        <w:rPr>
          <w:rFonts w:ascii="Times New Roman" w:hAnsi="Times New Roman" w:cs="Times New Roman"/>
          <w:color w:val="000000"/>
        </w:rPr>
        <w:t>mistranslation</w:t>
      </w:r>
      <w:r w:rsidRPr="006E4CFD">
        <w:rPr>
          <w:rFonts w:ascii="Times New Roman" w:hAnsi="Times New Roman" w:cs="Times New Roman"/>
          <w:color w:val="000000" w:themeColor="text1"/>
        </w:rPr>
        <w:t xml:space="preserve"> of insulin </w:t>
      </w:r>
      <w:r w:rsidRPr="006E4CFD">
        <w:rPr>
          <w:rFonts w:ascii="Times New Roman" w:hAnsi="Times New Roman" w:cs="Times New Roman"/>
          <w:color w:val="000000" w:themeColor="text1"/>
        </w:rPr>
        <w:fldChar w:fldCharType="begin">
          <w:fldData xml:space="preserve">PEVuZE5vdGU+PENpdGU+PEF1dGhvcj5XZWk8L0F1dGhvcj48WWVhcj4yMDExPC9ZZWFyPjxSZWNO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</w:fldData>
        </w:fldChar>
      </w:r>
      <w:r w:rsidR="00291CBB" w:rsidRPr="006E4CFD">
        <w:rPr>
          <w:rFonts w:ascii="Times New Roman" w:hAnsi="Times New Roman" w:cs="Times New Roman"/>
          <w:color w:val="000000" w:themeColor="text1"/>
        </w:rPr>
        <w:instrText xml:space="preserve"> ADDIN EN.CITE </w:instrText>
      </w:r>
      <w:r w:rsidR="00291CBB" w:rsidRPr="006E4CFD">
        <w:rPr>
          <w:rFonts w:ascii="Times New Roman" w:hAnsi="Times New Roman" w:cs="Times New Roman"/>
          <w:color w:val="000000" w:themeColor="text1"/>
        </w:rPr>
        <w:fldChar w:fldCharType="begin">
          <w:fldData xml:space="preserve">PEVuZE5vdGU+PENpdGU+PEF1dGhvcj5XZWk8L0F1dGhvcj48WWVhcj4yMDExPC9ZZWFyPjxSZWNO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</w:fldData>
        </w:fldChar>
      </w:r>
      <w:r w:rsidR="00291CBB" w:rsidRPr="006E4CFD">
        <w:rPr>
          <w:rFonts w:ascii="Times New Roman" w:hAnsi="Times New Roman" w:cs="Times New Roman"/>
          <w:color w:val="000000" w:themeColor="text1"/>
        </w:rPr>
        <w:instrText xml:space="preserve"> ADDIN EN.CITE.DATA </w:instrText>
      </w:r>
      <w:r w:rsidR="00291CBB" w:rsidRPr="006E4CFD">
        <w:rPr>
          <w:rFonts w:ascii="Times New Roman" w:hAnsi="Times New Roman" w:cs="Times New Roman"/>
          <w:color w:val="000000" w:themeColor="text1"/>
        </w:rPr>
      </w:r>
      <w:r w:rsidR="00291CBB"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00291CBB" w:rsidRPr="006E4CFD">
        <w:rPr>
          <w:rFonts w:ascii="Times New Roman" w:hAnsi="Times New Roman" w:cs="Times New Roman"/>
          <w:noProof/>
          <w:color w:val="000000" w:themeColor="text1"/>
        </w:rPr>
        <w:t>(Wei</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2011; Xie</w:t>
      </w:r>
      <w:r w:rsidR="00291CBB" w:rsidRPr="006E4CFD">
        <w:rPr>
          <w:rFonts w:ascii="Times New Roman" w:hAnsi="Times New Roman" w:cs="Times New Roman"/>
          <w:i/>
          <w:noProof/>
          <w:color w:val="000000" w:themeColor="text1"/>
        </w:rPr>
        <w:t xml:space="preserve"> et al</w:t>
      </w:r>
      <w:r w:rsidR="00291CBB" w:rsidRPr="006E4CFD">
        <w:rPr>
          <w:rFonts w:ascii="Times New Roman" w:hAnsi="Times New Roman" w:cs="Times New Roman"/>
          <w:noProof/>
          <w:color w:val="000000" w:themeColor="text1"/>
        </w:rPr>
        <w:t>, 2013)</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By contrast, in the present study, we found no differences in insulin production or secretion between the risk allele group and the non-risk group</w:t>
      </w:r>
      <w:r w:rsidRPr="006E4CFD">
        <w:rPr>
          <w:rFonts w:ascii="Times New Roman" w:hAnsi="Times New Roman" w:cs="Times New Roman"/>
          <w:color w:val="000000"/>
        </w:rPr>
        <w:t xml:space="preserve"> of patients with DM (</w:t>
      </w:r>
      <w:r w:rsidR="00050887" w:rsidRPr="00CB0F0E">
        <w:rPr>
          <w:rFonts w:ascii="Times New Roman" w:hAnsi="Times New Roman" w:cs="Times New Roman"/>
          <w:color w:val="FF0000"/>
        </w:rPr>
        <w:t xml:space="preserve">Fig. </w:t>
      </w:r>
      <w:r w:rsidR="00D345AD" w:rsidRPr="00050887">
        <w:rPr>
          <w:rFonts w:ascii="Times New Roman" w:hAnsi="Times New Roman" w:cs="Times New Roman"/>
          <w:color w:val="000000" w:themeColor="text1"/>
        </w:rPr>
        <w:t>EV5C,</w:t>
      </w:r>
      <w:r w:rsidR="00352184" w:rsidRPr="00050887">
        <w:rPr>
          <w:rFonts w:ascii="Times New Roman" w:hAnsi="Times New Roman" w:cs="Times New Roman"/>
          <w:color w:val="000000" w:themeColor="text1"/>
        </w:rPr>
        <w:t xml:space="preserve"> </w:t>
      </w:r>
      <w:r w:rsidR="00D345AD" w:rsidRPr="00050887">
        <w:rPr>
          <w:rFonts w:ascii="Times New Roman" w:hAnsi="Times New Roman" w:cs="Times New Roman"/>
          <w:color w:val="000000" w:themeColor="text1"/>
        </w:rPr>
        <w:t>D</w:t>
      </w:r>
      <w:r w:rsidRPr="00050887">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This discrepancy may be explained by </w:t>
      </w:r>
      <w:r w:rsidRPr="006E4CFD">
        <w:rPr>
          <w:rFonts w:ascii="Times New Roman" w:hAnsi="Times New Roman" w:cs="Times New Roman"/>
          <w:color w:val="000000"/>
        </w:rPr>
        <w:t>the participants in the clinical study ha</w:t>
      </w:r>
      <w:r w:rsidRPr="006E4CFD">
        <w:rPr>
          <w:rFonts w:ascii="Times New Roman" w:hAnsi="Times New Roman" w:cs="Times New Roman"/>
          <w:color w:val="000000" w:themeColor="text1"/>
        </w:rPr>
        <w:t xml:space="preserve">ving a relatively short duration of diabetes (a mean of 9 years). </w:t>
      </w:r>
      <w:r w:rsidRPr="006E4CFD">
        <w:rPr>
          <w:rFonts w:ascii="Times New Roman" w:hAnsi="Times New Roman" w:cs="Times New Roman"/>
          <w:color w:val="000000"/>
        </w:rPr>
        <w:t xml:space="preserve">Overall, our preliminary </w:t>
      </w:r>
      <w:r w:rsidR="005C2B40" w:rsidRPr="006E4CFD">
        <w:rPr>
          <w:rFonts w:ascii="Times New Roman" w:hAnsi="Times New Roman" w:cs="Times New Roman"/>
          <w:color w:val="000000"/>
        </w:rPr>
        <w:t xml:space="preserve">human </w:t>
      </w:r>
      <w:r w:rsidRPr="006E4CFD">
        <w:rPr>
          <w:rFonts w:ascii="Times New Roman" w:hAnsi="Times New Roman" w:cs="Times New Roman"/>
          <w:color w:val="000000"/>
        </w:rPr>
        <w:t xml:space="preserve">data suggest that </w:t>
      </w:r>
      <w:r w:rsidRPr="006E4CFD">
        <w:rPr>
          <w:rFonts w:ascii="Times New Roman" w:hAnsi="Times New Roman" w:cs="Times New Roman"/>
          <w:i/>
          <w:iCs/>
          <w:color w:val="000000" w:themeColor="text1"/>
        </w:rPr>
        <w:t>C</w:t>
      </w:r>
      <w:r w:rsidR="005C2B40" w:rsidRPr="006E4CFD">
        <w:rPr>
          <w:rFonts w:ascii="Times New Roman" w:hAnsi="Times New Roman" w:cs="Times New Roman"/>
          <w:i/>
          <w:iCs/>
          <w:color w:val="000000" w:themeColor="text1"/>
        </w:rPr>
        <w:t>DKAL1</w:t>
      </w:r>
      <w:r w:rsidRPr="006E4CFD">
        <w:rPr>
          <w:rFonts w:ascii="Times New Roman" w:hAnsi="Times New Roman" w:cs="Times New Roman"/>
          <w:color w:val="000000" w:themeColor="text1"/>
        </w:rPr>
        <w:t xml:space="preserve"> variants </w:t>
      </w:r>
      <w:r w:rsidRPr="006E4CFD">
        <w:rPr>
          <w:rFonts w:ascii="Times New Roman" w:hAnsi="Times New Roman" w:cs="Times New Roman"/>
          <w:color w:val="000000"/>
        </w:rPr>
        <w:t xml:space="preserve">may contribute directly to </w:t>
      </w:r>
      <w:r w:rsidRPr="006E4CFD">
        <w:rPr>
          <w:rFonts w:ascii="Times New Roman" w:hAnsi="Times New Roman" w:cs="Times New Roman"/>
          <w:color w:val="000000" w:themeColor="text1"/>
        </w:rPr>
        <w:t>promote podocyte dysfunction and accelerate the progression of CKD, providing an important basis for a future large-scale human study.</w:t>
      </w:r>
    </w:p>
    <w:p w14:paraId="68A79288" w14:textId="78D0001B" w:rsidR="00A5106F" w:rsidRPr="006E4CFD" w:rsidRDefault="00833659" w:rsidP="003B7FAF">
      <w:pPr>
        <w:pStyle w:val="NormalWeb"/>
        <w:spacing w:before="0" w:beforeAutospacing="0" w:after="0" w:afterAutospacing="0" w:line="360" w:lineRule="auto"/>
        <w:ind w:firstLine="839"/>
        <w:rPr>
          <w:rFonts w:ascii="Times New Roman" w:hAnsi="Times New Roman" w:cs="Times New Roman"/>
          <w:color w:val="000000" w:themeColor="text1"/>
        </w:rPr>
      </w:pPr>
      <w:r w:rsidRPr="006E4CFD">
        <w:rPr>
          <w:rFonts w:ascii="Times New Roman" w:hAnsi="Times New Roman" w:cs="Times New Roman"/>
          <w:color w:val="000000" w:themeColor="text1"/>
        </w:rPr>
        <w:t>The present</w:t>
      </w:r>
      <w:r w:rsidR="00826979" w:rsidRPr="006E4CFD">
        <w:rPr>
          <w:rFonts w:ascii="Times New Roman" w:hAnsi="Times New Roman" w:cs="Times New Roman"/>
          <w:color w:val="000000" w:themeColor="text1"/>
        </w:rPr>
        <w:t xml:space="preserve"> study </w:t>
      </w:r>
      <w:r w:rsidR="00247412" w:rsidRPr="006E4CFD">
        <w:rPr>
          <w:rFonts w:ascii="Times New Roman" w:hAnsi="Times New Roman" w:cs="Times New Roman"/>
          <w:color w:val="000000" w:themeColor="text1"/>
        </w:rPr>
        <w:t>ha</w:t>
      </w:r>
      <w:r w:rsidRPr="006E4CFD">
        <w:rPr>
          <w:rFonts w:ascii="Times New Roman" w:hAnsi="Times New Roman" w:cs="Times New Roman"/>
          <w:color w:val="000000" w:themeColor="text1"/>
        </w:rPr>
        <w:t>d</w:t>
      </w:r>
      <w:r w:rsidR="00247412" w:rsidRPr="006E4CFD">
        <w:rPr>
          <w:rFonts w:ascii="Times New Roman" w:hAnsi="Times New Roman" w:cs="Times New Roman"/>
          <w:color w:val="000000" w:themeColor="text1"/>
        </w:rPr>
        <w:t xml:space="preserve"> </w:t>
      </w:r>
      <w:r w:rsidR="00B04DB6" w:rsidRPr="006E4CFD">
        <w:rPr>
          <w:rFonts w:ascii="Times New Roman" w:hAnsi="Times New Roman" w:cs="Times New Roman"/>
          <w:color w:val="000000" w:themeColor="text1"/>
        </w:rPr>
        <w:t>several</w:t>
      </w:r>
      <w:r w:rsidR="00826979" w:rsidRPr="006E4CFD">
        <w:rPr>
          <w:rFonts w:ascii="Times New Roman" w:hAnsi="Times New Roman" w:cs="Times New Roman"/>
          <w:color w:val="000000" w:themeColor="text1"/>
        </w:rPr>
        <w:t xml:space="preserve"> limitations. First, t</w:t>
      </w:r>
      <w:r w:rsidR="007E245F" w:rsidRPr="006E4CFD">
        <w:rPr>
          <w:rFonts w:ascii="Times New Roman" w:hAnsi="Times New Roman" w:cs="Times New Roman"/>
          <w:color w:val="000000" w:themeColor="text1"/>
        </w:rPr>
        <w:t xml:space="preserve">hroughout most of the </w:t>
      </w:r>
      <w:r w:rsidRPr="006E4CFD">
        <w:rPr>
          <w:rFonts w:ascii="Times New Roman" w:hAnsi="Times New Roman" w:cs="Times New Roman"/>
          <w:color w:val="000000" w:themeColor="text1"/>
        </w:rPr>
        <w:t>present</w:t>
      </w:r>
      <w:r w:rsidR="00826979" w:rsidRPr="006E4CFD">
        <w:rPr>
          <w:rFonts w:ascii="Times New Roman" w:hAnsi="Times New Roman" w:cs="Times New Roman"/>
          <w:color w:val="000000" w:themeColor="text1"/>
        </w:rPr>
        <w:t xml:space="preserve"> study</w:t>
      </w:r>
      <w:r w:rsidRPr="006E4CFD">
        <w:rPr>
          <w:rFonts w:ascii="Times New Roman" w:hAnsi="Times New Roman" w:cs="Times New Roman"/>
          <w:color w:val="000000" w:themeColor="text1"/>
        </w:rPr>
        <w:t>, we</w:t>
      </w:r>
      <w:r w:rsidR="00826979" w:rsidRPr="006E4CFD">
        <w:rPr>
          <w:rFonts w:ascii="Times New Roman" w:hAnsi="Times New Roman" w:cs="Times New Roman"/>
          <w:color w:val="000000" w:themeColor="text1"/>
        </w:rPr>
        <w:t xml:space="preserve"> used mouse</w:t>
      </w:r>
      <w:r w:rsidR="002936E8" w:rsidRPr="006E4CFD">
        <w:rPr>
          <w:rFonts w:ascii="Times New Roman" w:hAnsi="Times New Roman" w:cs="Times New Roman"/>
          <w:color w:val="000000" w:themeColor="text1"/>
        </w:rPr>
        <w:t>-derived materials</w:t>
      </w:r>
      <w:r w:rsidRPr="006E4CFD">
        <w:rPr>
          <w:rFonts w:ascii="Times New Roman" w:hAnsi="Times New Roman" w:cs="Times New Roman"/>
          <w:color w:val="000000" w:themeColor="text1"/>
        </w:rPr>
        <w:t>,</w:t>
      </w:r>
      <w:r w:rsidR="002936E8"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rather than</w:t>
      </w:r>
      <w:r w:rsidR="00826979" w:rsidRPr="006E4CFD">
        <w:rPr>
          <w:rFonts w:ascii="Times New Roman" w:hAnsi="Times New Roman" w:cs="Times New Roman"/>
          <w:color w:val="000000" w:themeColor="text1"/>
        </w:rPr>
        <w:t xml:space="preserve"> human-derived material</w:t>
      </w:r>
      <w:r w:rsidR="002936E8" w:rsidRPr="006E4CFD">
        <w:rPr>
          <w:rFonts w:ascii="Times New Roman" w:hAnsi="Times New Roman" w:cs="Times New Roman"/>
          <w:color w:val="000000" w:themeColor="text1"/>
        </w:rPr>
        <w:t>s</w:t>
      </w:r>
      <w:r w:rsidRPr="006E4CFD">
        <w:rPr>
          <w:rFonts w:ascii="Times New Roman" w:hAnsi="Times New Roman" w:cs="Times New Roman"/>
          <w:color w:val="000000" w:themeColor="text1"/>
        </w:rPr>
        <w:t>,</w:t>
      </w:r>
      <w:r w:rsidR="00826979"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because obtaining the latter</w:t>
      </w:r>
      <w:r w:rsidR="00271392" w:rsidRPr="006E4CFD">
        <w:rPr>
          <w:rFonts w:ascii="Times New Roman" w:hAnsi="Times New Roman" w:cs="Times New Roman"/>
          <w:color w:val="000000" w:themeColor="text1"/>
        </w:rPr>
        <w:t xml:space="preserve"> </w:t>
      </w:r>
      <w:r w:rsidR="00247412" w:rsidRPr="006E4CFD">
        <w:rPr>
          <w:rFonts w:ascii="Times New Roman" w:hAnsi="Times New Roman" w:cs="Times New Roman"/>
          <w:color w:val="000000" w:themeColor="text1"/>
        </w:rPr>
        <w:t xml:space="preserve">would </w:t>
      </w:r>
      <w:r w:rsidR="00826979" w:rsidRPr="006E4CFD">
        <w:rPr>
          <w:rFonts w:ascii="Times New Roman" w:hAnsi="Times New Roman" w:cs="Times New Roman"/>
          <w:color w:val="000000" w:themeColor="text1"/>
        </w:rPr>
        <w:t xml:space="preserve">require </w:t>
      </w:r>
      <w:r w:rsidRPr="006E4CFD">
        <w:rPr>
          <w:rFonts w:ascii="Times New Roman" w:hAnsi="Times New Roman" w:cs="Times New Roman"/>
          <w:color w:val="000000" w:themeColor="text1"/>
        </w:rPr>
        <w:t xml:space="preserve">the </w:t>
      </w:r>
      <w:r w:rsidR="00826979" w:rsidRPr="006E4CFD">
        <w:rPr>
          <w:rFonts w:ascii="Times New Roman" w:hAnsi="Times New Roman" w:cs="Times New Roman"/>
          <w:color w:val="000000" w:themeColor="text1"/>
        </w:rPr>
        <w:t>biops</w:t>
      </w:r>
      <w:r w:rsidRPr="006E4CFD">
        <w:rPr>
          <w:rFonts w:ascii="Times New Roman" w:hAnsi="Times New Roman" w:cs="Times New Roman"/>
          <w:color w:val="000000" w:themeColor="text1"/>
        </w:rPr>
        <w:t>y</w:t>
      </w:r>
      <w:r w:rsidR="00826979"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o</w:t>
      </w:r>
      <w:r w:rsidR="00271392" w:rsidRPr="006E4CFD">
        <w:rPr>
          <w:rFonts w:ascii="Times New Roman" w:hAnsi="Times New Roman" w:cs="Times New Roman"/>
          <w:color w:val="000000" w:themeColor="text1"/>
        </w:rPr>
        <w:t>f</w:t>
      </w:r>
      <w:r w:rsidR="00826979" w:rsidRPr="006E4CFD">
        <w:rPr>
          <w:rFonts w:ascii="Times New Roman" w:hAnsi="Times New Roman" w:cs="Times New Roman"/>
          <w:color w:val="000000" w:themeColor="text1"/>
        </w:rPr>
        <w:t xml:space="preserve"> patient</w:t>
      </w:r>
      <w:r w:rsidRPr="006E4CFD">
        <w:rPr>
          <w:rFonts w:ascii="Times New Roman" w:hAnsi="Times New Roman" w:cs="Times New Roman"/>
          <w:color w:val="000000" w:themeColor="text1"/>
        </w:rPr>
        <w:t xml:space="preserve"> kidneys, which is highly invasive</w:t>
      </w:r>
      <w:r w:rsidR="00826979" w:rsidRPr="006E4CFD">
        <w:rPr>
          <w:rFonts w:ascii="Times New Roman" w:hAnsi="Times New Roman" w:cs="Times New Roman"/>
          <w:color w:val="000000" w:themeColor="text1"/>
        </w:rPr>
        <w:t xml:space="preserve">. In </w:t>
      </w:r>
      <w:r w:rsidRPr="006E4CFD">
        <w:rPr>
          <w:rFonts w:ascii="Times New Roman" w:hAnsi="Times New Roman" w:cs="Times New Roman"/>
          <w:color w:val="000000" w:themeColor="text1"/>
        </w:rPr>
        <w:t xml:space="preserve">the </w:t>
      </w:r>
      <w:r w:rsidR="00826979" w:rsidRPr="006E4CFD">
        <w:rPr>
          <w:rFonts w:ascii="Times New Roman" w:hAnsi="Times New Roman" w:cs="Times New Roman"/>
          <w:color w:val="000000" w:themeColor="text1"/>
        </w:rPr>
        <w:t xml:space="preserve">future, we </w:t>
      </w:r>
      <w:r w:rsidR="00247412" w:rsidRPr="006E4CFD">
        <w:rPr>
          <w:rFonts w:ascii="Times New Roman" w:hAnsi="Times New Roman" w:cs="Times New Roman"/>
          <w:color w:val="000000" w:themeColor="text1"/>
        </w:rPr>
        <w:t>w</w:t>
      </w:r>
      <w:r w:rsidRPr="006E4CFD">
        <w:rPr>
          <w:rFonts w:ascii="Times New Roman" w:hAnsi="Times New Roman" w:cs="Times New Roman"/>
          <w:color w:val="000000" w:themeColor="text1"/>
        </w:rPr>
        <w:t>ish</w:t>
      </w:r>
      <w:r w:rsidR="00247412" w:rsidRPr="006E4CFD">
        <w:rPr>
          <w:rFonts w:ascii="Times New Roman" w:hAnsi="Times New Roman" w:cs="Times New Roman"/>
          <w:color w:val="000000" w:themeColor="text1"/>
        </w:rPr>
        <w:t xml:space="preserve"> to </w:t>
      </w:r>
      <w:r w:rsidR="00826979" w:rsidRPr="006E4CFD">
        <w:rPr>
          <w:rFonts w:ascii="Times New Roman" w:hAnsi="Times New Roman" w:cs="Times New Roman"/>
          <w:color w:val="000000" w:themeColor="text1"/>
        </w:rPr>
        <w:t>conduct</w:t>
      </w:r>
      <w:r w:rsidR="00247412" w:rsidRPr="006E4CFD">
        <w:rPr>
          <w:rFonts w:ascii="Times New Roman" w:hAnsi="Times New Roman" w:cs="Times New Roman"/>
          <w:color w:val="000000" w:themeColor="text1"/>
        </w:rPr>
        <w:t xml:space="preserve"> a</w:t>
      </w:r>
      <w:r w:rsidR="00826979" w:rsidRPr="006E4CFD">
        <w:rPr>
          <w:rFonts w:ascii="Times New Roman" w:hAnsi="Times New Roman" w:cs="Times New Roman"/>
          <w:color w:val="000000" w:themeColor="text1"/>
        </w:rPr>
        <w:t xml:space="preserve"> clinical study to e</w:t>
      </w:r>
      <w:r w:rsidRPr="006E4CFD">
        <w:rPr>
          <w:rFonts w:ascii="Times New Roman" w:hAnsi="Times New Roman" w:cs="Times New Roman"/>
          <w:color w:val="000000" w:themeColor="text1"/>
        </w:rPr>
        <w:t>valuat</w:t>
      </w:r>
      <w:r w:rsidR="00826979" w:rsidRPr="006E4CFD">
        <w:rPr>
          <w:rFonts w:ascii="Times New Roman" w:hAnsi="Times New Roman" w:cs="Times New Roman"/>
          <w:color w:val="000000" w:themeColor="text1"/>
        </w:rPr>
        <w:t xml:space="preserve">e the </w:t>
      </w:r>
      <w:r w:rsidR="00FC5E5A" w:rsidRPr="006E4CFD">
        <w:rPr>
          <w:rFonts w:ascii="Times New Roman" w:hAnsi="Times New Roman" w:cs="Times New Roman"/>
          <w:color w:val="000000" w:themeColor="text1"/>
        </w:rPr>
        <w:t>causati</w:t>
      </w:r>
      <w:r w:rsidRPr="006E4CFD">
        <w:rPr>
          <w:rFonts w:ascii="Times New Roman" w:hAnsi="Times New Roman" w:cs="Times New Roman"/>
          <w:color w:val="000000" w:themeColor="text1"/>
        </w:rPr>
        <w:t>ve links</w:t>
      </w:r>
      <w:r w:rsidR="00FC5E5A" w:rsidRPr="006E4CFD">
        <w:rPr>
          <w:rFonts w:ascii="Times New Roman" w:hAnsi="Times New Roman" w:cs="Times New Roman"/>
          <w:color w:val="000000" w:themeColor="text1"/>
        </w:rPr>
        <w:t xml:space="preserve"> </w:t>
      </w:r>
      <w:r w:rsidR="00826979" w:rsidRPr="006E4CFD">
        <w:rPr>
          <w:rFonts w:ascii="Times New Roman" w:hAnsi="Times New Roman" w:cs="Times New Roman"/>
          <w:color w:val="000000" w:themeColor="text1"/>
        </w:rPr>
        <w:t xml:space="preserve">between </w:t>
      </w:r>
      <w:r w:rsidR="00826979" w:rsidRPr="006E4CFD">
        <w:rPr>
          <w:rFonts w:ascii="Times New Roman" w:hAnsi="Times New Roman" w:cs="Times New Roman"/>
          <w:i/>
          <w:iCs/>
          <w:color w:val="000000" w:themeColor="text1"/>
        </w:rPr>
        <w:t>CDKAL1</w:t>
      </w:r>
      <w:r w:rsidR="00826979" w:rsidRPr="006E4CFD">
        <w:rPr>
          <w:rFonts w:ascii="Times New Roman" w:hAnsi="Times New Roman" w:cs="Times New Roman"/>
          <w:color w:val="000000" w:themeColor="text1"/>
        </w:rPr>
        <w:t xml:space="preserve"> mutations and podocyte </w:t>
      </w:r>
      <w:r w:rsidR="00FC5E5A" w:rsidRPr="006E4CFD">
        <w:rPr>
          <w:rFonts w:ascii="Times New Roman" w:hAnsi="Times New Roman" w:cs="Times New Roman"/>
          <w:color w:val="000000" w:themeColor="text1"/>
        </w:rPr>
        <w:t>dys</w:t>
      </w:r>
      <w:r w:rsidR="00826979" w:rsidRPr="006E4CFD">
        <w:rPr>
          <w:rFonts w:ascii="Times New Roman" w:hAnsi="Times New Roman" w:cs="Times New Roman"/>
          <w:color w:val="000000" w:themeColor="text1"/>
        </w:rPr>
        <w:t xml:space="preserve">function </w:t>
      </w:r>
      <w:r w:rsidRPr="006E4CFD">
        <w:rPr>
          <w:rFonts w:ascii="Times New Roman" w:hAnsi="Times New Roman" w:cs="Times New Roman"/>
          <w:color w:val="000000" w:themeColor="text1"/>
        </w:rPr>
        <w:t>using</w:t>
      </w:r>
      <w:r w:rsidR="00FC5E5A" w:rsidRPr="006E4CFD">
        <w:rPr>
          <w:rFonts w:ascii="Times New Roman" w:hAnsi="Times New Roman" w:cs="Times New Roman"/>
          <w:color w:val="000000" w:themeColor="text1"/>
        </w:rPr>
        <w:t xml:space="preserve"> </w:t>
      </w:r>
      <w:r w:rsidR="00826979" w:rsidRPr="006E4CFD">
        <w:rPr>
          <w:rFonts w:ascii="Times New Roman" w:hAnsi="Times New Roman" w:cs="Times New Roman"/>
          <w:color w:val="000000" w:themeColor="text1"/>
        </w:rPr>
        <w:t>genetic and pathologic</w:t>
      </w:r>
      <w:r w:rsidRPr="006E4CFD">
        <w:rPr>
          <w:rFonts w:ascii="Times New Roman" w:hAnsi="Times New Roman" w:cs="Times New Roman"/>
          <w:color w:val="000000"/>
        </w:rPr>
        <w:t xml:space="preserve"> approaches</w:t>
      </w:r>
      <w:r w:rsidR="00271392"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and</w:t>
      </w:r>
      <w:r w:rsidR="00271392" w:rsidRPr="006E4CFD">
        <w:rPr>
          <w:rFonts w:ascii="Times New Roman" w:hAnsi="Times New Roman" w:cs="Times New Roman"/>
          <w:color w:val="000000" w:themeColor="text1"/>
        </w:rPr>
        <w:t xml:space="preserve"> human-derived materials</w:t>
      </w:r>
      <w:r w:rsidR="00826979" w:rsidRPr="006E4CFD">
        <w:rPr>
          <w:rFonts w:ascii="Times New Roman" w:hAnsi="Times New Roman" w:cs="Times New Roman"/>
          <w:color w:val="000000" w:themeColor="text1"/>
        </w:rPr>
        <w:t>.</w:t>
      </w:r>
      <w:r w:rsidR="00E724FB" w:rsidRPr="006E4CFD">
        <w:rPr>
          <w:rFonts w:ascii="Times New Roman" w:hAnsi="Times New Roman" w:cs="Times New Roman"/>
        </w:rPr>
        <w:t xml:space="preserve"> Second</w:t>
      </w:r>
      <w:r w:rsidRPr="006E4CFD">
        <w:rPr>
          <w:rFonts w:ascii="Times New Roman" w:hAnsi="Times New Roman" w:cs="Times New Roman"/>
        </w:rPr>
        <w:t xml:space="preserve">, </w:t>
      </w:r>
      <w:r w:rsidR="00E724FB" w:rsidRPr="006E4CFD">
        <w:rPr>
          <w:rFonts w:ascii="Times New Roman" w:hAnsi="Times New Roman" w:cs="Times New Roman"/>
          <w:color w:val="000000" w:themeColor="text1"/>
        </w:rPr>
        <w:t>further studies with a larger cohort</w:t>
      </w:r>
      <w:r w:rsidRPr="006E4CFD">
        <w:rPr>
          <w:rFonts w:ascii="Times New Roman" w:hAnsi="Times New Roman" w:cs="Times New Roman"/>
          <w:color w:val="000000"/>
        </w:rPr>
        <w:t xml:space="preserve"> and longer follow-up would be helpful to better understand the association between </w:t>
      </w:r>
      <w:r w:rsidR="00E724FB" w:rsidRPr="006E4CFD">
        <w:rPr>
          <w:rFonts w:ascii="Times New Roman" w:hAnsi="Times New Roman" w:cs="Times New Roman"/>
          <w:i/>
          <w:color w:val="000000" w:themeColor="text1"/>
        </w:rPr>
        <w:t>CDKAL1</w:t>
      </w:r>
      <w:r w:rsidR="00E724FB" w:rsidRPr="006E4CFD">
        <w:rPr>
          <w:rFonts w:ascii="Times New Roman" w:hAnsi="Times New Roman" w:cs="Times New Roman"/>
          <w:color w:val="000000" w:themeColor="text1"/>
        </w:rPr>
        <w:t xml:space="preserve"> variants and kidney function.</w:t>
      </w:r>
    </w:p>
    <w:p w14:paraId="5D2201B9" w14:textId="713E3030" w:rsidR="00621FB1" w:rsidRPr="006E4CFD" w:rsidRDefault="00833659" w:rsidP="003F0E0C">
      <w:pPr>
        <w:pStyle w:val="NormalWeb"/>
        <w:spacing w:before="0" w:beforeAutospacing="0" w:after="0" w:afterAutospacing="0" w:line="360" w:lineRule="auto"/>
        <w:ind w:firstLine="840"/>
        <w:rPr>
          <w:rStyle w:val="y2iqfc"/>
          <w:rFonts w:ascii="Times New Roman" w:hAnsi="Times New Roman" w:cs="Times New Roman"/>
          <w:color w:val="000000" w:themeColor="text1"/>
        </w:rPr>
      </w:pPr>
      <w:r w:rsidRPr="006E4CFD">
        <w:rPr>
          <w:rStyle w:val="y2iqfc"/>
          <w:rFonts w:ascii="Times New Roman" w:hAnsi="Times New Roman" w:cs="Times New Roman"/>
          <w:color w:val="000000" w:themeColor="text1"/>
        </w:rPr>
        <w:t xml:space="preserve">In conclusion, </w:t>
      </w:r>
      <w:r w:rsidR="005904F1" w:rsidRPr="006E4CFD">
        <w:rPr>
          <w:rStyle w:val="y2iqfc"/>
          <w:rFonts w:ascii="Times New Roman" w:hAnsi="Times New Roman" w:cs="Times New Roman"/>
          <w:color w:val="000000" w:themeColor="text1"/>
        </w:rPr>
        <w:t>we have</w:t>
      </w:r>
      <w:r w:rsidR="00FC5E5A" w:rsidRPr="006E4CFD">
        <w:rPr>
          <w:rStyle w:val="y2iqfc"/>
          <w:rFonts w:ascii="Times New Roman" w:hAnsi="Times New Roman" w:cs="Times New Roman"/>
          <w:color w:val="000000" w:themeColor="text1"/>
        </w:rPr>
        <w:t xml:space="preserve"> demonstrate</w:t>
      </w:r>
      <w:r w:rsidR="005904F1" w:rsidRPr="006E4CFD">
        <w:rPr>
          <w:rStyle w:val="y2iqfc"/>
          <w:rFonts w:ascii="Times New Roman" w:hAnsi="Times New Roman" w:cs="Times New Roman"/>
          <w:color w:val="000000" w:themeColor="text1"/>
        </w:rPr>
        <w:t>d</w:t>
      </w:r>
      <w:r w:rsidRPr="006E4CFD">
        <w:rPr>
          <w:rStyle w:val="y2iqfc"/>
          <w:rFonts w:ascii="Times New Roman" w:hAnsi="Times New Roman" w:cs="Times New Roman"/>
          <w:color w:val="000000" w:themeColor="text1"/>
        </w:rPr>
        <w:t xml:space="preserve"> that </w:t>
      </w:r>
      <w:r w:rsidR="005904F1" w:rsidRPr="006E4CFD">
        <w:rPr>
          <w:rStyle w:val="y2iqfc"/>
          <w:rFonts w:ascii="Times New Roman" w:hAnsi="Times New Roman" w:cs="Times New Roman"/>
          <w:color w:val="000000" w:themeColor="text1"/>
        </w:rPr>
        <w:t>a</w:t>
      </w:r>
      <w:r w:rsidRPr="006E4CFD">
        <w:rPr>
          <w:rStyle w:val="y2iqfc"/>
          <w:rFonts w:ascii="Times New Roman" w:hAnsi="Times New Roman" w:cs="Times New Roman"/>
          <w:color w:val="000000" w:themeColor="text1"/>
        </w:rPr>
        <w:t xml:space="preserve"> defect</w:t>
      </w:r>
      <w:r w:rsidRPr="006E4CFD">
        <w:rPr>
          <w:rStyle w:val="y2iqfc"/>
          <w:rFonts w:ascii="Times New Roman" w:hAnsi="Times New Roman" w:cs="Times New Roman"/>
          <w:color w:val="000000"/>
        </w:rPr>
        <w:t xml:space="preserve"> </w:t>
      </w:r>
      <w:r w:rsidR="005904F1" w:rsidRPr="006E4CFD">
        <w:rPr>
          <w:rStyle w:val="y2iqfc"/>
          <w:rFonts w:ascii="Times New Roman" w:hAnsi="Times New Roman" w:cs="Times New Roman"/>
          <w:color w:val="000000" w:themeColor="text1"/>
        </w:rPr>
        <w:t>in</w:t>
      </w:r>
      <w:r w:rsidR="00FC5E5A" w:rsidRPr="006E4CFD">
        <w:rPr>
          <w:rStyle w:val="y2iqfc"/>
          <w:rFonts w:ascii="Times New Roman" w:hAnsi="Times New Roman" w:cs="Times New Roman"/>
          <w:color w:val="000000" w:themeColor="text1"/>
        </w:rPr>
        <w:t xml:space="preserve"> </w:t>
      </w:r>
      <w:r w:rsidRPr="006E4CFD">
        <w:rPr>
          <w:rStyle w:val="y2iqfc"/>
          <w:rFonts w:ascii="Times New Roman" w:hAnsi="Times New Roman" w:cs="Times New Roman"/>
          <w:color w:val="000000" w:themeColor="text1"/>
        </w:rPr>
        <w:t>tRNA modification</w:t>
      </w:r>
      <w:r w:rsidR="004F08C8" w:rsidRPr="006E4CFD">
        <w:rPr>
          <w:rStyle w:val="y2iqfc"/>
          <w:rFonts w:ascii="Times New Roman" w:hAnsi="Times New Roman" w:cs="Times New Roman"/>
          <w:color w:val="000000" w:themeColor="text1"/>
        </w:rPr>
        <w:t xml:space="preserve"> reduces </w:t>
      </w:r>
      <w:r w:rsidR="007D7FEE" w:rsidRPr="006E4CFD">
        <w:rPr>
          <w:rStyle w:val="y2iqfc"/>
          <w:rFonts w:ascii="Times New Roman" w:hAnsi="Times New Roman" w:cs="Times New Roman"/>
          <w:color w:val="000000" w:themeColor="text1"/>
        </w:rPr>
        <w:t>lysine</w:t>
      </w:r>
      <w:r w:rsidR="004F08C8" w:rsidRPr="006E4CFD">
        <w:rPr>
          <w:rStyle w:val="y2iqfc"/>
          <w:rFonts w:ascii="Times New Roman" w:hAnsi="Times New Roman" w:cs="Times New Roman"/>
          <w:color w:val="000000" w:themeColor="text1"/>
        </w:rPr>
        <w:t xml:space="preserve"> translational efficiency, p</w:t>
      </w:r>
      <w:r w:rsidR="00FC5E5A" w:rsidRPr="006E4CFD">
        <w:rPr>
          <w:rStyle w:val="y2iqfc"/>
          <w:rFonts w:ascii="Times New Roman" w:hAnsi="Times New Roman" w:cs="Times New Roman"/>
          <w:color w:val="000000" w:themeColor="text1"/>
        </w:rPr>
        <w:t>romotes</w:t>
      </w:r>
      <w:r w:rsidRPr="006E4CFD">
        <w:rPr>
          <w:rStyle w:val="y2iqfc"/>
          <w:rFonts w:ascii="Times New Roman" w:hAnsi="Times New Roman" w:cs="Times New Roman"/>
          <w:color w:val="000000" w:themeColor="text1"/>
        </w:rPr>
        <w:t xml:space="preserve"> podocyte dysfunction</w:t>
      </w:r>
      <w:r w:rsidR="002936E8" w:rsidRPr="006E4CFD">
        <w:rPr>
          <w:rStyle w:val="y2iqfc"/>
          <w:rFonts w:ascii="Times New Roman" w:hAnsi="Times New Roman" w:cs="Times New Roman"/>
          <w:color w:val="000000" w:themeColor="text1"/>
        </w:rPr>
        <w:t>,</w:t>
      </w:r>
      <w:r w:rsidRPr="006E4CFD">
        <w:rPr>
          <w:rStyle w:val="y2iqfc"/>
          <w:rFonts w:ascii="Times New Roman" w:hAnsi="Times New Roman" w:cs="Times New Roman"/>
          <w:color w:val="000000" w:themeColor="text1"/>
        </w:rPr>
        <w:t xml:space="preserve"> and </w:t>
      </w:r>
      <w:r w:rsidR="005904F1" w:rsidRPr="006E4CFD">
        <w:rPr>
          <w:rStyle w:val="y2iqfc"/>
          <w:rFonts w:ascii="Times New Roman" w:hAnsi="Times New Roman" w:cs="Times New Roman"/>
          <w:color w:val="000000" w:themeColor="text1"/>
        </w:rPr>
        <w:t>accelerat</w:t>
      </w:r>
      <w:r w:rsidR="00FC5E5A" w:rsidRPr="006E4CFD">
        <w:rPr>
          <w:rStyle w:val="y2iqfc"/>
          <w:rFonts w:ascii="Times New Roman" w:hAnsi="Times New Roman" w:cs="Times New Roman"/>
          <w:color w:val="000000" w:themeColor="text1"/>
        </w:rPr>
        <w:t xml:space="preserve">es </w:t>
      </w:r>
      <w:r w:rsidR="005904F1" w:rsidRPr="006E4CFD">
        <w:rPr>
          <w:rStyle w:val="y2iqfc"/>
          <w:rFonts w:ascii="Times New Roman" w:hAnsi="Times New Roman" w:cs="Times New Roman"/>
          <w:color w:val="000000" w:themeColor="text1"/>
        </w:rPr>
        <w:t>the</w:t>
      </w:r>
      <w:r w:rsidRPr="006E4CFD">
        <w:rPr>
          <w:rStyle w:val="y2iqfc"/>
          <w:rFonts w:ascii="Times New Roman" w:hAnsi="Times New Roman" w:cs="Times New Roman"/>
          <w:color w:val="000000" w:themeColor="text1"/>
        </w:rPr>
        <w:t xml:space="preserve"> progression</w:t>
      </w:r>
      <w:r w:rsidR="005904F1" w:rsidRPr="006E4CFD">
        <w:rPr>
          <w:rStyle w:val="y2iqfc"/>
          <w:rFonts w:ascii="Times New Roman" w:hAnsi="Times New Roman" w:cs="Times New Roman"/>
          <w:color w:val="000000" w:themeColor="text1"/>
        </w:rPr>
        <w:t xml:space="preserve"> of CKD</w:t>
      </w:r>
      <w:r w:rsidRPr="006E4CFD">
        <w:rPr>
          <w:rStyle w:val="y2iqfc"/>
          <w:rFonts w:ascii="Times New Roman" w:hAnsi="Times New Roman" w:cs="Times New Roman"/>
          <w:color w:val="000000" w:themeColor="text1"/>
        </w:rPr>
        <w:t xml:space="preserve">. </w:t>
      </w:r>
      <w:r w:rsidR="006A32AE" w:rsidRPr="006E4CFD">
        <w:rPr>
          <w:rStyle w:val="y2iqfc"/>
          <w:rFonts w:ascii="Times New Roman" w:hAnsi="Times New Roman" w:cs="Times New Roman"/>
          <w:color w:val="000000" w:themeColor="text1"/>
        </w:rPr>
        <w:t xml:space="preserve">These findings present novel molecular mechanisms of CKD progression, paving the road towards reducing the numbers of patients </w:t>
      </w:r>
      <w:r w:rsidR="006A32AE" w:rsidRPr="006E4CFD">
        <w:rPr>
          <w:rFonts w:ascii="Times New Roman" w:hAnsi="Times New Roman" w:cs="Times New Roman"/>
          <w:color w:val="000000" w:themeColor="text1"/>
        </w:rPr>
        <w:t xml:space="preserve">waiting for </w:t>
      </w:r>
      <w:r w:rsidR="006A32AE" w:rsidRPr="006E4CFD">
        <w:rPr>
          <w:rStyle w:val="y2iqfc"/>
          <w:rFonts w:ascii="Times New Roman" w:hAnsi="Times New Roman" w:cs="Times New Roman"/>
          <w:color w:val="000000" w:themeColor="text1"/>
        </w:rPr>
        <w:t>renal replacement therapy.</w:t>
      </w:r>
    </w:p>
    <w:p w14:paraId="70E96051" w14:textId="77777777" w:rsidR="00B85EEE" w:rsidRPr="006E4CFD" w:rsidRDefault="00B85EEE" w:rsidP="00621FB1">
      <w:pPr>
        <w:pStyle w:val="NormalWeb"/>
        <w:spacing w:before="0" w:beforeAutospacing="0" w:after="0" w:afterAutospacing="0" w:line="360" w:lineRule="auto"/>
        <w:rPr>
          <w:rStyle w:val="y2iqfc"/>
          <w:rFonts w:ascii="Times New Roman" w:hAnsi="Times New Roman" w:cs="Times New Roman"/>
          <w:color w:val="000000" w:themeColor="text1"/>
        </w:rPr>
      </w:pPr>
    </w:p>
    <w:p w14:paraId="5041A65F" w14:textId="2BD04B66" w:rsidR="00621FB1" w:rsidRPr="006E4CFD" w:rsidRDefault="00833659" w:rsidP="00621FB1">
      <w:pPr>
        <w:pStyle w:val="NormalWeb"/>
        <w:spacing w:before="0" w:beforeAutospacing="0" w:after="0" w:afterAutospacing="0" w:line="360" w:lineRule="auto"/>
        <w:rPr>
          <w:rFonts w:ascii="Times New Roman" w:hAnsi="Times New Roman" w:cs="Times New Roman"/>
          <w:b/>
          <w:bCs/>
          <w:color w:val="000000" w:themeColor="text1"/>
        </w:rPr>
      </w:pPr>
      <w:r w:rsidRPr="006E4CFD">
        <w:rPr>
          <w:rFonts w:ascii="Times New Roman" w:hAnsi="Times New Roman" w:cs="Times New Roman"/>
          <w:b/>
          <w:bCs/>
          <w:color w:val="000000" w:themeColor="text1"/>
        </w:rPr>
        <w:t xml:space="preserve">Methods </w:t>
      </w:r>
    </w:p>
    <w:p w14:paraId="01986328" w14:textId="77777777" w:rsidR="00621FB1" w:rsidRPr="006E4CFD" w:rsidRDefault="00621FB1" w:rsidP="00621FB1">
      <w:pPr>
        <w:pStyle w:val="NormalWeb"/>
        <w:spacing w:before="0" w:beforeAutospacing="0" w:after="0" w:afterAutospacing="0" w:line="360" w:lineRule="auto"/>
        <w:rPr>
          <w:rFonts w:ascii="Times New Roman" w:hAnsi="Times New Roman" w:cs="Times New Roman"/>
          <w:b/>
          <w:bCs/>
          <w:color w:val="000000" w:themeColor="text1"/>
        </w:rPr>
      </w:pPr>
    </w:p>
    <w:p w14:paraId="4E20A470" w14:textId="77777777" w:rsidR="00621FB1" w:rsidRPr="006E4CFD" w:rsidRDefault="00833659" w:rsidP="003F17C9">
      <w:pPr>
        <w:spacing w:line="360" w:lineRule="auto"/>
        <w:rPr>
          <w:rFonts w:ascii="Times New Roman" w:hAnsi="Times New Roman" w:cs="Times New Roman"/>
          <w:b/>
          <w:bCs/>
          <w:i/>
          <w:iCs/>
          <w:color w:val="000000" w:themeColor="text1"/>
        </w:rPr>
      </w:pPr>
      <w:r w:rsidRPr="006E4CFD">
        <w:rPr>
          <w:rFonts w:ascii="Times New Roman" w:hAnsi="Times New Roman" w:cs="Times New Roman"/>
          <w:b/>
          <w:bCs/>
          <w:i/>
          <w:iCs/>
          <w:color w:val="000000" w:themeColor="text1"/>
        </w:rPr>
        <w:t>Transgenic mice, treatments, and 5/6 nephrectomy</w:t>
      </w:r>
    </w:p>
    <w:p w14:paraId="25F68994" w14:textId="4798A925" w:rsidR="00621FB1" w:rsidRPr="006E4CFD" w:rsidRDefault="00833659" w:rsidP="00AA2423">
      <w:pPr>
        <w:pStyle w:val="NormalWeb"/>
        <w:spacing w:before="0" w:beforeAutospacing="0" w:after="0" w:afterAutospacing="0" w:line="360" w:lineRule="auto"/>
        <w:rPr>
          <w:rFonts w:ascii="Times New Roman" w:hAnsi="Times New Roman" w:cs="Times New Roman"/>
          <w:color w:val="FF0000"/>
        </w:rPr>
      </w:pPr>
      <w:r w:rsidRPr="006E4CFD">
        <w:rPr>
          <w:rFonts w:ascii="Times New Roman" w:hAnsi="Times New Roman" w:cs="Times New Roman"/>
          <w:color w:val="000000" w:themeColor="text1"/>
        </w:rPr>
        <w:t xml:space="preserve">The mice were housed at 25°C under a 12-hour light/dark cycle, with free access to food and water. Floxed mice were previously generated by the insertion of loxP sequences to </w:t>
      </w:r>
      <w:r w:rsidRPr="006E4CFD">
        <w:rPr>
          <w:rFonts w:ascii="Times New Roman" w:hAnsi="Times New Roman" w:cs="Times New Roman"/>
          <w:color w:val="000000"/>
        </w:rPr>
        <w:t xml:space="preserve">flank exon 5 of the </w:t>
      </w:r>
      <w:r w:rsidRPr="006E4CFD">
        <w:rPr>
          <w:rFonts w:ascii="Times New Roman" w:hAnsi="Times New Roman" w:cs="Times New Roman"/>
          <w:i/>
          <w:iCs/>
          <w:color w:val="000000" w:themeColor="text1"/>
        </w:rPr>
        <w:t xml:space="preserve">Cdkal1 </w:t>
      </w:r>
      <w:r w:rsidRPr="006E4CFD">
        <w:rPr>
          <w:rFonts w:ascii="Times New Roman" w:hAnsi="Times New Roman" w:cs="Times New Roman"/>
          <w:color w:val="000000" w:themeColor="text1"/>
        </w:rPr>
        <w:t>gene</w:t>
      </w:r>
      <w:r w:rsidRPr="006E4CFD">
        <w:rPr>
          <w:rFonts w:ascii="Times New Roman" w:hAnsi="Times New Roman" w:cs="Times New Roman"/>
        </w:rPr>
        <w:t xml:space="preserve"> </w:t>
      </w:r>
      <w:r w:rsidRPr="006E4CFD">
        <w:rPr>
          <w:rFonts w:ascii="Times New Roman" w:hAnsi="Times New Roman" w:cs="Times New Roman"/>
          <w:color w:val="000000" w:themeColor="text1"/>
        </w:rPr>
        <w:fldChar w:fldCharType="begin">
          <w:fldData xml:space="preserve">PEVuZE5vdGU+PENpdGU+PEF1dGhvcj5XZWk8L0F1dGhvcj48WWVhcj4yMDExPC9ZZWFyPjxSZWNO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</w:fldData>
        </w:fldChar>
      </w:r>
      <w:r w:rsidRPr="006E4CFD">
        <w:rPr>
          <w:rFonts w:ascii="Times New Roman" w:hAnsi="Times New Roman" w:cs="Times New Roman"/>
          <w:color w:val="000000" w:themeColor="text1"/>
        </w:rPr>
        <w:instrText xml:space="preserve"> ADDIN EN.CITE </w:instrText>
      </w:r>
      <w:r w:rsidRPr="006E4CFD">
        <w:rPr>
          <w:rFonts w:ascii="Times New Roman" w:hAnsi="Times New Roman" w:cs="Times New Roman"/>
          <w:color w:val="000000" w:themeColor="text1"/>
        </w:rPr>
        <w:fldChar w:fldCharType="begin">
          <w:fldData xml:space="preserve">PEVuZE5vdGU+PENpdGU+PEF1dGhvcj5XZWk8L0F1dGhvcj48WWVhcj4yMDExPC9ZZWFyPjxSZWNO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</w:fldData>
        </w:fldChar>
      </w:r>
      <w:r w:rsidRPr="006E4CFD">
        <w:rPr>
          <w:rFonts w:ascii="Times New Roman" w:hAnsi="Times New Roman" w:cs="Times New Roman"/>
          <w:color w:val="000000" w:themeColor="text1"/>
        </w:rPr>
        <w:instrText xml:space="preserve"> ADDIN EN.CITE.DATA </w:instrText>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Pr="006E4CFD">
        <w:rPr>
          <w:rFonts w:ascii="Times New Roman" w:hAnsi="Times New Roman" w:cs="Times New Roman"/>
          <w:noProof/>
          <w:color w:val="000000" w:themeColor="text1"/>
        </w:rPr>
        <w:t>(Wei</w:t>
      </w:r>
      <w:r w:rsidRPr="006E4CFD">
        <w:rPr>
          <w:rFonts w:ascii="Times New Roman" w:hAnsi="Times New Roman" w:cs="Times New Roman"/>
          <w:i/>
          <w:noProof/>
          <w:color w:val="000000" w:themeColor="text1"/>
        </w:rPr>
        <w:t xml:space="preserve"> et al.</w:t>
      </w:r>
      <w:r w:rsidRPr="006E4CFD">
        <w:rPr>
          <w:rFonts w:ascii="Times New Roman" w:hAnsi="Times New Roman" w:cs="Times New Roman"/>
          <w:noProof/>
          <w:color w:val="000000" w:themeColor="text1"/>
        </w:rPr>
        <w:t>, 2011)</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Systemic </w:t>
      </w:r>
      <w:r w:rsidRPr="006E4CFD">
        <w:rPr>
          <w:rFonts w:ascii="Times New Roman" w:hAnsi="Times New Roman" w:cs="Times New Roman"/>
          <w:i/>
          <w:iCs/>
          <w:color w:val="000000" w:themeColor="text1"/>
        </w:rPr>
        <w:t xml:space="preserve">Cdkal1 </w:t>
      </w:r>
      <w:r w:rsidRPr="006E4CFD">
        <w:rPr>
          <w:rFonts w:ascii="Times New Roman" w:hAnsi="Times New Roman" w:cs="Times New Roman"/>
          <w:color w:val="000000" w:themeColor="text1"/>
        </w:rPr>
        <w:t>KO</w:t>
      </w:r>
      <w:r w:rsidRPr="006E4CFD">
        <w:rPr>
          <w:rFonts w:ascii="Times New Roman" w:hAnsi="Times New Roman" w:cs="Times New Roman"/>
          <w:i/>
          <w:iCs/>
          <w:color w:val="000000" w:themeColor="text1"/>
        </w:rPr>
        <w:t xml:space="preserve"> </w:t>
      </w:r>
      <w:r w:rsidRPr="006E4CFD">
        <w:rPr>
          <w:rFonts w:ascii="Times New Roman" w:hAnsi="Times New Roman" w:cs="Times New Roman"/>
          <w:color w:val="000000" w:themeColor="text1"/>
        </w:rPr>
        <w:t xml:space="preserve">mice were generated by mating the floxed mice with CAG-Cre mice provided by RIKEN, through the National Bioresource Project of the Ministry </w:t>
      </w:r>
      <w:r w:rsidRPr="006E4CFD">
        <w:rPr>
          <w:rFonts w:ascii="Times New Roman" w:hAnsi="Times New Roman" w:cs="Times New Roman"/>
          <w:color w:val="000000" w:themeColor="text1"/>
        </w:rPr>
        <w:lastRenderedPageBreak/>
        <w:t>of Education, Culture, Sports, Science</w:t>
      </w:r>
      <w:r w:rsidRPr="006E4CFD">
        <w:rPr>
          <w:rFonts w:ascii="Times New Roman" w:hAnsi="Times New Roman" w:cs="Times New Roman"/>
          <w:color w:val="000000"/>
        </w:rPr>
        <w:t xml:space="preserve"> and Technology (MEXT) </w:t>
      </w:r>
      <w:r w:rsidRPr="006E4CFD">
        <w:rPr>
          <w:rFonts w:ascii="Times New Roman" w:hAnsi="Times New Roman" w:cs="Times New Roman"/>
          <w:color w:val="000000" w:themeColor="text1"/>
        </w:rPr>
        <w:fldChar w:fldCharType="begin">
          <w:fldData xml:space="preserve">PEVuZE5vdGU+PENpdGU+PEF1dGhvcj5NYXRzdW11cmE8L0F1dGhvcj48WWVhcj4yMDA0PC9ZZWFy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==
</w:fldData>
        </w:fldChar>
      </w:r>
      <w:r w:rsidRPr="006E4CFD">
        <w:rPr>
          <w:rFonts w:ascii="Times New Roman" w:hAnsi="Times New Roman" w:cs="Times New Roman"/>
          <w:color w:val="000000" w:themeColor="text1"/>
        </w:rPr>
        <w:instrText xml:space="preserve"> ADDIN EN.CITE </w:instrText>
      </w:r>
      <w:r w:rsidRPr="006E4CFD">
        <w:rPr>
          <w:rFonts w:ascii="Times New Roman" w:hAnsi="Times New Roman" w:cs="Times New Roman"/>
          <w:color w:val="000000" w:themeColor="text1"/>
        </w:rPr>
        <w:fldChar w:fldCharType="begin">
          <w:fldData xml:space="preserve">PEVuZE5vdGU+PENpdGU+PEF1dGhvcj5NYXRzdW11cmE8L0F1dGhvcj48WWVhcj4yMDA0PC9ZZWFy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==
</w:fldData>
        </w:fldChar>
      </w:r>
      <w:r w:rsidRPr="006E4CFD">
        <w:rPr>
          <w:rFonts w:ascii="Times New Roman" w:hAnsi="Times New Roman" w:cs="Times New Roman"/>
          <w:color w:val="000000" w:themeColor="text1"/>
        </w:rPr>
        <w:instrText xml:space="preserve"> ADDIN EN.CITE.DATA </w:instrText>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Pr="006E4CFD">
        <w:rPr>
          <w:rFonts w:ascii="Times New Roman" w:hAnsi="Times New Roman" w:cs="Times New Roman"/>
          <w:noProof/>
          <w:color w:val="000000" w:themeColor="text1"/>
        </w:rPr>
        <w:t>(Matsumura</w:t>
      </w:r>
      <w:r w:rsidRPr="006E4CFD">
        <w:rPr>
          <w:rFonts w:ascii="Times New Roman" w:hAnsi="Times New Roman" w:cs="Times New Roman"/>
          <w:i/>
          <w:noProof/>
          <w:color w:val="000000" w:themeColor="text1"/>
        </w:rPr>
        <w:t xml:space="preserve"> et al</w:t>
      </w:r>
      <w:r w:rsidRPr="006E4CFD">
        <w:rPr>
          <w:rFonts w:ascii="Times New Roman" w:hAnsi="Times New Roman" w:cs="Times New Roman"/>
          <w:noProof/>
          <w:color w:val="000000" w:themeColor="text1"/>
        </w:rPr>
        <w:t>, 2004; Wei</w:t>
      </w:r>
      <w:r w:rsidRPr="006E4CFD">
        <w:rPr>
          <w:rFonts w:ascii="Times New Roman" w:hAnsi="Times New Roman" w:cs="Times New Roman"/>
          <w:i/>
          <w:noProof/>
          <w:color w:val="000000" w:themeColor="text1"/>
        </w:rPr>
        <w:t xml:space="preserve"> et al.</w:t>
      </w:r>
      <w:r w:rsidRPr="006E4CFD">
        <w:rPr>
          <w:rFonts w:ascii="Times New Roman" w:hAnsi="Times New Roman" w:cs="Times New Roman"/>
          <w:noProof/>
          <w:color w:val="000000" w:themeColor="text1"/>
        </w:rPr>
        <w:t>, 2011)</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To generate podocyte-specific </w:t>
      </w:r>
      <w:r w:rsidRPr="006E4CFD">
        <w:rPr>
          <w:rFonts w:ascii="Times New Roman" w:hAnsi="Times New Roman" w:cs="Times New Roman"/>
          <w:i/>
          <w:iCs/>
          <w:color w:val="000000" w:themeColor="text1"/>
        </w:rPr>
        <w:t>Cdkal1</w:t>
      </w:r>
      <w:r w:rsidRPr="006E4CFD">
        <w:rPr>
          <w:rFonts w:ascii="Times New Roman" w:hAnsi="Times New Roman" w:cs="Times New Roman"/>
          <w:color w:val="000000" w:themeColor="text1"/>
        </w:rPr>
        <w:t xml:space="preserve"> KO mice, floxed mice</w:t>
      </w:r>
      <w:r w:rsidRPr="006E4CFD">
        <w:rPr>
          <w:rFonts w:ascii="Times New Roman" w:hAnsi="Times New Roman" w:cs="Times New Roman"/>
          <w:i/>
          <w:iCs/>
          <w:color w:val="000000" w:themeColor="text1"/>
        </w:rPr>
        <w:t xml:space="preserve"> </w:t>
      </w:r>
      <w:r w:rsidRPr="006E4CFD">
        <w:rPr>
          <w:rFonts w:ascii="Times New Roman" w:hAnsi="Times New Roman" w:cs="Times New Roman"/>
          <w:color w:val="000000" w:themeColor="text1"/>
        </w:rPr>
        <w:t>were crossed with B6.Cg-Tg (</w:t>
      </w:r>
      <w:r w:rsidRPr="006E4CFD">
        <w:rPr>
          <w:rFonts w:ascii="Times New Roman" w:hAnsi="Times New Roman" w:cs="Times New Roman"/>
          <w:i/>
          <w:iCs/>
          <w:color w:val="000000" w:themeColor="text1"/>
        </w:rPr>
        <w:t>Nphs2</w:t>
      </w:r>
      <w:r w:rsidRPr="006E4CFD">
        <w:rPr>
          <w:rFonts w:ascii="Times New Roman" w:hAnsi="Times New Roman" w:cs="Times New Roman"/>
          <w:color w:val="000000" w:themeColor="text1"/>
        </w:rPr>
        <w:t>-Cre) 295</w:t>
      </w:r>
      <w:r w:rsidRPr="006E4CFD">
        <w:rPr>
          <w:rFonts w:ascii="Times New Roman" w:hAnsi="Times New Roman" w:cs="Times New Roman"/>
          <w:color w:val="000000"/>
        </w:rPr>
        <w:t xml:space="preserve">Lbh/J mice purchased from </w:t>
      </w:r>
      <w:r w:rsidRPr="006E4CFD">
        <w:rPr>
          <w:rFonts w:ascii="Times New Roman" w:hAnsi="Times New Roman" w:cs="Times New Roman"/>
          <w:color w:val="000000" w:themeColor="text1"/>
        </w:rPr>
        <w:t>the Jackson Laboratories</w:t>
      </w:r>
      <w:r w:rsidR="00175F35" w:rsidRPr="00E07DDB">
        <w:rPr>
          <w:rFonts w:ascii="Times New Roman" w:hAnsi="Times New Roman" w:cs="Times New Roman"/>
          <w:color w:val="000000" w:themeColor="text1"/>
        </w:rPr>
        <w:t xml:space="preserve"> (stock #</w:t>
      </w:r>
      <w:r w:rsidR="00EF127C">
        <w:rPr>
          <w:rFonts w:ascii="Times New Roman" w:hAnsi="Times New Roman" w:cs="Times New Roman"/>
          <w:color w:val="000000" w:themeColor="text1"/>
        </w:rPr>
        <w:t xml:space="preserve"> </w:t>
      </w:r>
      <w:r w:rsidR="00175F35" w:rsidRPr="00E07DDB">
        <w:rPr>
          <w:rFonts w:ascii="Times New Roman" w:hAnsi="Times New Roman" w:cs="Times New Roman"/>
          <w:color w:val="000000" w:themeColor="text1"/>
        </w:rPr>
        <w:t>008205</w:t>
      </w:r>
      <w:r w:rsidR="00175F35">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Before being used for experiments, these mice were backcrossed for three generations. Serum samples were collected from a tail vein and urine samples were collected during housing in metabolic cages (</w:t>
      </w:r>
      <w:r w:rsidRPr="006E4CFD">
        <w:rPr>
          <w:rFonts w:ascii="Times New Roman" w:eastAsia="Yu Gothic" w:hAnsi="Times New Roman" w:cs="Times New Roman"/>
          <w:color w:val="000000" w:themeColor="text1"/>
        </w:rPr>
        <w:t>Techniplast</w:t>
      </w:r>
      <w:r w:rsidRPr="006E4CFD">
        <w:rPr>
          <w:rFonts w:ascii="Times New Roman" w:hAnsi="Times New Roman" w:cs="Times New Roman"/>
          <w:color w:val="000000" w:themeColor="text1"/>
        </w:rPr>
        <w:t xml:space="preserve">) for 24 h. Serum creatinine and urine biochemical parameters were measured by SRL Laboratories </w:t>
      </w:r>
      <w:r w:rsidRPr="006E4CFD">
        <w:rPr>
          <w:rFonts w:ascii="Times New Roman" w:hAnsi="Times New Roman" w:cs="Times New Roman"/>
        </w:rPr>
        <w:t>(Tokyo, Japan)</w:t>
      </w:r>
      <w:r w:rsidRPr="006E4CFD">
        <w:rPr>
          <w:rFonts w:ascii="Times New Roman" w:hAnsi="Times New Roman" w:cs="Times New Roman"/>
          <w:color w:val="000000" w:themeColor="text1"/>
        </w:rPr>
        <w:t>.</w:t>
      </w:r>
      <w:r w:rsidR="00B07865"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 xml:space="preserve">Streptozotocin (STZ, Wako) was diluted to 40 mg/kg using saline and injected intraperitoneally into </w:t>
      </w:r>
      <w:r w:rsidRPr="006E4CFD">
        <w:rPr>
          <w:rFonts w:ascii="Times New Roman" w:eastAsia="Meiryo" w:hAnsi="Times New Roman" w:cs="Times New Roman"/>
          <w:color w:val="000000" w:themeColor="text1"/>
        </w:rPr>
        <w:t xml:space="preserve">8-week-old </w:t>
      </w:r>
      <w:r w:rsidRPr="006E4CFD">
        <w:rPr>
          <w:rFonts w:ascii="Times New Roman" w:hAnsi="Times New Roman" w:cs="Times New Roman"/>
          <w:color w:val="000000" w:themeColor="text1"/>
        </w:rPr>
        <w:t>mice on 5 conse</w:t>
      </w:r>
      <w:r w:rsidRPr="0030087B">
        <w:rPr>
          <w:rFonts w:ascii="Times New Roman" w:hAnsi="Times New Roman" w:cs="Times New Roman"/>
          <w:color w:val="000000" w:themeColor="text1"/>
        </w:rPr>
        <w:t xml:space="preserve">cutive days. </w:t>
      </w:r>
      <w:r w:rsidR="00B07865" w:rsidRPr="0030087B">
        <w:rPr>
          <w:rFonts w:ascii="Times New Roman" w:hAnsi="Times New Roman" w:cs="Times New Roman"/>
          <w:color w:val="000000" w:themeColor="text1"/>
        </w:rPr>
        <w:t xml:space="preserve">For glucose tolerance testing, mice were fasted for 7-hour (8:00 am to 3:00 pm), followed by </w:t>
      </w:r>
      <w:r w:rsidRPr="0030087B">
        <w:rPr>
          <w:rFonts w:ascii="Times New Roman" w:hAnsi="Times New Roman" w:cs="Times New Roman"/>
          <w:color w:val="000000" w:themeColor="text1"/>
        </w:rPr>
        <w:t>an intraperitoneal injection of glucose (1</w:t>
      </w:r>
      <w:r w:rsidR="00455187" w:rsidRPr="0030087B">
        <w:rPr>
          <w:rFonts w:ascii="Times New Roman" w:hAnsi="Times New Roman" w:cs="Times New Roman"/>
          <w:color w:val="000000" w:themeColor="text1"/>
        </w:rPr>
        <w:t xml:space="preserve"> </w:t>
      </w:r>
      <w:r w:rsidR="00B07865" w:rsidRPr="0030087B">
        <w:rPr>
          <w:rFonts w:ascii="Times New Roman" w:hAnsi="Times New Roman" w:cs="Times New Roman"/>
          <w:color w:val="000000" w:themeColor="text1"/>
        </w:rPr>
        <w:t>g/kg).</w:t>
      </w:r>
      <w:r w:rsidR="00B07865" w:rsidRPr="0030087B">
        <w:rPr>
          <w:rFonts w:ascii="Times New Roman" w:eastAsia="Meiryo" w:hAnsi="Times New Roman" w:cs="Times New Roman"/>
          <w:color w:val="000000" w:themeColor="text1"/>
        </w:rPr>
        <w:t xml:space="preserve"> Blood </w:t>
      </w:r>
      <w:r w:rsidR="00053F54" w:rsidRPr="0030087B">
        <w:rPr>
          <w:rFonts w:ascii="Times New Roman" w:eastAsia="Meiryo" w:hAnsi="Times New Roman" w:cs="Times New Roman"/>
          <w:color w:val="000000" w:themeColor="text1"/>
        </w:rPr>
        <w:t xml:space="preserve">samples were obtained </w:t>
      </w:r>
      <w:r w:rsidR="00053F54" w:rsidRPr="0030087B">
        <w:rPr>
          <w:rFonts w:ascii="Times New Roman" w:hAnsi="Times New Roman" w:cs="Times New Roman"/>
          <w:color w:val="000000" w:themeColor="text1"/>
        </w:rPr>
        <w:t>from the tail vein</w:t>
      </w:r>
      <w:r w:rsidR="00053F54" w:rsidRPr="0030087B">
        <w:rPr>
          <w:rFonts w:ascii="Times New Roman" w:eastAsia="Meiryo" w:hAnsi="Times New Roman" w:cs="Times New Roman"/>
          <w:color w:val="000000" w:themeColor="text1"/>
        </w:rPr>
        <w:t xml:space="preserve"> and </w:t>
      </w:r>
      <w:r w:rsidR="00B07865" w:rsidRPr="0030087B">
        <w:rPr>
          <w:rFonts w:ascii="Times New Roman" w:eastAsia="Meiryo" w:hAnsi="Times New Roman" w:cs="Times New Roman"/>
          <w:color w:val="000000" w:themeColor="text1"/>
        </w:rPr>
        <w:t>glucose level</w:t>
      </w:r>
      <w:r w:rsidRPr="0030087B">
        <w:rPr>
          <w:rFonts w:ascii="Times New Roman" w:eastAsia="Meiryo" w:hAnsi="Times New Roman" w:cs="Times New Roman"/>
          <w:color w:val="000000" w:themeColor="text1"/>
        </w:rPr>
        <w:t xml:space="preserve">s </w:t>
      </w:r>
      <w:r w:rsidR="00B07865" w:rsidRPr="0030087B">
        <w:rPr>
          <w:rFonts w:ascii="Times New Roman" w:eastAsia="Meiryo" w:hAnsi="Times New Roman" w:cs="Times New Roman"/>
          <w:color w:val="000000" w:themeColor="text1"/>
        </w:rPr>
        <w:t xml:space="preserve">were determined using a glucometer (ACCU-CHEK, Roche) </w:t>
      </w:r>
      <w:r w:rsidR="00AA2423" w:rsidRPr="0030087B">
        <w:rPr>
          <w:rFonts w:ascii="Times New Roman" w:hAnsi="Times New Roman" w:cs="Times New Roman"/>
          <w:color w:val="000000" w:themeColor="text1"/>
        </w:rPr>
        <w:fldChar w:fldCharType="begin">
          <w:fldData xml:space="preserve">PEVuZE5vdGU+PENpdGU+PEF1dGhvcj5NYXRzdXpha2E8L0F1dGhvcj48WWVhcj4yMDA0PC9ZZWFy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</w:fldData>
        </w:fldChar>
      </w:r>
      <w:r w:rsidR="00AA2423" w:rsidRPr="0030087B">
        <w:rPr>
          <w:rFonts w:ascii="Times New Roman" w:hAnsi="Times New Roman" w:cs="Times New Roman"/>
          <w:color w:val="000000" w:themeColor="text1"/>
        </w:rPr>
        <w:instrText xml:space="preserve"> ADDIN EN.CITE </w:instrText>
      </w:r>
      <w:r w:rsidR="00AA2423" w:rsidRPr="0030087B">
        <w:rPr>
          <w:rFonts w:ascii="Times New Roman" w:hAnsi="Times New Roman" w:cs="Times New Roman"/>
          <w:color w:val="000000" w:themeColor="text1"/>
        </w:rPr>
        <w:fldChar w:fldCharType="begin">
          <w:fldData xml:space="preserve">PEVuZE5vdGU+PENpdGU+PEF1dGhvcj5NYXRzdXpha2E8L0F1dGhvcj48WWVhcj4yMDA0PC9ZZWFy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</w:fldData>
        </w:fldChar>
      </w:r>
      <w:r w:rsidR="00AA2423" w:rsidRPr="0030087B">
        <w:rPr>
          <w:rFonts w:ascii="Times New Roman" w:hAnsi="Times New Roman" w:cs="Times New Roman"/>
          <w:color w:val="000000" w:themeColor="text1"/>
        </w:rPr>
        <w:instrText xml:space="preserve"> ADDIN EN.CITE.DATA </w:instrText>
      </w:r>
      <w:r w:rsidR="00AA2423" w:rsidRPr="0030087B">
        <w:rPr>
          <w:rFonts w:ascii="Times New Roman" w:hAnsi="Times New Roman" w:cs="Times New Roman"/>
          <w:color w:val="000000" w:themeColor="text1"/>
        </w:rPr>
      </w:r>
      <w:r w:rsidR="00AA2423" w:rsidRPr="0030087B">
        <w:rPr>
          <w:rFonts w:ascii="Times New Roman" w:hAnsi="Times New Roman" w:cs="Times New Roman"/>
          <w:color w:val="000000" w:themeColor="text1"/>
        </w:rPr>
        <w:fldChar w:fldCharType="end"/>
      </w:r>
      <w:r w:rsidR="00AA2423" w:rsidRPr="0030087B">
        <w:rPr>
          <w:rFonts w:ascii="Times New Roman" w:hAnsi="Times New Roman" w:cs="Times New Roman"/>
          <w:color w:val="000000" w:themeColor="text1"/>
        </w:rPr>
      </w:r>
      <w:r w:rsidR="00AA2423" w:rsidRPr="0030087B">
        <w:rPr>
          <w:rFonts w:ascii="Times New Roman" w:hAnsi="Times New Roman" w:cs="Times New Roman"/>
          <w:color w:val="000000" w:themeColor="text1"/>
        </w:rPr>
        <w:fldChar w:fldCharType="separate"/>
      </w:r>
      <w:r w:rsidR="00AA2423" w:rsidRPr="0030087B">
        <w:rPr>
          <w:rFonts w:ascii="Times New Roman" w:hAnsi="Times New Roman" w:cs="Times New Roman"/>
          <w:noProof/>
          <w:color w:val="000000" w:themeColor="text1"/>
        </w:rPr>
        <w:t>(Furman, 2021; Matsuzaka</w:t>
      </w:r>
      <w:r w:rsidR="00AA2423" w:rsidRPr="0030087B">
        <w:rPr>
          <w:rFonts w:ascii="Times New Roman" w:hAnsi="Times New Roman" w:cs="Times New Roman"/>
          <w:i/>
          <w:noProof/>
          <w:color w:val="000000" w:themeColor="text1"/>
        </w:rPr>
        <w:t xml:space="preserve"> et al</w:t>
      </w:r>
      <w:r w:rsidR="00AA2423" w:rsidRPr="0030087B">
        <w:rPr>
          <w:rFonts w:ascii="Times New Roman" w:hAnsi="Times New Roman" w:cs="Times New Roman"/>
          <w:noProof/>
          <w:color w:val="000000" w:themeColor="text1"/>
        </w:rPr>
        <w:t>, 2004)</w:t>
      </w:r>
      <w:r w:rsidR="00AA2423" w:rsidRPr="0030087B">
        <w:rPr>
          <w:rFonts w:ascii="Times New Roman" w:hAnsi="Times New Roman" w:cs="Times New Roman"/>
          <w:color w:val="000000" w:themeColor="text1"/>
        </w:rPr>
        <w:fldChar w:fldCharType="end"/>
      </w:r>
      <w:r w:rsidR="00AA2423" w:rsidRPr="0030087B">
        <w:rPr>
          <w:rFonts w:ascii="Times New Roman" w:hAnsi="Times New Roman" w:cs="Times New Roman"/>
          <w:color w:val="000000" w:themeColor="text1"/>
        </w:rPr>
        <w:t>.</w:t>
      </w:r>
      <w:r w:rsidR="00B07865" w:rsidRPr="0030087B">
        <w:rPr>
          <w:rFonts w:ascii="Times New Roman" w:hAnsi="Times New Roman" w:cs="Times New Roman"/>
          <w:color w:val="000000" w:themeColor="text1"/>
        </w:rPr>
        <w:t xml:space="preserve"> Serum insulin levels </w:t>
      </w:r>
      <w:r w:rsidRPr="0030087B">
        <w:rPr>
          <w:rFonts w:ascii="Times New Roman" w:hAnsi="Times New Roman" w:cs="Times New Roman"/>
          <w:color w:val="000000" w:themeColor="text1"/>
        </w:rPr>
        <w:t>were determined 30 min</w:t>
      </w:r>
      <w:r w:rsidR="00B07865" w:rsidRPr="0030087B">
        <w:rPr>
          <w:rFonts w:ascii="Times New Roman" w:hAnsi="Times New Roman" w:cs="Times New Roman"/>
          <w:color w:val="000000" w:themeColor="text1"/>
        </w:rPr>
        <w:t xml:space="preserve"> after the glucose challenge using an ELISA kit (LBIS Mouse Insulin ELISA Kit, Fujifilm).</w:t>
      </w:r>
      <w:r w:rsidR="00AA2423" w:rsidRPr="0030087B">
        <w:rPr>
          <w:rFonts w:ascii="Times New Roman" w:hAnsi="Times New Roman" w:cs="Times New Roman"/>
          <w:color w:val="000000" w:themeColor="text1"/>
        </w:rPr>
        <w:t xml:space="preserve"> </w:t>
      </w:r>
      <w:r w:rsidRPr="0030087B">
        <w:rPr>
          <w:rFonts w:ascii="Times New Roman" w:hAnsi="Times New Roman" w:cs="Times New Roman"/>
          <w:color w:val="000000" w:themeColor="text1"/>
        </w:rPr>
        <w:t>We confirmed that the blood glucose levels of t</w:t>
      </w:r>
      <w:r w:rsidRPr="006E4CFD">
        <w:rPr>
          <w:rFonts w:ascii="Times New Roman" w:hAnsi="Times New Roman" w:cs="Times New Roman"/>
          <w:color w:val="000000" w:themeColor="text1"/>
        </w:rPr>
        <w:t>he mice were &gt;350 mg/dL (19.4 mmol/L) on two occasions.</w:t>
      </w:r>
      <w:r w:rsidR="000F0FCD"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 xml:space="preserve">5/6 nephrectomy was performed according to a previous report </w:t>
      </w:r>
      <w:r w:rsidRPr="006E4CFD">
        <w:rPr>
          <w:rFonts w:ascii="Times New Roman" w:hAnsi="Times New Roman" w:cs="Times New Roman"/>
          <w:color w:val="000000" w:themeColor="text1"/>
        </w:rPr>
        <w:fldChar w:fldCharType="begin">
          <w:fldData xml:space="preserve">PEVuZE5vdGU+PENpdGU+PEF1dGhvcj5PaWthd2E8L0F1dGhvcj48WWVhcj4yMDEwPC9ZZWFyPjxS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</w:fldData>
        </w:fldChar>
      </w:r>
      <w:r w:rsidRPr="006E4CFD">
        <w:rPr>
          <w:rFonts w:ascii="Times New Roman" w:hAnsi="Times New Roman" w:cs="Times New Roman"/>
          <w:color w:val="000000" w:themeColor="text1"/>
        </w:rPr>
        <w:instrText xml:space="preserve"> ADDIN EN.CITE </w:instrText>
      </w:r>
      <w:r w:rsidRPr="006E4CFD">
        <w:rPr>
          <w:rFonts w:ascii="Times New Roman" w:hAnsi="Times New Roman" w:cs="Times New Roman"/>
          <w:color w:val="000000" w:themeColor="text1"/>
        </w:rPr>
        <w:fldChar w:fldCharType="begin">
          <w:fldData xml:space="preserve">PEVuZE5vdGU+PENpdGU+PEF1dGhvcj5PaWthd2E8L0F1dGhvcj48WWVhcj4yMDEwPC9ZZWFyPjxS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</w:fldData>
        </w:fldChar>
      </w:r>
      <w:r w:rsidRPr="006E4CFD">
        <w:rPr>
          <w:rFonts w:ascii="Times New Roman" w:hAnsi="Times New Roman" w:cs="Times New Roman"/>
          <w:color w:val="000000" w:themeColor="text1"/>
        </w:rPr>
        <w:instrText xml:space="preserve"> ADDIN EN.CITE.DATA </w:instrText>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Pr="006E4CFD">
        <w:rPr>
          <w:rFonts w:ascii="Times New Roman" w:hAnsi="Times New Roman" w:cs="Times New Roman"/>
          <w:noProof/>
          <w:color w:val="000000" w:themeColor="text1"/>
        </w:rPr>
        <w:t>(Oikawa</w:t>
      </w:r>
      <w:r w:rsidRPr="006E4CFD">
        <w:rPr>
          <w:rFonts w:ascii="Times New Roman" w:hAnsi="Times New Roman" w:cs="Times New Roman"/>
          <w:i/>
          <w:noProof/>
          <w:color w:val="000000" w:themeColor="text1"/>
        </w:rPr>
        <w:t xml:space="preserve"> et al</w:t>
      </w:r>
      <w:r w:rsidRPr="006E4CFD">
        <w:rPr>
          <w:rFonts w:ascii="Times New Roman" w:hAnsi="Times New Roman" w:cs="Times New Roman"/>
          <w:noProof/>
          <w:color w:val="000000" w:themeColor="text1"/>
        </w:rPr>
        <w:t>, 2010)</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in 8-week-old floxed mice, systemic </w:t>
      </w:r>
      <w:r w:rsidRPr="006E4CFD">
        <w:rPr>
          <w:rFonts w:ascii="Times New Roman" w:hAnsi="Times New Roman" w:cs="Times New Roman"/>
          <w:i/>
          <w:iCs/>
          <w:color w:val="000000" w:themeColor="text1"/>
        </w:rPr>
        <w:t xml:space="preserve">Cdkal1 </w:t>
      </w:r>
      <w:r w:rsidRPr="006E4CFD">
        <w:rPr>
          <w:rFonts w:ascii="Times New Roman" w:hAnsi="Times New Roman" w:cs="Times New Roman"/>
          <w:color w:val="000000" w:themeColor="text1"/>
        </w:rPr>
        <w:t xml:space="preserve">KO mice, and podocyte-specific </w:t>
      </w:r>
      <w:r w:rsidRPr="006E4CFD">
        <w:rPr>
          <w:rFonts w:ascii="Times New Roman" w:hAnsi="Times New Roman" w:cs="Times New Roman"/>
          <w:i/>
          <w:iCs/>
          <w:color w:val="000000" w:themeColor="text1"/>
        </w:rPr>
        <w:t>Cdkal1</w:t>
      </w:r>
      <w:r w:rsidRPr="006E4CFD">
        <w:rPr>
          <w:rFonts w:ascii="Times New Roman" w:hAnsi="Times New Roman" w:cs="Times New Roman"/>
          <w:color w:val="000000" w:themeColor="text1"/>
        </w:rPr>
        <w:t xml:space="preserve"> KO mice. We performed </w:t>
      </w:r>
      <w:r w:rsidRPr="006E4CFD">
        <w:rPr>
          <w:rFonts w:ascii="Times New Roman" w:hAnsi="Times New Roman" w:cs="Times New Roman"/>
          <w:color w:val="000000"/>
        </w:rPr>
        <w:t>right</w:t>
      </w:r>
      <w:r w:rsidRPr="006E4CFD">
        <w:rPr>
          <w:rFonts w:ascii="Times New Roman" w:hAnsi="Times New Roman" w:cs="Times New Roman"/>
          <w:color w:val="000000" w:themeColor="text1"/>
        </w:rPr>
        <w:t xml:space="preserve">-sided nephrectomy, followed by </w:t>
      </w:r>
      <w:r w:rsidRPr="006E4CFD">
        <w:rPr>
          <w:rFonts w:ascii="Times New Roman" w:hAnsi="Times New Roman" w:cs="Times New Roman"/>
          <w:color w:val="000000"/>
        </w:rPr>
        <w:t>left</w:t>
      </w:r>
      <w:r w:rsidRPr="006E4CFD">
        <w:rPr>
          <w:rFonts w:ascii="Times New Roman" w:hAnsi="Times New Roman" w:cs="Times New Roman"/>
          <w:color w:val="000000" w:themeColor="text1"/>
        </w:rPr>
        <w:t xml:space="preserve">-sided 2/3 nephrectomy 2 weeks later. The procedures were performed under anesthesia with medetomidine hydrochloride (Fujifilm) 0.3 mg/kg, midazolam (Maruishi Pharmaceuticals) 4 mg/kg, butorphanol (Meiji Pharmaceuticals) 5 mg/kg, and atipamezole (Zenoaq) 0.75 mg/kg. To collect glomeruli, </w:t>
      </w:r>
      <w:r w:rsidRPr="006E4CFD">
        <w:rPr>
          <w:rFonts w:ascii="Times New Roman" w:eastAsiaTheme="minorEastAsia" w:hAnsi="Times New Roman" w:cs="Times New Roman"/>
          <w:color w:val="000000" w:themeColor="text1"/>
        </w:rPr>
        <w:t xml:space="preserve">20-week-old mice were sacrificed and their kidneys were collected. After mincing of the kidneys, </w:t>
      </w:r>
      <w:r w:rsidRPr="006E4CFD">
        <w:rPr>
          <w:rFonts w:ascii="Times New Roman" w:hAnsi="Times New Roman" w:cs="Times New Roman"/>
          <w:color w:val="000000" w:themeColor="text1"/>
        </w:rPr>
        <w:t xml:space="preserve">we used stainless steel sieves (150, 106, and 45 </w:t>
      </w:r>
      <w:r w:rsidRPr="006E4CFD">
        <w:rPr>
          <w:rFonts w:ascii="Symbol" w:hAnsi="Symbol" w:cs="Times New Roman"/>
          <w:color w:val="000000" w:themeColor="text1"/>
        </w:rPr>
        <w:sym w:font="Symbol" w:char="F06D"/>
      </w:r>
      <w:r w:rsidRPr="006E4CFD">
        <w:rPr>
          <w:rFonts w:ascii="Times New Roman" w:hAnsi="Times New Roman" w:cs="Times New Roman"/>
          <w:color w:val="000000" w:themeColor="text1"/>
        </w:rPr>
        <w:t xml:space="preserve">m) (SANPO) to collect the glomeruli, as previously described </w:t>
      </w:r>
      <w:r w:rsidRPr="006E4CFD">
        <w:rPr>
          <w:rFonts w:ascii="Times New Roman" w:hAnsi="Times New Roman" w:cs="Times New Roman"/>
          <w:color w:val="000000" w:themeColor="text1"/>
        </w:rPr>
        <w:fldChar w:fldCharType="begin">
          <w:fldData xml:space="preserve">PEVuZE5vdGU+PENpdGU+PEF1dGhvcj5XYW5nPC9BdXRob3I+PFllYXI+MjAxOTwvWWVhcj48UmVj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</w:fldData>
        </w:fldChar>
      </w:r>
      <w:r w:rsidR="00BF0A51" w:rsidRPr="006E4CFD">
        <w:rPr>
          <w:rFonts w:ascii="Times New Roman" w:hAnsi="Times New Roman" w:cs="Times New Roman"/>
          <w:color w:val="000000" w:themeColor="text1"/>
        </w:rPr>
        <w:instrText xml:space="preserve"> ADDIN EN.CITE </w:instrText>
      </w:r>
      <w:r w:rsidR="00BF0A51" w:rsidRPr="006E4CFD">
        <w:rPr>
          <w:rFonts w:ascii="Times New Roman" w:hAnsi="Times New Roman" w:cs="Times New Roman"/>
          <w:color w:val="000000" w:themeColor="text1"/>
        </w:rPr>
        <w:fldChar w:fldCharType="begin">
          <w:fldData xml:space="preserve">PEVuZE5vdGU+PENpdGU+PEF1dGhvcj5XYW5nPC9BdXRob3I+PFllYXI+MjAxOTwvWWVhcj48UmVj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</w:fldData>
        </w:fldChar>
      </w:r>
      <w:r w:rsidR="00BF0A51" w:rsidRPr="006E4CFD">
        <w:rPr>
          <w:rFonts w:ascii="Times New Roman" w:hAnsi="Times New Roman" w:cs="Times New Roman"/>
          <w:color w:val="000000" w:themeColor="text1"/>
        </w:rPr>
        <w:instrText xml:space="preserve"> ADDIN EN.CITE.DATA </w:instrText>
      </w:r>
      <w:r w:rsidR="00BF0A51" w:rsidRPr="006E4CFD">
        <w:rPr>
          <w:rFonts w:ascii="Times New Roman" w:hAnsi="Times New Roman" w:cs="Times New Roman"/>
          <w:color w:val="000000" w:themeColor="text1"/>
        </w:rPr>
      </w:r>
      <w:r w:rsidR="00BF0A51"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00BF0A51" w:rsidRPr="006E4CFD">
        <w:rPr>
          <w:rFonts w:ascii="Times New Roman" w:hAnsi="Times New Roman" w:cs="Times New Roman"/>
          <w:noProof/>
          <w:color w:val="000000" w:themeColor="text1"/>
        </w:rPr>
        <w:t>(Wang</w:t>
      </w:r>
      <w:r w:rsidR="00BF0A51" w:rsidRPr="006E4CFD">
        <w:rPr>
          <w:rFonts w:ascii="Times New Roman" w:hAnsi="Times New Roman" w:cs="Times New Roman"/>
          <w:i/>
          <w:noProof/>
          <w:color w:val="000000" w:themeColor="text1"/>
        </w:rPr>
        <w:t xml:space="preserve"> et al.</w:t>
      </w:r>
      <w:r w:rsidR="00BF0A51" w:rsidRPr="006E4CFD">
        <w:rPr>
          <w:rFonts w:ascii="Times New Roman" w:hAnsi="Times New Roman" w:cs="Times New Roman"/>
          <w:noProof/>
          <w:color w:val="000000" w:themeColor="text1"/>
        </w:rPr>
        <w:t>, 2019)</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w:t>
      </w:r>
    </w:p>
    <w:p w14:paraId="7E08C87B" w14:textId="77777777" w:rsidR="00621FB1" w:rsidRPr="006E4CFD" w:rsidRDefault="00621FB1" w:rsidP="00621FB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ascii="Times New Roman" w:eastAsiaTheme="minorEastAsia" w:hAnsi="Times New Roman" w:cs="Times New Roman"/>
          <w:color w:val="000000" w:themeColor="text1"/>
        </w:rPr>
      </w:pPr>
    </w:p>
    <w:p w14:paraId="32000F18" w14:textId="77777777" w:rsidR="00621FB1" w:rsidRPr="006E4CFD" w:rsidRDefault="00833659" w:rsidP="00621FB1">
      <w:pPr>
        <w:pStyle w:val="NormalWeb"/>
        <w:spacing w:before="0" w:beforeAutospacing="0" w:after="0" w:afterAutospacing="0" w:line="360" w:lineRule="auto"/>
        <w:rPr>
          <w:rFonts w:ascii="Times New Roman" w:hAnsi="Times New Roman" w:cs="Times New Roman"/>
          <w:b/>
          <w:bCs/>
          <w:i/>
          <w:iCs/>
          <w:color w:val="000000" w:themeColor="text1"/>
        </w:rPr>
      </w:pPr>
      <w:r w:rsidRPr="006E4CFD">
        <w:rPr>
          <w:rFonts w:ascii="Times New Roman" w:hAnsi="Times New Roman" w:cs="Times New Roman"/>
          <w:b/>
          <w:bCs/>
          <w:i/>
          <w:iCs/>
          <w:color w:val="000000" w:themeColor="text1"/>
        </w:rPr>
        <w:t>Immunofluorescence</w:t>
      </w:r>
    </w:p>
    <w:p w14:paraId="474FE1A9" w14:textId="1A4CE34E" w:rsidR="00621FB1" w:rsidRPr="006E4CFD" w:rsidRDefault="00833659" w:rsidP="00621FB1">
      <w:pPr>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 xml:space="preserve">After sacrifice, the kidneys of mice were collected, snap-frozen in </w:t>
      </w:r>
      <w:r w:rsidRPr="006E4CFD">
        <w:rPr>
          <w:rFonts w:ascii="Times New Roman" w:hAnsi="Times New Roman" w:cs="Times New Roman"/>
          <w:color w:val="000000"/>
        </w:rPr>
        <w:t xml:space="preserve">optimal cutting temperature compound (Tissue-Tek), and fixed in ice-cold acetone for 5 min. </w:t>
      </w:r>
      <w:r w:rsidRPr="006E4CFD">
        <w:rPr>
          <w:rFonts w:ascii="Times New Roman" w:hAnsi="Times New Roman" w:cs="Times New Roman"/>
          <w:color w:val="000000" w:themeColor="text1"/>
        </w:rPr>
        <w:t xml:space="preserve">The sections were cut at 4 </w:t>
      </w:r>
      <w:r w:rsidRPr="006E4CFD">
        <w:rPr>
          <w:rFonts w:ascii="Symbol" w:hAnsi="Symbol" w:cs="Times New Roman"/>
          <w:color w:val="000000" w:themeColor="text1"/>
        </w:rPr>
        <w:sym w:font="Symbol" w:char="F06D"/>
      </w:r>
      <w:r w:rsidRPr="006E4CFD">
        <w:rPr>
          <w:rFonts w:ascii="Times New Roman" w:hAnsi="Times New Roman" w:cs="Times New Roman"/>
          <w:color w:val="000000" w:themeColor="text1"/>
        </w:rPr>
        <w:t xml:space="preserve">m using </w:t>
      </w:r>
      <w:r w:rsidRPr="006E4CFD">
        <w:rPr>
          <w:rFonts w:ascii="Times New Roman" w:hAnsi="Times New Roman" w:cs="Times New Roman"/>
          <w:color w:val="000000" w:themeColor="text1"/>
        </w:rPr>
        <w:lastRenderedPageBreak/>
        <w:t>a cryostat (Leica, CM1510S), washed three times with PBS (Gibco), and incubated in Blocking solution (Blocking One Histo, Nacalai Tesque) for 30 min at room temperature. For CDKAL1 single immunostaining, the sections were washed three times with PBS at room temperature, rabbit anti-CDKAL1 polyclonal antibody (1:75, Proteintech) was added, and the sections were incubated overnight at 4°C. The following day, secondary goat anti-rabbit Alexa 647 (1:200, Invitrogen) antibody was added, and the sections were incubated for 1 hour at RT in the dark. For double immunostaining, the sections were incubated overnight at 4°C with a goat anti-αSMA polyclonal antibody (1:100, Gene Tex) and a rabbit anti-CDKAL1 polyclonal antibody (1:75, Proteintech). The next day, secondary donkey anti-goat Alexa 488 (1:200, Invitrogen) and goat anti-rabbit Alexa 647 (1:200, Invitrogen) antibodies were added, and the sections were incubated for 1 hour at RT in the dark. For the concomitant staining for podocin/CDKAL1 and CD31/CDKAL1, FlexAble CoraLite Plus 488 (Proteintech, 1</w:t>
      </w:r>
      <w:r w:rsidRPr="006E4CFD">
        <w:rPr>
          <w:rFonts w:ascii="Times New Roman" w:hAnsi="Times New Roman" w:cs="Times New Roman"/>
          <w:color w:val="FF0000"/>
        </w:rPr>
        <w:t xml:space="preserve"> </w:t>
      </w:r>
      <w:r w:rsidRPr="006E4CFD">
        <w:rPr>
          <w:rFonts w:ascii="Times New Roman" w:hAnsi="Times New Roman" w:cs="Times New Roman"/>
          <w:color w:val="000000" w:themeColor="text1"/>
        </w:rPr>
        <w:t>μL) and FlexAble CoraLite Plus 647 (Proteintech, 3.5</w:t>
      </w:r>
      <w:r w:rsidRPr="006E4CFD">
        <w:rPr>
          <w:rFonts w:ascii="Times New Roman" w:hAnsi="Times New Roman" w:cs="Times New Roman"/>
          <w:color w:val="FF0000"/>
        </w:rPr>
        <w:t xml:space="preserve"> </w:t>
      </w:r>
      <w:r w:rsidRPr="006E4CFD">
        <w:rPr>
          <w:rFonts w:ascii="Times New Roman" w:hAnsi="Times New Roman" w:cs="Times New Roman"/>
          <w:color w:val="000000" w:themeColor="text1"/>
        </w:rPr>
        <w:t>μ</w:t>
      </w:r>
      <w:r w:rsidR="00BC2613" w:rsidRPr="006E4CFD">
        <w:rPr>
          <w:rFonts w:ascii="Times New Roman" w:hAnsi="Times New Roman" w:cs="Times New Roman"/>
          <w:color w:val="000000" w:themeColor="text1"/>
        </w:rPr>
        <w:t xml:space="preserve">L </w:t>
      </w:r>
      <w:r w:rsidRPr="006E4CFD">
        <w:rPr>
          <w:rFonts w:ascii="Times New Roman" w:hAnsi="Times New Roman" w:cs="Times New Roman"/>
          <w:color w:val="000000" w:themeColor="text1"/>
        </w:rPr>
        <w:t>) kits were used with rabbit anti-Podocin (0.5 μg, Sigma</w:t>
      </w:r>
      <w:r w:rsidRPr="006E4CFD">
        <w:rPr>
          <w:rFonts w:ascii="Times New Roman" w:hAnsi="Times New Roman" w:cs="Times New Roman"/>
        </w:rPr>
        <w:t>–Aldrich</w:t>
      </w:r>
      <w:r w:rsidRPr="006E4CFD">
        <w:rPr>
          <w:rFonts w:ascii="Times New Roman" w:hAnsi="Times New Roman" w:cs="Times New Roman"/>
          <w:color w:val="000000" w:themeColor="text1"/>
        </w:rPr>
        <w:t xml:space="preserve">) and anti-CDKAL1 (1.75 </w:t>
      </w:r>
      <w:r w:rsidRPr="006E4CFD">
        <w:rPr>
          <w:rFonts w:ascii="Symbol" w:hAnsi="Symbol" w:cs="Times New Roman"/>
          <w:color w:val="000000" w:themeColor="text1"/>
        </w:rPr>
        <w:sym w:font="Symbol" w:char="F06D"/>
      </w:r>
      <w:r w:rsidRPr="006E4CFD">
        <w:rPr>
          <w:rFonts w:ascii="Times New Roman" w:hAnsi="Times New Roman" w:cs="Times New Roman"/>
          <w:color w:val="000000" w:themeColor="text1"/>
        </w:rPr>
        <w:t xml:space="preserve">g, Proteintech) antibodies, respectively. Similarly, FlexAble CoraLite Plus 488 (Proteintech, 1 </w:t>
      </w:r>
      <w:r w:rsidRPr="006E4CFD">
        <w:rPr>
          <w:rFonts w:ascii="Symbol" w:hAnsi="Symbol" w:cs="Times New Roman"/>
          <w:color w:val="000000" w:themeColor="text1"/>
        </w:rPr>
        <w:sym w:font="Symbol" w:char="F06D"/>
      </w:r>
      <w:r w:rsidRPr="006E4CFD">
        <w:rPr>
          <w:rFonts w:ascii="Times New Roman" w:hAnsi="Times New Roman" w:cs="Times New Roman"/>
          <w:color w:val="000000" w:themeColor="text1"/>
        </w:rPr>
        <w:t>L) and FlexAble CoraLite Plus 647 (Proteintech, 4.2</w:t>
      </w:r>
      <w:r w:rsidRPr="006E4CFD">
        <w:rPr>
          <w:rFonts w:ascii="Times New Roman" w:hAnsi="Times New Roman" w:cs="Times New Roman"/>
          <w:color w:val="FF0000"/>
        </w:rPr>
        <w:t xml:space="preserve"> </w:t>
      </w:r>
      <w:r w:rsidRPr="006E4CFD">
        <w:rPr>
          <w:rFonts w:ascii="Symbol" w:hAnsi="Symbol" w:cs="Times New Roman"/>
          <w:color w:val="000000" w:themeColor="text1"/>
        </w:rPr>
        <w:sym w:font="Symbol" w:char="F06D"/>
      </w:r>
      <w:r w:rsidRPr="006E4CFD">
        <w:rPr>
          <w:rFonts w:ascii="Times New Roman" w:hAnsi="Times New Roman" w:cs="Times New Roman"/>
          <w:color w:val="000000" w:themeColor="text1"/>
        </w:rPr>
        <w:t xml:space="preserve">L) kits were used with rabbit anti-CD31 (0.5 </w:t>
      </w:r>
      <w:r w:rsidRPr="006E4CFD">
        <w:rPr>
          <w:rFonts w:ascii="Symbol" w:hAnsi="Symbol" w:cs="Times New Roman"/>
          <w:color w:val="000000" w:themeColor="text1"/>
        </w:rPr>
        <w:sym w:font="Symbol" w:char="F06D"/>
      </w:r>
      <w:r w:rsidRPr="006E4CFD">
        <w:rPr>
          <w:rFonts w:ascii="Times New Roman" w:hAnsi="Times New Roman" w:cs="Times New Roman"/>
          <w:color w:val="000000" w:themeColor="text1"/>
        </w:rPr>
        <w:t xml:space="preserve">g, Abcam) and anti-CDKAL1 (3 </w:t>
      </w:r>
      <w:r w:rsidRPr="006E4CFD">
        <w:rPr>
          <w:rFonts w:ascii="Symbol" w:hAnsi="Symbol" w:cs="Times New Roman"/>
          <w:color w:val="000000" w:themeColor="text1"/>
        </w:rPr>
        <w:sym w:font="Symbol" w:char="F06D"/>
      </w:r>
      <w:r w:rsidRPr="006E4CFD">
        <w:rPr>
          <w:rFonts w:ascii="Times New Roman" w:hAnsi="Times New Roman" w:cs="Times New Roman"/>
          <w:color w:val="000000" w:themeColor="text1"/>
        </w:rPr>
        <w:t>g, Proteintech) antibodies, respectively, and the sections were incubated for 2 h at RT. The FlexAble CoraLite kits were used according to the manufacturer’s instructions. Microscopic images were obtained using a confocal laser scanning microscope (Olympus, FV3000).</w:t>
      </w:r>
    </w:p>
    <w:p w14:paraId="5E90F758" w14:textId="77777777" w:rsidR="00621FB1" w:rsidRPr="006E4CFD" w:rsidRDefault="00621FB1" w:rsidP="00621FB1">
      <w:pPr>
        <w:spacing w:line="360" w:lineRule="auto"/>
        <w:rPr>
          <w:rFonts w:ascii="Times New Roman" w:hAnsi="Times New Roman" w:cs="Times New Roman"/>
          <w:b/>
          <w:bCs/>
          <w:color w:val="000000" w:themeColor="text1"/>
        </w:rPr>
      </w:pPr>
    </w:p>
    <w:p w14:paraId="7A6DDAD5" w14:textId="77777777" w:rsidR="00621FB1" w:rsidRPr="006E4CFD" w:rsidRDefault="00833659" w:rsidP="00621FB1">
      <w:pPr>
        <w:spacing w:line="360" w:lineRule="auto"/>
        <w:rPr>
          <w:rFonts w:ascii="Times New Roman" w:hAnsi="Times New Roman" w:cs="Times New Roman"/>
          <w:b/>
          <w:bCs/>
          <w:i/>
          <w:iCs/>
          <w:color w:val="000000" w:themeColor="text1"/>
        </w:rPr>
      </w:pPr>
      <w:r w:rsidRPr="006E4CFD">
        <w:rPr>
          <w:rFonts w:ascii="Times New Roman" w:hAnsi="Times New Roman" w:cs="Times New Roman"/>
          <w:b/>
          <w:bCs/>
          <w:i/>
          <w:iCs/>
          <w:color w:val="000000" w:themeColor="text1"/>
        </w:rPr>
        <w:t>Examination of the foot processes of podocytes by transmission electron microscopy</w:t>
      </w:r>
    </w:p>
    <w:p w14:paraId="637124D9" w14:textId="5BEDE9DC" w:rsidR="00621FB1" w:rsidRPr="0030087B" w:rsidRDefault="00833659" w:rsidP="00621FB1">
      <w:pPr>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 xml:space="preserve">Under deep anesthesia induced by isoflurane inhalation, mice were fixed by perfusion through the </w:t>
      </w:r>
      <w:r w:rsidRPr="006E4CFD">
        <w:rPr>
          <w:rFonts w:ascii="Times New Roman" w:hAnsi="Times New Roman" w:cs="Times New Roman"/>
        </w:rPr>
        <w:t>ascending</w:t>
      </w:r>
      <w:r w:rsidRPr="006E4CFD">
        <w:rPr>
          <w:rFonts w:ascii="Times New Roman" w:hAnsi="Times New Roman" w:cs="Times New Roman"/>
          <w:color w:val="000000" w:themeColor="text1"/>
        </w:rPr>
        <w:t xml:space="preserve"> aorta using 2% paraformaldehyde (PFA) and 2.5% glutaraldehyde in 0.1 M phosphate buffer. </w:t>
      </w:r>
      <w:r w:rsidRPr="006E4CFD">
        <w:rPr>
          <w:rFonts w:ascii="Times New Roman" w:hAnsi="Times New Roman" w:cs="Times New Roman"/>
        </w:rPr>
        <w:t>Their kidneys were trimmed into 1</w:t>
      </w:r>
      <w:r w:rsidRPr="006E4CFD">
        <w:rPr>
          <w:rFonts w:ascii="Times New Roman" w:hAnsi="Times New Roman" w:cs="Times New Roman"/>
          <w:strike/>
          <w:color w:val="000000" w:themeColor="text1"/>
        </w:rPr>
        <w:t>-</w:t>
      </w:r>
      <w:r w:rsidRPr="006E4CFD">
        <w:rPr>
          <w:rFonts w:ascii="Times New Roman" w:hAnsi="Times New Roman" w:cs="Times New Roman"/>
        </w:rPr>
        <w:t xml:space="preserve">mm³ cubes. </w:t>
      </w:r>
      <w:r w:rsidRPr="006E4CFD">
        <w:rPr>
          <w:rFonts w:ascii="Times New Roman" w:hAnsi="Times New Roman" w:cs="Times New Roman"/>
          <w:color w:val="000000" w:themeColor="text1"/>
        </w:rPr>
        <w:t xml:space="preserve">Post-fixation was performed with 1% OsO₄ in 0.1 M phosphate buffer on ice for 1 hour. The tissue blocks were stained with 1.5% uranyl acetate, dehydrated through a graded ethanol series, and infiltrated with propylene oxide. Ultrathin sections (65-nm thick) were cut using an ultramicrotome (Leica, EM UC7) and stained with 1.5% uranium </w:t>
      </w:r>
      <w:r w:rsidRPr="006E4CFD">
        <w:rPr>
          <w:rFonts w:ascii="Times New Roman" w:hAnsi="Times New Roman" w:cs="Times New Roman"/>
          <w:color w:val="000000" w:themeColor="text1"/>
        </w:rPr>
        <w:lastRenderedPageBreak/>
        <w:t>acetate and lead citrate. Images were captured using a transmission electron microscope (</w:t>
      </w:r>
      <w:r w:rsidRPr="006E4CFD">
        <w:rPr>
          <w:rFonts w:ascii="Times New Roman" w:hAnsi="Times New Roman" w:cs="Times New Roman"/>
          <w:color w:val="000000"/>
        </w:rPr>
        <w:t>Hitachi</w:t>
      </w:r>
      <w:r w:rsidRPr="006E4CFD">
        <w:rPr>
          <w:rFonts w:ascii="Times New Roman" w:hAnsi="Times New Roman" w:cs="Times New Roman"/>
          <w:color w:val="000000" w:themeColor="text1"/>
        </w:rPr>
        <w:t>, HT7700</w:t>
      </w:r>
      <w:r w:rsidRPr="0030087B">
        <w:rPr>
          <w:rFonts w:ascii="Times New Roman" w:hAnsi="Times New Roman" w:cs="Times New Roman"/>
          <w:color w:val="000000" w:themeColor="text1"/>
        </w:rPr>
        <w:t xml:space="preserve">). The effacement of podocytes was assessed by quantifying the number of foot processes per 100 μm of glomerular basement membrane using ImageJ (1.53v; NIH) </w:t>
      </w:r>
      <w:r w:rsidRPr="0030087B">
        <w:rPr>
          <w:rFonts w:ascii="Times New Roman" w:hAnsi="Times New Roman" w:cs="Times New Roman"/>
          <w:color w:val="000000" w:themeColor="text1"/>
        </w:rPr>
        <w:fldChar w:fldCharType="begin">
          <w:fldData xml:space="preserve">PEVuZE5vdGU+PENpdGU+PEF1dGhvcj5NYXJ0aW48L0F1dGhvcj48WWVhcj4yMDIyPC9ZZWFyPjxS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</w:fldData>
        </w:fldChar>
      </w:r>
      <w:r w:rsidR="00BF0A51" w:rsidRPr="0030087B">
        <w:rPr>
          <w:rFonts w:ascii="Times New Roman" w:hAnsi="Times New Roman" w:cs="Times New Roman"/>
          <w:color w:val="000000" w:themeColor="text1"/>
        </w:rPr>
        <w:instrText xml:space="preserve"> ADDIN EN.CITE </w:instrText>
      </w:r>
      <w:r w:rsidR="00BF0A51" w:rsidRPr="0030087B">
        <w:rPr>
          <w:rFonts w:ascii="Times New Roman" w:hAnsi="Times New Roman" w:cs="Times New Roman"/>
          <w:color w:val="000000" w:themeColor="text1"/>
        </w:rPr>
        <w:fldChar w:fldCharType="begin">
          <w:fldData xml:space="preserve">PEVuZE5vdGU+PENpdGU+PEF1dGhvcj5NYXJ0aW48L0F1dGhvcj48WWVhcj4yMDIyPC9ZZWFyPjxS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</w:fldData>
        </w:fldChar>
      </w:r>
      <w:r w:rsidR="00BF0A51" w:rsidRPr="0030087B">
        <w:rPr>
          <w:rFonts w:ascii="Times New Roman" w:hAnsi="Times New Roman" w:cs="Times New Roman"/>
          <w:color w:val="000000" w:themeColor="text1"/>
        </w:rPr>
        <w:instrText xml:space="preserve"> ADDIN EN.CITE.DATA </w:instrText>
      </w:r>
      <w:r w:rsidR="00BF0A51" w:rsidRPr="0030087B">
        <w:rPr>
          <w:rFonts w:ascii="Times New Roman" w:hAnsi="Times New Roman" w:cs="Times New Roman"/>
          <w:color w:val="000000" w:themeColor="text1"/>
        </w:rPr>
      </w:r>
      <w:r w:rsidR="00BF0A51" w:rsidRPr="0030087B">
        <w:rPr>
          <w:rFonts w:ascii="Times New Roman" w:hAnsi="Times New Roman" w:cs="Times New Roman"/>
          <w:color w:val="000000" w:themeColor="text1"/>
        </w:rPr>
        <w:fldChar w:fldCharType="end"/>
      </w:r>
      <w:r w:rsidRPr="0030087B">
        <w:rPr>
          <w:rFonts w:ascii="Times New Roman" w:hAnsi="Times New Roman" w:cs="Times New Roman"/>
          <w:color w:val="000000" w:themeColor="text1"/>
        </w:rPr>
      </w:r>
      <w:r w:rsidRPr="0030087B">
        <w:rPr>
          <w:rFonts w:ascii="Times New Roman" w:hAnsi="Times New Roman" w:cs="Times New Roman"/>
          <w:color w:val="000000" w:themeColor="text1"/>
        </w:rPr>
        <w:fldChar w:fldCharType="separate"/>
      </w:r>
      <w:r w:rsidR="00BF0A51" w:rsidRPr="0030087B">
        <w:rPr>
          <w:rFonts w:ascii="Times New Roman" w:hAnsi="Times New Roman" w:cs="Times New Roman"/>
          <w:noProof/>
          <w:color w:val="000000" w:themeColor="text1"/>
        </w:rPr>
        <w:t>(Martin</w:t>
      </w:r>
      <w:r w:rsidR="00BF0A51" w:rsidRPr="0030087B">
        <w:rPr>
          <w:rFonts w:ascii="Times New Roman" w:hAnsi="Times New Roman" w:cs="Times New Roman"/>
          <w:i/>
          <w:noProof/>
          <w:color w:val="000000" w:themeColor="text1"/>
        </w:rPr>
        <w:t xml:space="preserve"> et al.</w:t>
      </w:r>
      <w:r w:rsidR="00BF0A51" w:rsidRPr="0030087B">
        <w:rPr>
          <w:rFonts w:ascii="Times New Roman" w:hAnsi="Times New Roman" w:cs="Times New Roman"/>
          <w:noProof/>
          <w:color w:val="000000" w:themeColor="text1"/>
        </w:rPr>
        <w:t>, 2022)</w:t>
      </w:r>
      <w:r w:rsidRPr="0030087B">
        <w:rPr>
          <w:rFonts w:ascii="Times New Roman" w:hAnsi="Times New Roman" w:cs="Times New Roman"/>
          <w:color w:val="000000" w:themeColor="text1"/>
        </w:rPr>
        <w:fldChar w:fldCharType="end"/>
      </w:r>
      <w:r w:rsidRPr="0030087B">
        <w:rPr>
          <w:rFonts w:ascii="Times New Roman" w:hAnsi="Times New Roman" w:cs="Times New Roman"/>
          <w:color w:val="000000" w:themeColor="text1"/>
        </w:rPr>
        <w:t xml:space="preserve">, with five independent images analyzed from a single </w:t>
      </w:r>
      <w:r w:rsidR="003D24E2" w:rsidRPr="0030087B">
        <w:rPr>
          <w:rFonts w:ascii="Times New Roman" w:hAnsi="Times New Roman" w:cs="Times New Roman"/>
          <w:color w:val="000000" w:themeColor="text1"/>
        </w:rPr>
        <w:t>f</w:t>
      </w:r>
      <w:r w:rsidRPr="0030087B">
        <w:rPr>
          <w:rFonts w:ascii="Times New Roman" w:hAnsi="Times New Roman" w:cs="Times New Roman"/>
          <w:color w:val="000000" w:themeColor="text1"/>
        </w:rPr>
        <w:t>lox</w:t>
      </w:r>
      <w:r w:rsidR="003D24E2" w:rsidRPr="0030087B">
        <w:rPr>
          <w:rFonts w:ascii="Times New Roman" w:hAnsi="Times New Roman" w:cs="Times New Roman"/>
          <w:color w:val="000000" w:themeColor="text1"/>
        </w:rPr>
        <w:t>ed</w:t>
      </w:r>
      <w:r w:rsidRPr="0030087B">
        <w:rPr>
          <w:rFonts w:ascii="Times New Roman" w:hAnsi="Times New Roman" w:cs="Times New Roman"/>
          <w:color w:val="000000" w:themeColor="text1"/>
        </w:rPr>
        <w:t xml:space="preserve"> mouse and a single KO mouse.</w:t>
      </w:r>
    </w:p>
    <w:p w14:paraId="069F8243" w14:textId="77777777" w:rsidR="00621FB1" w:rsidRPr="006E4CFD" w:rsidRDefault="00621FB1" w:rsidP="00621FB1">
      <w:pPr>
        <w:spacing w:line="360" w:lineRule="auto"/>
        <w:rPr>
          <w:rFonts w:ascii="Times New Roman" w:hAnsi="Times New Roman" w:cs="Times New Roman"/>
          <w:color w:val="000000" w:themeColor="text1"/>
        </w:rPr>
      </w:pPr>
    </w:p>
    <w:p w14:paraId="3054E742" w14:textId="77777777" w:rsidR="00621FB1" w:rsidRPr="006E4CFD" w:rsidRDefault="00833659" w:rsidP="00621FB1">
      <w:pPr>
        <w:pStyle w:val="NormalWeb"/>
        <w:spacing w:before="0" w:beforeAutospacing="0" w:after="0" w:afterAutospacing="0" w:line="360" w:lineRule="auto"/>
        <w:rPr>
          <w:rFonts w:ascii="Times New Roman" w:hAnsi="Times New Roman" w:cs="Times New Roman"/>
          <w:b/>
          <w:bCs/>
          <w:i/>
          <w:iCs/>
          <w:color w:val="000000" w:themeColor="text1"/>
        </w:rPr>
      </w:pPr>
      <w:r w:rsidRPr="006E4CFD">
        <w:rPr>
          <w:rFonts w:ascii="Times New Roman" w:hAnsi="Times New Roman" w:cs="Times New Roman"/>
          <w:b/>
          <w:bCs/>
          <w:i/>
          <w:iCs/>
          <w:color w:val="000000" w:themeColor="text1"/>
        </w:rPr>
        <w:t>Cell culture and KO cell generation</w:t>
      </w:r>
    </w:p>
    <w:p w14:paraId="44389B2E" w14:textId="04E8B48C" w:rsidR="00621FB1" w:rsidRPr="0030087B" w:rsidRDefault="00833659" w:rsidP="00621FB1">
      <w:pPr>
        <w:pStyle w:val="NormalWeb"/>
        <w:spacing w:before="0" w:beforeAutospacing="0" w:after="0" w:afterAutospacing="0" w:line="360" w:lineRule="auto"/>
        <w:rPr>
          <w:rFonts w:ascii="Times New Roman" w:hAnsi="Times New Roman" w:cs="Times New Roman"/>
          <w:b/>
          <w:bCs/>
          <w:color w:val="000000" w:themeColor="text1"/>
        </w:rPr>
      </w:pPr>
      <w:r w:rsidRPr="006E4CFD">
        <w:rPr>
          <w:rFonts w:ascii="Times New Roman" w:hAnsi="Times New Roman" w:cs="Times New Roman"/>
          <w:color w:val="000000" w:themeColor="text1"/>
        </w:rPr>
        <w:t>E11 and SVI murine kidney podocyte cell lines were purchased from Cytion (Eppelheim, Germany). The cells were cultured in RPMI medium (Wako) supplemented with 10% fetal bovine serum (FBS, Sigma–Aldrich) at 33°C and induced to differentiate by culture at 37°C for 2 weeks in a 5</w:t>
      </w:r>
      <w:r w:rsidR="0098492F"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CO</w:t>
      </w:r>
      <w:r w:rsidRPr="006E4CFD">
        <w:rPr>
          <w:rFonts w:ascii="Times New Roman" w:hAnsi="Times New Roman" w:cs="Times New Roman"/>
          <w:color w:val="000000" w:themeColor="text1"/>
          <w:position w:val="-2"/>
          <w:vertAlign w:val="subscript"/>
        </w:rPr>
        <w:t>2</w:t>
      </w:r>
      <w:r w:rsidRPr="006E4CFD">
        <w:rPr>
          <w:rFonts w:ascii="Times New Roman" w:hAnsi="Times New Roman" w:cs="Times New Roman"/>
          <w:color w:val="000000" w:themeColor="text1"/>
          <w:position w:val="-2"/>
        </w:rPr>
        <w:t xml:space="preserve"> atmosphere </w:t>
      </w:r>
      <w:r w:rsidRPr="006E4CFD">
        <w:rPr>
          <w:rFonts w:ascii="Times New Roman" w:hAnsi="Times New Roman" w:cs="Times New Roman"/>
          <w:color w:val="000000" w:themeColor="text1"/>
        </w:rPr>
        <w:fldChar w:fldCharType="begin">
          <w:fldData xml:space="preserve">PEVuZE5vdGU+PENpdGU+PEF1dGhvcj5Ic3U8L0F1dGhvcj48WWVhcj4yMDE3PC9ZZWFyPjxSZWNO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=
</w:fldData>
        </w:fldChar>
      </w:r>
      <w:r w:rsidRPr="006E4CFD">
        <w:rPr>
          <w:rFonts w:ascii="Times New Roman" w:hAnsi="Times New Roman" w:cs="Times New Roman"/>
          <w:color w:val="000000" w:themeColor="text1"/>
        </w:rPr>
        <w:instrText xml:space="preserve"> ADDIN EN.CITE </w:instrText>
      </w:r>
      <w:r w:rsidRPr="006E4CFD">
        <w:rPr>
          <w:rFonts w:ascii="Times New Roman" w:hAnsi="Times New Roman" w:cs="Times New Roman"/>
          <w:color w:val="000000" w:themeColor="text1"/>
        </w:rPr>
        <w:fldChar w:fldCharType="begin">
          <w:fldData xml:space="preserve">PEVuZE5vdGU+PENpdGU+PEF1dGhvcj5Ic3U8L0F1dGhvcj48WWVhcj4yMDE3PC9ZZWFyPjxSZWNO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=
</w:fldData>
        </w:fldChar>
      </w:r>
      <w:r w:rsidRPr="006E4CFD">
        <w:rPr>
          <w:rFonts w:ascii="Times New Roman" w:hAnsi="Times New Roman" w:cs="Times New Roman"/>
          <w:color w:val="000000" w:themeColor="text1"/>
        </w:rPr>
        <w:instrText xml:space="preserve"> ADDIN EN.CITE.DATA </w:instrText>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Pr="006E4CFD">
        <w:rPr>
          <w:rFonts w:ascii="Times New Roman" w:hAnsi="Times New Roman" w:cs="Times New Roman"/>
          <w:noProof/>
          <w:color w:val="000000" w:themeColor="text1"/>
        </w:rPr>
        <w:t>(Hsu</w:t>
      </w:r>
      <w:r w:rsidRPr="006E4CFD">
        <w:rPr>
          <w:rFonts w:ascii="Times New Roman" w:hAnsi="Times New Roman" w:cs="Times New Roman"/>
          <w:i/>
          <w:noProof/>
          <w:color w:val="000000" w:themeColor="text1"/>
        </w:rPr>
        <w:t xml:space="preserve"> et al</w:t>
      </w:r>
      <w:r w:rsidRPr="006E4CFD">
        <w:rPr>
          <w:rFonts w:ascii="Times New Roman" w:hAnsi="Times New Roman" w:cs="Times New Roman"/>
          <w:noProof/>
          <w:color w:val="000000" w:themeColor="text1"/>
        </w:rPr>
        <w:t>, 2017; Ito</w:t>
      </w:r>
      <w:r w:rsidRPr="006E4CFD">
        <w:rPr>
          <w:rFonts w:ascii="Times New Roman" w:hAnsi="Times New Roman" w:cs="Times New Roman"/>
          <w:i/>
          <w:noProof/>
          <w:color w:val="000000" w:themeColor="text1"/>
        </w:rPr>
        <w:t xml:space="preserve"> et al</w:t>
      </w:r>
      <w:r w:rsidRPr="006E4CFD">
        <w:rPr>
          <w:rFonts w:ascii="Times New Roman" w:hAnsi="Times New Roman" w:cs="Times New Roman"/>
          <w:noProof/>
          <w:color w:val="000000" w:themeColor="text1"/>
        </w:rPr>
        <w:t>, 2017)</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position w:val="-2"/>
        </w:rPr>
        <w:t xml:space="preserve">. </w:t>
      </w:r>
      <w:r w:rsidRPr="006E4CFD">
        <w:rPr>
          <w:rFonts w:ascii="Times New Roman" w:hAnsi="Times New Roman" w:cs="Times New Roman"/>
          <w:color w:val="000000" w:themeColor="text1"/>
        </w:rPr>
        <w:t xml:space="preserve">We knocked out </w:t>
      </w:r>
      <w:r w:rsidRPr="006E4CFD">
        <w:rPr>
          <w:rFonts w:ascii="Times New Roman" w:hAnsi="Times New Roman" w:cs="Times New Roman"/>
          <w:i/>
          <w:iCs/>
          <w:color w:val="000000" w:themeColor="text1"/>
        </w:rPr>
        <w:t>Cdkal1</w:t>
      </w:r>
      <w:r w:rsidRPr="006E4CFD">
        <w:rPr>
          <w:rFonts w:ascii="Times New Roman" w:hAnsi="Times New Roman" w:cs="Times New Roman"/>
          <w:color w:val="000000" w:themeColor="text1"/>
        </w:rPr>
        <w:t xml:space="preserve"> in the E11 and SVI cell lines using sense and antisense oligonucleotides encoding a single guide RNA (sgRNA) targeting exon 5 of </w:t>
      </w:r>
      <w:r w:rsidRPr="006E4CFD">
        <w:rPr>
          <w:rFonts w:ascii="Times New Roman" w:hAnsi="Times New Roman" w:cs="Times New Roman"/>
          <w:i/>
          <w:iCs/>
          <w:color w:val="000000" w:themeColor="text1"/>
        </w:rPr>
        <w:t xml:space="preserve">Cdkal1 </w:t>
      </w:r>
      <w:r w:rsidRPr="006E4CFD">
        <w:rPr>
          <w:rFonts w:ascii="Times New Roman" w:hAnsi="Times New Roman" w:cs="Times New Roman"/>
          <w:color w:val="000000" w:themeColor="text1"/>
        </w:rPr>
        <w:t xml:space="preserve">that had been cloned into the BsmBI site of the Lenti-CRISPR v2 Blast vector (Addgene). Both cell lines were transduced with </w:t>
      </w:r>
      <w:r w:rsidRPr="006E4CFD">
        <w:rPr>
          <w:rFonts w:ascii="Times New Roman" w:hAnsi="Times New Roman" w:cs="Times New Roman"/>
          <w:color w:val="000000"/>
        </w:rPr>
        <w:t xml:space="preserve">lentivirus made by transfecting HEK293FT cells with </w:t>
      </w:r>
      <w:r w:rsidRPr="006E4CFD">
        <w:rPr>
          <w:rFonts w:ascii="Times New Roman" w:hAnsi="Times New Roman" w:cs="Times New Roman"/>
          <w:color w:val="000000" w:themeColor="text1"/>
        </w:rPr>
        <w:t xml:space="preserve">the sgRNA-containing Lenti-CRISPR v2 Blast, psPAX2 (Addgene), and pMD2.G (Addgene). Successfully transduced cells were selected by culture in medium containing 20 µg/mL blasticidin (Invivogen) for 3 days, then seeded into 10-cm dishes at 100 cells/dish. Single colonies were then selected using cloning disks (Sigma–Aldrich). sgControl cells were made by performing the same procedures using sgRNA oligo DNAs that do not target the mouse genome. The sgRNA-target region of the genome in each clone was PCR-amplified </w:t>
      </w:r>
      <w:r w:rsidRPr="006E4CFD">
        <w:rPr>
          <w:rFonts w:ascii="Times New Roman" w:hAnsi="Times New Roman" w:cs="Times New Roman"/>
          <w:color w:val="000000"/>
        </w:rPr>
        <w:t>and s</w:t>
      </w:r>
      <w:r w:rsidRPr="006E4CFD">
        <w:rPr>
          <w:rFonts w:ascii="Times New Roman" w:hAnsi="Times New Roman" w:cs="Times New Roman"/>
          <w:color w:val="000000" w:themeColor="text1"/>
        </w:rPr>
        <w:t>equenced. The loss of ms</w:t>
      </w:r>
      <w:r w:rsidRPr="006E4CFD">
        <w:rPr>
          <w:rFonts w:ascii="Times New Roman" w:hAnsi="Times New Roman" w:cs="Times New Roman"/>
          <w:color w:val="000000" w:themeColor="text1"/>
          <w:vertAlign w:val="superscript"/>
        </w:rPr>
        <w:t>2</w:t>
      </w:r>
      <w:r w:rsidRPr="006E4CFD">
        <w:rPr>
          <w:rFonts w:ascii="Times New Roman" w:hAnsi="Times New Roman" w:cs="Times New Roman"/>
          <w:color w:val="000000" w:themeColor="text1"/>
        </w:rPr>
        <w:t>t</w:t>
      </w:r>
      <w:r w:rsidRPr="006E4CFD">
        <w:rPr>
          <w:rFonts w:ascii="Times New Roman" w:hAnsi="Times New Roman" w:cs="Times New Roman"/>
          <w:color w:val="000000" w:themeColor="text1"/>
          <w:vertAlign w:val="superscript"/>
        </w:rPr>
        <w:t>6</w:t>
      </w:r>
      <w:r w:rsidRPr="006E4CFD">
        <w:rPr>
          <w:rFonts w:ascii="Times New Roman" w:hAnsi="Times New Roman" w:cs="Times New Roman"/>
          <w:color w:val="000000" w:themeColor="text1"/>
        </w:rPr>
        <w:t xml:space="preserve">A from the </w:t>
      </w:r>
      <w:r w:rsidRPr="006E4CFD">
        <w:rPr>
          <w:rFonts w:ascii="Times New Roman" w:hAnsi="Times New Roman" w:cs="Times New Roman"/>
          <w:i/>
          <w:iCs/>
          <w:color w:val="000000" w:themeColor="text1"/>
        </w:rPr>
        <w:t>Cdkal1</w:t>
      </w:r>
      <w:r w:rsidRPr="006E4CFD">
        <w:rPr>
          <w:rFonts w:ascii="Times New Roman" w:hAnsi="Times New Roman" w:cs="Times New Roman"/>
          <w:color w:val="000000" w:themeColor="text1"/>
        </w:rPr>
        <w:t xml:space="preserve"> KO podocytes was confirmed by </w:t>
      </w:r>
      <w:r w:rsidRPr="006E4CFD">
        <w:rPr>
          <w:rFonts w:ascii="Times New Roman" w:hAnsi="Times New Roman" w:cs="Times New Roman"/>
          <w:color w:val="000000" w:themeColor="text1"/>
          <w:shd w:val="clear" w:color="auto" w:fill="FFFFFF"/>
        </w:rPr>
        <w:t>LCMS-8060NX system (Shimazu)</w:t>
      </w:r>
      <w:r w:rsidRPr="006E4CFD">
        <w:rPr>
          <w:rFonts w:ascii="Times New Roman" w:hAnsi="Times New Roman" w:cs="Times New Roman"/>
          <w:color w:val="000000" w:themeColor="text1"/>
        </w:rPr>
        <w:t xml:space="preserve">, according to a previously published method </w:t>
      </w:r>
      <w:r w:rsidRPr="006E4CFD">
        <w:rPr>
          <w:rFonts w:ascii="Times New Roman" w:hAnsi="Times New Roman" w:cs="Times New Roman"/>
          <w:color w:val="000000" w:themeColor="text1"/>
        </w:rPr>
        <w:fldChar w:fldCharType="begin">
          <w:fldData xml:space="preserve">PEVuZE5vdGU+PENpdGU+PEF1dGhvcj5OYWdheW9zaGk8L0F1dGhvcj48WWVhcj4yMDIyPC9ZZWFy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</w:fldData>
        </w:fldChar>
      </w:r>
      <w:r w:rsidRPr="006E4CFD">
        <w:rPr>
          <w:rFonts w:ascii="Times New Roman" w:hAnsi="Times New Roman" w:cs="Times New Roman"/>
          <w:color w:val="000000" w:themeColor="text1"/>
        </w:rPr>
        <w:instrText xml:space="preserve"> ADDIN EN.CITE </w:instrText>
      </w:r>
      <w:r w:rsidRPr="006E4CFD">
        <w:rPr>
          <w:rFonts w:ascii="Times New Roman" w:hAnsi="Times New Roman" w:cs="Times New Roman"/>
          <w:color w:val="000000" w:themeColor="text1"/>
        </w:rPr>
        <w:fldChar w:fldCharType="begin">
          <w:fldData xml:space="preserve">PEVuZE5vdGU+PENpdGU+PEF1dGhvcj5OYWdheW9zaGk8L0F1dGhvcj48WWVhcj4yMDIyPC9ZZWFy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</w:fldData>
        </w:fldChar>
      </w:r>
      <w:r w:rsidRPr="006E4CFD">
        <w:rPr>
          <w:rFonts w:ascii="Times New Roman" w:hAnsi="Times New Roman" w:cs="Times New Roman"/>
          <w:color w:val="000000" w:themeColor="text1"/>
        </w:rPr>
        <w:instrText xml:space="preserve"> ADDIN EN.CITE.DATA </w:instrText>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Pr="006E4CFD">
        <w:rPr>
          <w:rFonts w:ascii="Times New Roman" w:hAnsi="Times New Roman" w:cs="Times New Roman"/>
          <w:noProof/>
          <w:color w:val="000000" w:themeColor="text1"/>
        </w:rPr>
        <w:t>(Nagayoshi</w:t>
      </w:r>
      <w:r w:rsidRPr="006E4CFD">
        <w:rPr>
          <w:rFonts w:ascii="Times New Roman" w:hAnsi="Times New Roman" w:cs="Times New Roman"/>
          <w:i/>
          <w:noProof/>
          <w:color w:val="000000" w:themeColor="text1"/>
        </w:rPr>
        <w:t xml:space="preserve"> et al</w:t>
      </w:r>
      <w:r w:rsidRPr="006E4CFD">
        <w:rPr>
          <w:rFonts w:ascii="Times New Roman" w:hAnsi="Times New Roman" w:cs="Times New Roman"/>
          <w:noProof/>
          <w:color w:val="000000" w:themeColor="text1"/>
        </w:rPr>
        <w:t>, 2022)</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as described below</w:t>
      </w:r>
      <w:r w:rsidRPr="0030087B">
        <w:rPr>
          <w:rFonts w:ascii="Times New Roman" w:hAnsi="Times New Roman" w:cs="Times New Roman"/>
          <w:color w:val="000000" w:themeColor="text1"/>
        </w:rPr>
        <w:t xml:space="preserve">. </w:t>
      </w:r>
      <w:r w:rsidR="005775B2" w:rsidRPr="0030087B">
        <w:rPr>
          <w:rFonts w:ascii="Times New Roman" w:hAnsi="Times New Roman" w:cs="Times New Roman"/>
          <w:i/>
          <w:color w:val="000000" w:themeColor="text1"/>
        </w:rPr>
        <w:t>CDKAL1</w:t>
      </w:r>
      <w:r w:rsidR="005775B2" w:rsidRPr="0030087B">
        <w:rPr>
          <w:rFonts w:ascii="Times New Roman" w:hAnsi="Times New Roman" w:cs="Times New Roman"/>
          <w:color w:val="000000" w:themeColor="text1"/>
        </w:rPr>
        <w:t xml:space="preserve"> KO HuH-7 cells were generated </w:t>
      </w:r>
      <w:r w:rsidRPr="0030087B">
        <w:rPr>
          <w:rFonts w:ascii="Times New Roman" w:hAnsi="Times New Roman" w:cs="Times New Roman"/>
          <w:color w:val="000000" w:themeColor="text1"/>
        </w:rPr>
        <w:t xml:space="preserve">in the same way </w:t>
      </w:r>
      <w:r w:rsidR="005775B2" w:rsidRPr="0030087B">
        <w:rPr>
          <w:rFonts w:ascii="Times New Roman" w:hAnsi="Times New Roman" w:cs="Times New Roman"/>
          <w:color w:val="000000" w:themeColor="text1"/>
        </w:rPr>
        <w:t xml:space="preserve">as E11 and SVI cells using appropriate sgRNA-encoding oligo DNAs. </w:t>
      </w:r>
      <w:r w:rsidRPr="0030087B">
        <w:rPr>
          <w:rFonts w:ascii="Times New Roman" w:hAnsi="Times New Roman" w:cs="Times New Roman"/>
          <w:color w:val="000000" w:themeColor="text1"/>
        </w:rPr>
        <w:t xml:space="preserve">The oligonucleotide sequences are listed in </w:t>
      </w:r>
      <w:r w:rsidR="007E6278" w:rsidRPr="0030087B">
        <w:rPr>
          <w:rFonts w:ascii="Times New Roman" w:hAnsi="Times New Roman" w:cs="Times New Roman"/>
          <w:color w:val="000000" w:themeColor="text1"/>
        </w:rPr>
        <w:t>Reagents and Tools Table</w:t>
      </w:r>
      <w:r w:rsidRPr="0030087B">
        <w:rPr>
          <w:rFonts w:ascii="Times New Roman" w:hAnsi="Times New Roman" w:cs="Times New Roman"/>
          <w:color w:val="000000" w:themeColor="text1"/>
        </w:rPr>
        <w:t>.</w:t>
      </w:r>
    </w:p>
    <w:p w14:paraId="4AA60322" w14:textId="77777777" w:rsidR="00621FB1" w:rsidRPr="006E4CFD" w:rsidRDefault="00621FB1" w:rsidP="00621FB1">
      <w:pPr>
        <w:spacing w:line="360" w:lineRule="auto"/>
        <w:rPr>
          <w:rFonts w:ascii="Times New Roman" w:hAnsi="Times New Roman" w:cs="Times New Roman"/>
          <w:color w:val="000000" w:themeColor="text1"/>
        </w:rPr>
      </w:pPr>
    </w:p>
    <w:p w14:paraId="5DD31DDF" w14:textId="77777777" w:rsidR="00621FB1" w:rsidRPr="006E4CFD" w:rsidRDefault="00833659" w:rsidP="00621FB1">
      <w:pPr>
        <w:spacing w:line="360" w:lineRule="auto"/>
        <w:rPr>
          <w:rFonts w:ascii="Times New Roman" w:hAnsi="Times New Roman" w:cs="Times New Roman"/>
          <w:b/>
          <w:bCs/>
          <w:i/>
          <w:iCs/>
          <w:color w:val="000000" w:themeColor="text1"/>
        </w:rPr>
      </w:pPr>
      <w:r w:rsidRPr="006E4CFD">
        <w:rPr>
          <w:rFonts w:ascii="Times New Roman" w:hAnsi="Times New Roman" w:cs="Times New Roman"/>
          <w:b/>
          <w:bCs/>
          <w:i/>
          <w:iCs/>
          <w:color w:val="000000" w:themeColor="text1"/>
        </w:rPr>
        <w:t>Luciferase reporter experiments</w:t>
      </w:r>
    </w:p>
    <w:p w14:paraId="072DCAC8" w14:textId="48464446" w:rsidR="00621FB1" w:rsidRPr="006E4CFD" w:rsidRDefault="00833659" w:rsidP="00621FB1">
      <w:pPr>
        <w:spacing w:line="360" w:lineRule="auto"/>
        <w:rPr>
          <w:rFonts w:ascii="Times New Roman" w:hAnsi="Times New Roman" w:cs="Times New Roman"/>
        </w:rPr>
      </w:pPr>
      <w:r w:rsidRPr="006E4CFD">
        <w:rPr>
          <w:rFonts w:ascii="Times New Roman" w:hAnsi="Times New Roman" w:cs="Times New Roman"/>
        </w:rPr>
        <w:lastRenderedPageBreak/>
        <w:t>Cells were seeded on 96-well plates (</w:t>
      </w:r>
      <w:r w:rsidRPr="006E4CFD">
        <w:rPr>
          <w:rFonts w:ascii="Times New Roman" w:hAnsi="Times New Roman" w:cs="Times New Roman"/>
          <w:color w:val="000000" w:themeColor="text1"/>
        </w:rPr>
        <w:t xml:space="preserve">7 </w:t>
      </w:r>
      <w:r w:rsidRPr="006E4CFD">
        <w:rPr>
          <w:rFonts w:ascii="Times New Roman" w:hAnsi="Times New Roman" w:cs="Times New Roman"/>
        </w:rPr>
        <w:t>× 10</w:t>
      </w:r>
      <w:r w:rsidRPr="006E4CFD">
        <w:rPr>
          <w:rFonts w:ascii="Times New Roman" w:hAnsi="Times New Roman" w:cs="Times New Roman"/>
          <w:vertAlign w:val="superscript"/>
        </w:rPr>
        <w:t>3</w:t>
      </w:r>
      <w:r w:rsidRPr="006E4CFD">
        <w:rPr>
          <w:rFonts w:ascii="Times New Roman" w:hAnsi="Times New Roman" w:cs="Times New Roman"/>
        </w:rPr>
        <w:t xml:space="preserve"> E11 cells/well) 1 day before transfection, and then transfected with 10 ng of codon reporter or control plasmids using Lipofectamine 3000 (Thermo Fisher Scientific). After 24 h, luciferase activity was measured using the Dual-Luciferase Reporter Assay System (Promega), a specialized 96-well plate (Greiner), and a Centro XS3 LB960 luminometer (Bethold Technologies). The translation reporter was constructed using a plasmid containing dual CMV promoters (pSF-CMV-CMV-Sbf1-Fluc, Sigma–Aldrich). cDNA encoding the </w:t>
      </w:r>
      <w:r w:rsidRPr="006E4CFD">
        <w:rPr>
          <w:rFonts w:ascii="Times New Roman" w:hAnsi="Times New Roman" w:cs="Times New Roman"/>
          <w:i/>
          <w:iCs/>
        </w:rPr>
        <w:t xml:space="preserve">Renilla luciferase </w:t>
      </w:r>
      <w:r w:rsidRPr="006E4CFD">
        <w:rPr>
          <w:rFonts w:ascii="Times New Roman" w:hAnsi="Times New Roman" w:cs="Times New Roman"/>
        </w:rPr>
        <w:t>gene was cloned into the XhoI and BamHI sites. Subsequently, oligonucleotides containing five consecutive</w:t>
      </w:r>
      <w:r w:rsidRPr="006E4CFD">
        <w:rPr>
          <w:rFonts w:ascii="Times New Roman" w:hAnsi="Times New Roman" w:cs="Times New Roman"/>
          <w:color w:val="000000" w:themeColor="text1"/>
        </w:rPr>
        <w:t xml:space="preserve"> AAA or AAG lysine</w:t>
      </w:r>
      <w:r w:rsidRPr="006E4CFD">
        <w:rPr>
          <w:rFonts w:ascii="Times New Roman" w:hAnsi="Times New Roman" w:cs="Times New Roman"/>
        </w:rPr>
        <w:t xml:space="preserve"> codons, TTT phenylalanine codons, or five random codons for a control plasmid were ligated at the 5′-end of the </w:t>
      </w:r>
      <w:r w:rsidRPr="006E4CFD">
        <w:rPr>
          <w:rFonts w:ascii="Times New Roman" w:hAnsi="Times New Roman" w:cs="Times New Roman"/>
          <w:i/>
          <w:iCs/>
        </w:rPr>
        <w:t>Renilla luciferase</w:t>
      </w:r>
      <w:r w:rsidRPr="006E4CFD">
        <w:rPr>
          <w:rFonts w:ascii="Times New Roman" w:hAnsi="Times New Roman" w:cs="Times New Roman"/>
        </w:rPr>
        <w:t xml:space="preserve"> gene using the NcoI and XhoI sites.</w:t>
      </w:r>
      <w:r w:rsidRPr="006E4CFD">
        <w:rPr>
          <w:rFonts w:ascii="Times New Roman" w:hAnsi="Times New Roman" w:cs="Times New Roman"/>
          <w:color w:val="000000" w:themeColor="text1"/>
        </w:rPr>
        <w:t xml:space="preserve"> Luciferase reporter experiments </w:t>
      </w:r>
      <w:r w:rsidRPr="006E4CFD">
        <w:rPr>
          <w:rFonts w:ascii="Times New Roman" w:hAnsi="Times New Roman" w:cs="Times New Roman"/>
        </w:rPr>
        <w:t xml:space="preserve">were performed essentially as described previously </w:t>
      </w:r>
      <w:r w:rsidRPr="006E4CFD">
        <w:rPr>
          <w:rFonts w:ascii="Times New Roman" w:hAnsi="Times New Roman" w:cs="Times New Roman"/>
        </w:rPr>
        <w:fldChar w:fldCharType="begin">
          <w:fldData xml:space="preserve">PEVuZE5vdGU+PENpdGU+PEF1dGhvcj5NYXRzdXVyYTwvQXV0aG9yPjxZZWFyPjIwMjQ8L1llYXI+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</w:fldData>
        </w:fldChar>
      </w:r>
      <w:r w:rsidRPr="006E4CFD">
        <w:rPr>
          <w:rFonts w:ascii="Times New Roman" w:hAnsi="Times New Roman" w:cs="Times New Roman"/>
        </w:rPr>
        <w:instrText xml:space="preserve"> ADDIN EN.CITE </w:instrText>
      </w:r>
      <w:r w:rsidRPr="006E4CFD">
        <w:rPr>
          <w:rFonts w:ascii="Times New Roman" w:hAnsi="Times New Roman" w:cs="Times New Roman"/>
        </w:rPr>
        <w:fldChar w:fldCharType="begin">
          <w:fldData xml:space="preserve">PEVuZE5vdGU+PENpdGU+PEF1dGhvcj5NYXRzdXVyYTwvQXV0aG9yPjxZZWFyPjIwMjQ8L1llYXI+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</w:fldData>
        </w:fldChar>
      </w:r>
      <w:r w:rsidRPr="006E4CFD">
        <w:rPr>
          <w:rFonts w:ascii="Times New Roman" w:hAnsi="Times New Roman" w:cs="Times New Roman"/>
        </w:rPr>
        <w:instrText xml:space="preserve"> ADDIN EN.CITE.DATA </w:instrText>
      </w:r>
      <w:r w:rsidRPr="006E4CFD">
        <w:rPr>
          <w:rFonts w:ascii="Times New Roman" w:hAnsi="Times New Roman" w:cs="Times New Roman"/>
        </w:rPr>
      </w:r>
      <w:r w:rsidRPr="006E4CFD">
        <w:rPr>
          <w:rFonts w:ascii="Times New Roman" w:hAnsi="Times New Roman" w:cs="Times New Roman"/>
        </w:rPr>
        <w:fldChar w:fldCharType="end"/>
      </w:r>
      <w:r w:rsidRPr="006E4CFD">
        <w:rPr>
          <w:rFonts w:ascii="Times New Roman" w:hAnsi="Times New Roman" w:cs="Times New Roman"/>
        </w:rPr>
      </w:r>
      <w:r w:rsidRPr="006E4CFD">
        <w:rPr>
          <w:rFonts w:ascii="Times New Roman" w:hAnsi="Times New Roman" w:cs="Times New Roman"/>
        </w:rPr>
        <w:fldChar w:fldCharType="separate"/>
      </w:r>
      <w:r w:rsidRPr="006E4CFD">
        <w:rPr>
          <w:rFonts w:ascii="Times New Roman" w:hAnsi="Times New Roman" w:cs="Times New Roman"/>
          <w:noProof/>
        </w:rPr>
        <w:t>(Matsuura</w:t>
      </w:r>
      <w:r w:rsidRPr="006E4CFD">
        <w:rPr>
          <w:rFonts w:ascii="Times New Roman" w:hAnsi="Times New Roman" w:cs="Times New Roman"/>
          <w:i/>
          <w:noProof/>
        </w:rPr>
        <w:t xml:space="preserve"> et al</w:t>
      </w:r>
      <w:r w:rsidRPr="006E4CFD">
        <w:rPr>
          <w:rFonts w:ascii="Times New Roman" w:hAnsi="Times New Roman" w:cs="Times New Roman"/>
          <w:noProof/>
        </w:rPr>
        <w:t>, 2024)</w:t>
      </w:r>
      <w:r w:rsidRPr="006E4CFD">
        <w:rPr>
          <w:rFonts w:ascii="Times New Roman" w:hAnsi="Times New Roman" w:cs="Times New Roman"/>
        </w:rPr>
        <w:fldChar w:fldCharType="end"/>
      </w:r>
      <w:r w:rsidRPr="006E4CFD">
        <w:rPr>
          <w:rFonts w:ascii="Times New Roman" w:hAnsi="Times New Roman" w:cs="Times New Roman"/>
        </w:rPr>
        <w:t>.</w:t>
      </w:r>
    </w:p>
    <w:p w14:paraId="712D66D0" w14:textId="77777777" w:rsidR="00431F98" w:rsidRPr="006E4CFD" w:rsidRDefault="00431F98" w:rsidP="00621FB1">
      <w:pPr>
        <w:spacing w:line="360" w:lineRule="auto"/>
        <w:rPr>
          <w:rFonts w:ascii="Times New Roman" w:hAnsi="Times New Roman" w:cs="Times New Roman"/>
        </w:rPr>
      </w:pPr>
    </w:p>
    <w:p w14:paraId="6E6F6E6A" w14:textId="77777777" w:rsidR="00431F98" w:rsidRPr="006E4CFD" w:rsidRDefault="00833659" w:rsidP="00EF52C2">
      <w:pPr>
        <w:pStyle w:val="NormalWeb"/>
        <w:spacing w:before="0" w:beforeAutospacing="0" w:after="0" w:afterAutospacing="0" w:line="360" w:lineRule="auto"/>
        <w:rPr>
          <w:rFonts w:ascii="Times New Roman" w:hAnsi="Times New Roman" w:cs="Times New Roman"/>
          <w:i/>
          <w:iCs/>
          <w:color w:val="000000" w:themeColor="text1"/>
        </w:rPr>
      </w:pPr>
      <w:r w:rsidRPr="006E4CFD">
        <w:rPr>
          <w:rFonts w:ascii="Times New Roman" w:hAnsi="Times New Roman" w:cs="Times New Roman"/>
          <w:b/>
          <w:bCs/>
          <w:i/>
          <w:iCs/>
          <w:color w:val="000000" w:themeColor="text1"/>
        </w:rPr>
        <w:t>Wound healing migration assay</w:t>
      </w:r>
    </w:p>
    <w:p w14:paraId="43EBBFFC" w14:textId="3E3B231F" w:rsidR="00431F98" w:rsidRPr="006E4CFD" w:rsidRDefault="00833659" w:rsidP="00EF52C2">
      <w:pPr>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 xml:space="preserve">Cells were seeded at </w:t>
      </w:r>
      <w:r w:rsidRPr="006E4CFD">
        <w:rPr>
          <w:rFonts w:ascii="Times New Roman" w:hAnsi="Times New Roman" w:cs="Times New Roman"/>
          <w:color w:val="000000"/>
        </w:rPr>
        <w:t xml:space="preserve">100,000 cells/well </w:t>
      </w:r>
      <w:r w:rsidRPr="006E4CFD">
        <w:rPr>
          <w:rFonts w:ascii="Times New Roman" w:hAnsi="Times New Roman" w:cs="Times New Roman"/>
          <w:color w:val="000000" w:themeColor="text1"/>
        </w:rPr>
        <w:t>into a 12-well culture plate. After 12 h of growth, mechanical scraping was performed with a 200-µL pipette tip from the top to the bottom of the well, as previously described</w:t>
      </w:r>
      <w:r w:rsidR="00E201BA">
        <w:rPr>
          <w:rFonts w:ascii="Times New Roman" w:hAnsi="Times New Roman" w:cs="Times New Roman"/>
          <w:color w:val="000000" w:themeColor="text1"/>
        </w:rPr>
        <w:t xml:space="preserve"> </w:t>
      </w:r>
      <w:r w:rsidR="00E201BA">
        <w:rPr>
          <w:rFonts w:ascii="Times New Roman" w:hAnsi="Times New Roman" w:cs="Times New Roman"/>
          <w:color w:val="000000" w:themeColor="text1"/>
        </w:rPr>
        <w:fldChar w:fldCharType="begin">
          <w:fldData xml:space="preserve">PEVuZE5vdGU+PENpdGU+PEF1dGhvcj5DZWNob3ZhPC9BdXRob3I+PFllYXI+MjAxODwvWWVhcj48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</w:fldData>
        </w:fldChar>
      </w:r>
      <w:r w:rsidR="00E201BA">
        <w:rPr>
          <w:rFonts w:ascii="Times New Roman" w:hAnsi="Times New Roman" w:cs="Times New Roman"/>
          <w:color w:val="000000" w:themeColor="text1"/>
        </w:rPr>
        <w:instrText xml:space="preserve"> ADDIN EN.CITE </w:instrText>
      </w:r>
      <w:r w:rsidR="00E201BA">
        <w:rPr>
          <w:rFonts w:ascii="Times New Roman" w:hAnsi="Times New Roman" w:cs="Times New Roman"/>
          <w:color w:val="000000" w:themeColor="text1"/>
        </w:rPr>
        <w:fldChar w:fldCharType="begin">
          <w:fldData xml:space="preserve">PEVuZE5vdGU+PENpdGU+PEF1dGhvcj5DZWNob3ZhPC9BdXRob3I+PFllYXI+MjAxODwvWWVhcj48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</w:fldData>
        </w:fldChar>
      </w:r>
      <w:r w:rsidR="00E201BA">
        <w:rPr>
          <w:rFonts w:ascii="Times New Roman" w:hAnsi="Times New Roman" w:cs="Times New Roman"/>
          <w:color w:val="000000" w:themeColor="text1"/>
        </w:rPr>
        <w:instrText xml:space="preserve"> ADDIN EN.CITE.DATA </w:instrText>
      </w:r>
      <w:r w:rsidR="00E201BA">
        <w:rPr>
          <w:rFonts w:ascii="Times New Roman" w:hAnsi="Times New Roman" w:cs="Times New Roman"/>
          <w:color w:val="000000" w:themeColor="text1"/>
        </w:rPr>
      </w:r>
      <w:r w:rsidR="00E201BA">
        <w:rPr>
          <w:rFonts w:ascii="Times New Roman" w:hAnsi="Times New Roman" w:cs="Times New Roman"/>
          <w:color w:val="000000" w:themeColor="text1"/>
        </w:rPr>
        <w:fldChar w:fldCharType="end"/>
      </w:r>
      <w:r w:rsidR="00E201BA">
        <w:rPr>
          <w:rFonts w:ascii="Times New Roman" w:hAnsi="Times New Roman" w:cs="Times New Roman"/>
          <w:color w:val="000000" w:themeColor="text1"/>
        </w:rPr>
      </w:r>
      <w:r w:rsidR="00E201BA">
        <w:rPr>
          <w:rFonts w:ascii="Times New Roman" w:hAnsi="Times New Roman" w:cs="Times New Roman"/>
          <w:color w:val="000000" w:themeColor="text1"/>
        </w:rPr>
        <w:fldChar w:fldCharType="separate"/>
      </w:r>
      <w:r w:rsidR="00E201BA">
        <w:rPr>
          <w:rFonts w:ascii="Times New Roman" w:hAnsi="Times New Roman" w:cs="Times New Roman"/>
          <w:noProof/>
          <w:color w:val="000000" w:themeColor="text1"/>
        </w:rPr>
        <w:t>(Cechova</w:t>
      </w:r>
      <w:r w:rsidR="00E201BA" w:rsidRPr="00E201BA">
        <w:rPr>
          <w:rFonts w:ascii="Times New Roman" w:hAnsi="Times New Roman" w:cs="Times New Roman"/>
          <w:i/>
          <w:noProof/>
          <w:color w:val="000000" w:themeColor="text1"/>
        </w:rPr>
        <w:t xml:space="preserve"> et al</w:t>
      </w:r>
      <w:r w:rsidR="00E201BA">
        <w:rPr>
          <w:rFonts w:ascii="Times New Roman" w:hAnsi="Times New Roman" w:cs="Times New Roman"/>
          <w:noProof/>
          <w:color w:val="000000" w:themeColor="text1"/>
        </w:rPr>
        <w:t>, 2018)</w:t>
      </w:r>
      <w:r w:rsidR="00E201BA">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Images of each scratched area were obtained immediately after scraping (0 hour) and after 30 h using a </w:t>
      </w:r>
      <w:r w:rsidRPr="006E4CFD">
        <w:rPr>
          <w:rFonts w:ascii="Times New Roman" w:eastAsiaTheme="minorEastAsia" w:hAnsi="Times New Roman" w:cs="Times New Roman"/>
          <w:color w:val="000000" w:themeColor="text1"/>
        </w:rPr>
        <w:t xml:space="preserve">light microscope (Olympus, CKX53). A magnification of 4× was used for imaging, and the scraped area at each time point was measured using </w:t>
      </w:r>
      <w:r w:rsidRPr="006E4CFD">
        <w:rPr>
          <w:rFonts w:ascii="Times New Roman" w:eastAsia="Yu Mincho" w:hAnsi="Times New Roman" w:cs="Times New Roman"/>
          <w:color w:val="000000"/>
        </w:rPr>
        <w:t>ImageJ software</w:t>
      </w:r>
      <w:r w:rsidRPr="006E4CFD">
        <w:rPr>
          <w:rFonts w:ascii="Times New Roman" w:eastAsiaTheme="minorEastAsia" w:hAnsi="Times New Roman" w:cs="Times New Roman"/>
          <w:color w:val="000000" w:themeColor="text1"/>
        </w:rPr>
        <w:t xml:space="preserve"> (</w:t>
      </w:r>
      <w:r w:rsidRPr="006E4CFD">
        <w:rPr>
          <w:rFonts w:ascii="Times New Roman" w:hAnsi="Times New Roman" w:cs="Times New Roman"/>
          <w:color w:val="000000" w:themeColor="text1"/>
        </w:rPr>
        <w:t>1.53v; NIH</w:t>
      </w:r>
      <w:r w:rsidRPr="006E4CFD">
        <w:rPr>
          <w:rFonts w:ascii="Times New Roman" w:eastAsiaTheme="minorEastAsia" w:hAnsi="Times New Roman" w:cs="Times New Roman"/>
          <w:color w:val="000000" w:themeColor="text1"/>
        </w:rPr>
        <w:t xml:space="preserve">). </w:t>
      </w:r>
      <w:r w:rsidRPr="006E4CFD">
        <w:rPr>
          <w:rFonts w:ascii="Times New Roman" w:hAnsi="Times New Roman" w:cs="Times New Roman"/>
          <w:color w:val="000000" w:themeColor="text1"/>
        </w:rPr>
        <w:t>The percentage of the area at 30 h relative to the area at 0 h for cells of each genotype was calculated. Five replicates were performed during this assay.</w:t>
      </w:r>
    </w:p>
    <w:p w14:paraId="4630FA8B" w14:textId="77777777" w:rsidR="00431F98" w:rsidRPr="006E4CFD" w:rsidRDefault="00431F98" w:rsidP="00EF52C2">
      <w:pPr>
        <w:spacing w:line="360" w:lineRule="auto"/>
        <w:rPr>
          <w:rFonts w:ascii="Times New Roman" w:hAnsi="Times New Roman" w:cs="Times New Roman"/>
          <w:color w:val="000000" w:themeColor="text1"/>
        </w:rPr>
      </w:pPr>
    </w:p>
    <w:p w14:paraId="600871B9" w14:textId="77777777" w:rsidR="00431F98" w:rsidRPr="006E4CFD" w:rsidRDefault="00833659" w:rsidP="00EF52C2">
      <w:pPr>
        <w:spacing w:before="240" w:line="360" w:lineRule="auto"/>
        <w:contextualSpacing/>
        <w:rPr>
          <w:rFonts w:ascii="Times New Roman" w:hAnsi="Times New Roman" w:cs="Times New Roman"/>
          <w:b/>
          <w:bCs/>
          <w:i/>
          <w:iCs/>
          <w:color w:val="000000" w:themeColor="text1"/>
        </w:rPr>
      </w:pPr>
      <w:r w:rsidRPr="006E4CFD">
        <w:rPr>
          <w:rFonts w:ascii="Times New Roman" w:hAnsi="Times New Roman" w:cs="Times New Roman"/>
          <w:b/>
          <w:bCs/>
          <w:i/>
          <w:iCs/>
          <w:color w:val="000000" w:themeColor="text1"/>
        </w:rPr>
        <w:t>Permeability assay</w:t>
      </w:r>
    </w:p>
    <w:p w14:paraId="3EFFAE22" w14:textId="478D27F8" w:rsidR="00431F98" w:rsidRPr="006E4CFD" w:rsidRDefault="00833659" w:rsidP="00EF52C2">
      <w:pPr>
        <w:spacing w:before="240" w:line="360" w:lineRule="auto"/>
        <w:contextualSpacing/>
        <w:rPr>
          <w:rFonts w:ascii="Times New Roman" w:hAnsi="Times New Roman" w:cs="Times New Roman"/>
          <w:b/>
          <w:bCs/>
          <w:i/>
          <w:iCs/>
          <w:color w:val="000000" w:themeColor="text1"/>
        </w:rPr>
      </w:pPr>
      <w:r w:rsidRPr="006E4CFD">
        <w:rPr>
          <w:rFonts w:ascii="Times New Roman" w:hAnsi="Times New Roman" w:cs="Times New Roman"/>
          <w:color w:val="000000" w:themeColor="text1"/>
        </w:rPr>
        <w:t>Ten thousand differentiated E11 cells were seeded onto type I collagen-coated 0.4</w:t>
      </w:r>
      <w:r w:rsidRPr="006E4CFD">
        <w:rPr>
          <w:rFonts w:ascii="Times New Roman" w:hAnsi="Times New Roman" w:cs="Times New Roman"/>
          <w:color w:val="FF0000"/>
        </w:rPr>
        <w:t xml:space="preserve"> </w:t>
      </w:r>
      <w:r w:rsidRPr="006E4CFD">
        <w:rPr>
          <w:rFonts w:ascii="Symbol" w:hAnsi="Symbol" w:cs="Times New Roman"/>
          <w:color w:val="000000" w:themeColor="text1"/>
        </w:rPr>
        <w:sym w:font="Symbol" w:char="F06D"/>
      </w:r>
      <w:r w:rsidRPr="006E4CFD">
        <w:rPr>
          <w:rFonts w:ascii="Times New Roman" w:hAnsi="Times New Roman" w:cs="Times New Roman"/>
          <w:color w:val="000000" w:themeColor="text1"/>
        </w:rPr>
        <w:t>m polycarbonate transwell filters in a 24-well filtration microplate (Corning). After 12 h, the culture medium was replaced with FBS-free RPMI medium in both the upper and lower chambers</w:t>
      </w:r>
      <w:r w:rsidR="009B0879">
        <w:rPr>
          <w:rFonts w:ascii="Times New Roman" w:hAnsi="Times New Roman" w:cs="Times New Roman"/>
          <w:color w:val="000000" w:themeColor="text1"/>
        </w:rPr>
        <w:t xml:space="preserve"> </w:t>
      </w:r>
      <w:r w:rsidR="004B5FAC" w:rsidRPr="006E4CFD">
        <w:rPr>
          <w:rFonts w:ascii="Times New Roman" w:hAnsi="Times New Roman" w:cs="Times New Roman"/>
          <w:color w:val="000000" w:themeColor="text1"/>
        </w:rPr>
        <w:fldChar w:fldCharType="begin">
          <w:fldData xml:space="preserve">PEVuZE5vdGU+PENpdGU+PEF1dGhvcj5QaXdrb3dza2E8L0F1dGhvcj48WWVhcj4yMDE1PC9ZZWFy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</w:fldData>
        </w:fldChar>
      </w:r>
      <w:r w:rsidR="004B5FAC" w:rsidRPr="006E4CFD">
        <w:rPr>
          <w:rFonts w:ascii="Times New Roman" w:hAnsi="Times New Roman" w:cs="Times New Roman"/>
          <w:color w:val="000000" w:themeColor="text1"/>
        </w:rPr>
        <w:instrText xml:space="preserve"> ADDIN EN.CITE </w:instrText>
      </w:r>
      <w:r w:rsidR="004B5FAC" w:rsidRPr="006E4CFD">
        <w:rPr>
          <w:rFonts w:ascii="Times New Roman" w:hAnsi="Times New Roman" w:cs="Times New Roman"/>
          <w:color w:val="000000" w:themeColor="text1"/>
        </w:rPr>
        <w:fldChar w:fldCharType="begin">
          <w:fldData xml:space="preserve">PEVuZE5vdGU+PENpdGU+PEF1dGhvcj5QaXdrb3dza2E8L0F1dGhvcj48WWVhcj4yMDE1PC9ZZWFy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</w:fldData>
        </w:fldChar>
      </w:r>
      <w:r w:rsidR="004B5FAC" w:rsidRPr="006E4CFD">
        <w:rPr>
          <w:rFonts w:ascii="Times New Roman" w:hAnsi="Times New Roman" w:cs="Times New Roman"/>
          <w:color w:val="000000" w:themeColor="text1"/>
        </w:rPr>
        <w:instrText xml:space="preserve"> ADDIN EN.CITE.DATA </w:instrText>
      </w:r>
      <w:r w:rsidR="004B5FAC" w:rsidRPr="006E4CFD">
        <w:rPr>
          <w:rFonts w:ascii="Times New Roman" w:hAnsi="Times New Roman" w:cs="Times New Roman"/>
          <w:color w:val="000000" w:themeColor="text1"/>
        </w:rPr>
      </w:r>
      <w:r w:rsidR="004B5FAC" w:rsidRPr="006E4CFD">
        <w:rPr>
          <w:rFonts w:ascii="Times New Roman" w:hAnsi="Times New Roman" w:cs="Times New Roman"/>
          <w:color w:val="000000" w:themeColor="text1"/>
        </w:rPr>
        <w:fldChar w:fldCharType="end"/>
      </w:r>
      <w:r w:rsidR="004B5FAC" w:rsidRPr="006E4CFD">
        <w:rPr>
          <w:rFonts w:ascii="Times New Roman" w:hAnsi="Times New Roman" w:cs="Times New Roman"/>
          <w:color w:val="000000" w:themeColor="text1"/>
        </w:rPr>
      </w:r>
      <w:r w:rsidR="004B5FAC" w:rsidRPr="006E4CFD">
        <w:rPr>
          <w:rFonts w:ascii="Times New Roman" w:hAnsi="Times New Roman" w:cs="Times New Roman"/>
          <w:color w:val="000000" w:themeColor="text1"/>
        </w:rPr>
        <w:fldChar w:fldCharType="separate"/>
      </w:r>
      <w:r w:rsidR="004B5FAC" w:rsidRPr="006E4CFD">
        <w:rPr>
          <w:rFonts w:ascii="Times New Roman" w:hAnsi="Times New Roman" w:cs="Times New Roman"/>
          <w:noProof/>
          <w:color w:val="000000" w:themeColor="text1"/>
        </w:rPr>
        <w:t>(Piwkowska</w:t>
      </w:r>
      <w:r w:rsidR="004B5FAC" w:rsidRPr="006E4CFD">
        <w:rPr>
          <w:rFonts w:ascii="Times New Roman" w:hAnsi="Times New Roman" w:cs="Times New Roman"/>
          <w:i/>
          <w:noProof/>
          <w:color w:val="000000" w:themeColor="text1"/>
        </w:rPr>
        <w:t xml:space="preserve"> et al</w:t>
      </w:r>
      <w:r w:rsidR="004B5FAC" w:rsidRPr="006E4CFD">
        <w:rPr>
          <w:rFonts w:ascii="Times New Roman" w:hAnsi="Times New Roman" w:cs="Times New Roman"/>
          <w:noProof/>
          <w:color w:val="000000" w:themeColor="text1"/>
        </w:rPr>
        <w:t>, 2015)</w:t>
      </w:r>
      <w:r w:rsidR="004B5FAC"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Following a 2 h-incubation, the medium in the lower chamber was replaced with RPMI </w:t>
      </w:r>
      <w:r w:rsidRPr="006E4CFD">
        <w:rPr>
          <w:rFonts w:ascii="Times New Roman" w:hAnsi="Times New Roman" w:cs="Times New Roman"/>
          <w:color w:val="000000" w:themeColor="text1"/>
        </w:rPr>
        <w:lastRenderedPageBreak/>
        <w:t xml:space="preserve">medium supplemented with 40 mg/mL bovine serum albumin (BSA, Sigma–Aldrich), </w:t>
      </w:r>
      <w:r w:rsidRPr="006E4CFD">
        <w:rPr>
          <w:rFonts w:ascii="Times New Roman" w:hAnsi="Times New Roman" w:cs="Times New Roman"/>
          <w:color w:val="000000"/>
        </w:rPr>
        <w:t>which had been filtered through a 0.22-</w:t>
      </w:r>
      <w:r w:rsidRPr="006E4CFD">
        <w:rPr>
          <w:rFonts w:ascii="Symbol" w:hAnsi="Symbol" w:cs="Times New Roman"/>
          <w:color w:val="000000" w:themeColor="text1"/>
        </w:rPr>
        <w:sym w:font="Symbol" w:char="F06D"/>
      </w:r>
      <w:r w:rsidRPr="006E4CFD">
        <w:rPr>
          <w:rFonts w:ascii="Times New Roman" w:hAnsi="Times New Roman" w:cs="Times New Roman"/>
          <w:color w:val="000000"/>
        </w:rPr>
        <w:t>m filter (Millex), and the cells were incubated for an additional 2 hours at 37°C.</w:t>
      </w:r>
      <w:r w:rsidRPr="006E4CFD">
        <w:rPr>
          <w:rFonts w:ascii="Times New Roman" w:hAnsi="Times New Roman" w:cs="Times New Roman"/>
          <w:color w:val="000000" w:themeColor="text1"/>
        </w:rPr>
        <w:t xml:space="preserve"> The total protein concentration in the upper compartment was then quantified using a BCA protein assay kit (Thermo Fisher</w:t>
      </w:r>
      <w:r w:rsidRPr="006E4CFD">
        <w:rPr>
          <w:rFonts w:ascii="Times New Roman" w:hAnsi="Times New Roman" w:cs="Times New Roman"/>
          <w:color w:val="000000"/>
        </w:rPr>
        <w:t>)</w:t>
      </w:r>
      <w:r w:rsidR="00F76CD8" w:rsidRPr="006E4CFD">
        <w:t xml:space="preserve"> </w:t>
      </w:r>
      <w:r w:rsidR="00C21E56" w:rsidRPr="006E4CFD">
        <w:rPr>
          <w:rFonts w:ascii="Times New Roman" w:hAnsi="Times New Roman" w:cs="Times New Roman"/>
          <w:color w:val="000000" w:themeColor="text1"/>
        </w:rPr>
        <w:fldChar w:fldCharType="begin">
          <w:fldData xml:space="preserve">PEVuZE5vdGU+PENpdGU+PEF1dGhvcj5DaGVuZzwvQXV0aG9yPjxZZWFyPjIwMTI8L1llYXI+PFJl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</w:fldData>
        </w:fldChar>
      </w:r>
      <w:r w:rsidR="009710DD" w:rsidRPr="006E4CFD">
        <w:rPr>
          <w:rFonts w:ascii="Times New Roman" w:hAnsi="Times New Roman" w:cs="Times New Roman"/>
          <w:color w:val="000000" w:themeColor="text1"/>
        </w:rPr>
        <w:instrText xml:space="preserve"> ADDIN EN.CITE </w:instrText>
      </w:r>
      <w:r w:rsidR="009710DD" w:rsidRPr="006E4CFD">
        <w:rPr>
          <w:rFonts w:ascii="Times New Roman" w:hAnsi="Times New Roman" w:cs="Times New Roman"/>
          <w:color w:val="000000" w:themeColor="text1"/>
        </w:rPr>
        <w:fldChar w:fldCharType="begin">
          <w:fldData xml:space="preserve">PEVuZE5vdGU+PENpdGU+PEF1dGhvcj5DaGVuZzwvQXV0aG9yPjxZZWFyPjIwMTI8L1llYXI+PFJl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</w:fldData>
        </w:fldChar>
      </w:r>
      <w:r w:rsidR="009710DD" w:rsidRPr="006E4CFD">
        <w:rPr>
          <w:rFonts w:ascii="Times New Roman" w:hAnsi="Times New Roman" w:cs="Times New Roman"/>
          <w:color w:val="000000" w:themeColor="text1"/>
        </w:rPr>
        <w:instrText xml:space="preserve"> ADDIN EN.CITE.DATA </w:instrText>
      </w:r>
      <w:r w:rsidR="009710DD" w:rsidRPr="006E4CFD">
        <w:rPr>
          <w:rFonts w:ascii="Times New Roman" w:hAnsi="Times New Roman" w:cs="Times New Roman"/>
          <w:color w:val="000000" w:themeColor="text1"/>
        </w:rPr>
      </w:r>
      <w:r w:rsidR="009710DD" w:rsidRPr="006E4CFD">
        <w:rPr>
          <w:rFonts w:ascii="Times New Roman" w:hAnsi="Times New Roman" w:cs="Times New Roman"/>
          <w:color w:val="000000" w:themeColor="text1"/>
        </w:rPr>
        <w:fldChar w:fldCharType="end"/>
      </w:r>
      <w:r w:rsidR="00C21E56" w:rsidRPr="006E4CFD">
        <w:rPr>
          <w:rFonts w:ascii="Times New Roman" w:hAnsi="Times New Roman" w:cs="Times New Roman"/>
          <w:color w:val="000000" w:themeColor="text1"/>
        </w:rPr>
      </w:r>
      <w:r w:rsidR="00C21E56" w:rsidRPr="006E4CFD">
        <w:rPr>
          <w:rFonts w:ascii="Times New Roman" w:hAnsi="Times New Roman" w:cs="Times New Roman"/>
          <w:color w:val="000000" w:themeColor="text1"/>
        </w:rPr>
        <w:fldChar w:fldCharType="separate"/>
      </w:r>
      <w:r w:rsidR="009710DD" w:rsidRPr="006E4CFD">
        <w:rPr>
          <w:rFonts w:ascii="Times New Roman" w:hAnsi="Times New Roman" w:cs="Times New Roman"/>
          <w:noProof/>
          <w:color w:val="000000" w:themeColor="text1"/>
        </w:rPr>
        <w:t>(Cheng</w:t>
      </w:r>
      <w:r w:rsidR="009710DD" w:rsidRPr="006E4CFD">
        <w:rPr>
          <w:rFonts w:ascii="Times New Roman" w:hAnsi="Times New Roman" w:cs="Times New Roman"/>
          <w:i/>
          <w:noProof/>
          <w:color w:val="000000" w:themeColor="text1"/>
        </w:rPr>
        <w:t xml:space="preserve"> et al</w:t>
      </w:r>
      <w:r w:rsidR="009710DD" w:rsidRPr="006E4CFD">
        <w:rPr>
          <w:rFonts w:ascii="Times New Roman" w:hAnsi="Times New Roman" w:cs="Times New Roman"/>
          <w:noProof/>
          <w:color w:val="000000" w:themeColor="text1"/>
        </w:rPr>
        <w:t>, 2012; Ishii</w:t>
      </w:r>
      <w:r w:rsidR="009710DD" w:rsidRPr="006E4CFD">
        <w:rPr>
          <w:rFonts w:ascii="Times New Roman" w:hAnsi="Times New Roman" w:cs="Times New Roman"/>
          <w:i/>
          <w:noProof/>
          <w:color w:val="000000" w:themeColor="text1"/>
        </w:rPr>
        <w:t xml:space="preserve"> et al</w:t>
      </w:r>
      <w:r w:rsidR="009710DD" w:rsidRPr="006E4CFD">
        <w:rPr>
          <w:rFonts w:ascii="Times New Roman" w:hAnsi="Times New Roman" w:cs="Times New Roman"/>
          <w:noProof/>
          <w:color w:val="000000" w:themeColor="text1"/>
        </w:rPr>
        <w:t>, 2019)</w:t>
      </w:r>
      <w:r w:rsidR="00C21E56" w:rsidRPr="006E4CFD">
        <w:rPr>
          <w:rFonts w:ascii="Times New Roman" w:hAnsi="Times New Roman" w:cs="Times New Roman"/>
          <w:color w:val="000000" w:themeColor="text1"/>
        </w:rPr>
        <w:fldChar w:fldCharType="end"/>
      </w:r>
      <w:r w:rsidR="00F76CD8" w:rsidRPr="006E4CFD">
        <w:rPr>
          <w:rFonts w:ascii="Times New Roman" w:hAnsi="Times New Roman" w:cs="Times New Roman"/>
          <w:color w:val="000000" w:themeColor="text1"/>
        </w:rPr>
        <w:t>.</w:t>
      </w:r>
    </w:p>
    <w:p w14:paraId="71C825B7" w14:textId="77777777" w:rsidR="00431F98" w:rsidRPr="006E4CFD" w:rsidRDefault="00431F98" w:rsidP="00EF52C2">
      <w:pPr>
        <w:spacing w:line="360" w:lineRule="auto"/>
        <w:rPr>
          <w:rFonts w:ascii="Times New Roman" w:hAnsi="Times New Roman" w:cs="Times New Roman"/>
          <w:color w:val="000000" w:themeColor="text1"/>
        </w:rPr>
      </w:pPr>
    </w:p>
    <w:p w14:paraId="265BD5BE" w14:textId="77777777" w:rsidR="00431F98" w:rsidRPr="006E4CFD" w:rsidRDefault="00833659" w:rsidP="00EF52C2">
      <w:pPr>
        <w:pStyle w:val="NormalWeb"/>
        <w:tabs>
          <w:tab w:val="left" w:pos="6272"/>
        </w:tabs>
        <w:spacing w:before="0" w:beforeAutospacing="0" w:after="0" w:afterAutospacing="0" w:line="360" w:lineRule="auto"/>
        <w:rPr>
          <w:rFonts w:ascii="Times New Roman" w:hAnsi="Times New Roman" w:cs="Times New Roman"/>
          <w:i/>
          <w:iCs/>
          <w:color w:val="000000" w:themeColor="text1"/>
        </w:rPr>
      </w:pPr>
      <w:r w:rsidRPr="006E4CFD">
        <w:rPr>
          <w:rFonts w:ascii="Times New Roman" w:hAnsi="Times New Roman" w:cs="Times New Roman"/>
          <w:b/>
          <w:bCs/>
          <w:i/>
          <w:iCs/>
          <w:color w:val="000000" w:themeColor="text1"/>
        </w:rPr>
        <w:t>F-actin staining</w:t>
      </w:r>
    </w:p>
    <w:p w14:paraId="2C23A208" w14:textId="7D9B719F" w:rsidR="00431F98" w:rsidRPr="0030087B" w:rsidRDefault="00833659" w:rsidP="00EF52C2">
      <w:pPr>
        <w:pStyle w:val="NormalWeb"/>
        <w:spacing w:before="0" w:beforeAutospacing="0" w:after="0" w:afterAutospacing="0"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Two hundred-fifty thousand E11 and SVI cells were seeded in 30-mm glass-based dishes. After 12 h, the cells were fixed in 4% PFA for 30 min at RT, then incubated with 0.1% Triton X-100 in PBS for 15 min. After two washes with PBS, the cells were incubated with Blocking solution (Nacalai Tesque) in PBS for 30 min, and then stained with Phalloidin-iFluor-488 (1:1,000, Abcam) and 4′,6-diamidino-2-phenylindole (DAPI) (1:1,000, Dojindo) in the dark for 1 hour at RT. After incubation, the dishes were washed three times with PBS, then microscopic images were obtained using the confocal laser scanning microscope (</w:t>
      </w:r>
      <w:r w:rsidRPr="006E4CFD">
        <w:rPr>
          <w:rFonts w:ascii="Times New Roman" w:hAnsi="Times New Roman" w:cs="Times New Roman"/>
          <w:color w:val="000000"/>
        </w:rPr>
        <w:t>Olympus</w:t>
      </w:r>
      <w:r w:rsidRPr="006E4CFD">
        <w:rPr>
          <w:rFonts w:ascii="Times New Roman" w:hAnsi="Times New Roman" w:cs="Times New Roman"/>
          <w:color w:val="000000" w:themeColor="text1"/>
        </w:rPr>
        <w:t>, FV3</w:t>
      </w:r>
      <w:r w:rsidRPr="0030087B">
        <w:rPr>
          <w:rFonts w:ascii="Times New Roman" w:hAnsi="Times New Roman" w:cs="Times New Roman"/>
          <w:color w:val="000000" w:themeColor="text1"/>
        </w:rPr>
        <w:t>000). To quantify the cellular area occupied by F-actin in each cell, cellular regions of interest (ROI) were defined by manually outlining the cell contours in ImageJ. The F</w:t>
      </w:r>
      <w:r w:rsidR="00CF03C9" w:rsidRPr="0030087B">
        <w:rPr>
          <w:rFonts w:ascii="Times New Roman" w:hAnsi="Times New Roman" w:cs="Times New Roman"/>
          <w:color w:val="000000" w:themeColor="text1"/>
        </w:rPr>
        <w:t>-</w:t>
      </w:r>
      <w:r w:rsidRPr="0030087B">
        <w:rPr>
          <w:rFonts w:ascii="Times New Roman" w:hAnsi="Times New Roman" w:cs="Times New Roman"/>
          <w:color w:val="000000" w:themeColor="text1"/>
        </w:rPr>
        <w:t>actin channel was</w:t>
      </w:r>
      <w:r w:rsidRPr="0030087B">
        <w:rPr>
          <w:rStyle w:val="apple-converted-space"/>
          <w:rFonts w:ascii="Times New Roman" w:hAnsi="Times New Roman" w:cs="Times New Roman"/>
          <w:b/>
          <w:bCs/>
          <w:color w:val="000000" w:themeColor="text1"/>
        </w:rPr>
        <w:t> </w:t>
      </w:r>
      <w:r w:rsidRPr="0030087B">
        <w:rPr>
          <w:rStyle w:val="Strong"/>
          <w:rFonts w:ascii="Times New Roman" w:hAnsi="Times New Roman" w:cs="Times New Roman"/>
          <w:b w:val="0"/>
          <w:bCs w:val="0"/>
          <w:color w:val="000000" w:themeColor="text1"/>
        </w:rPr>
        <w:t>converted to a binary image using a fixed threshold range</w:t>
      </w:r>
      <w:r w:rsidRPr="0030087B">
        <w:rPr>
          <w:rFonts w:ascii="Times New Roman" w:hAnsi="Times New Roman" w:cs="Times New Roman"/>
          <w:bCs/>
          <w:color w:val="000000" w:themeColor="text1"/>
        </w:rPr>
        <w:t>.</w:t>
      </w:r>
      <w:r w:rsidR="00CF03C9" w:rsidRPr="0030087B">
        <w:rPr>
          <w:rFonts w:ascii="Times New Roman" w:hAnsi="Times New Roman" w:cs="Times New Roman"/>
          <w:b/>
          <w:bCs/>
          <w:color w:val="000000" w:themeColor="text1"/>
        </w:rPr>
        <w:t xml:space="preserve"> </w:t>
      </w:r>
      <w:r w:rsidRPr="0030087B">
        <w:rPr>
          <w:rFonts w:ascii="Times New Roman" w:hAnsi="Times New Roman" w:cs="Times New Roman"/>
          <w:color w:val="000000" w:themeColor="text1"/>
        </w:rPr>
        <w:t>For each ROI, the F</w:t>
      </w:r>
      <w:r w:rsidR="00CF03C9" w:rsidRPr="0030087B">
        <w:rPr>
          <w:rFonts w:ascii="Times New Roman" w:hAnsi="Times New Roman" w:cs="Times New Roman"/>
          <w:color w:val="000000" w:themeColor="text1"/>
        </w:rPr>
        <w:t>-</w:t>
      </w:r>
      <w:r w:rsidRPr="0030087B">
        <w:rPr>
          <w:rFonts w:ascii="Times New Roman" w:hAnsi="Times New Roman" w:cs="Times New Roman"/>
          <w:color w:val="000000" w:themeColor="text1"/>
        </w:rPr>
        <w:t>actin</w:t>
      </w:r>
      <w:r w:rsidR="00CF03C9" w:rsidRPr="0030087B">
        <w:rPr>
          <w:rFonts w:ascii="Times New Roman" w:hAnsi="Times New Roman" w:cs="Times New Roman"/>
          <w:color w:val="000000" w:themeColor="text1"/>
        </w:rPr>
        <w:t>-</w:t>
      </w:r>
      <w:r w:rsidRPr="0030087B">
        <w:rPr>
          <w:rFonts w:ascii="Times New Roman" w:hAnsi="Times New Roman" w:cs="Times New Roman"/>
          <w:color w:val="000000" w:themeColor="text1"/>
        </w:rPr>
        <w:t xml:space="preserve">positive area was measured using a </w:t>
      </w:r>
      <w:r w:rsidRPr="0030087B">
        <w:rPr>
          <w:rStyle w:val="Strong"/>
          <w:rFonts w:ascii="Times New Roman" w:hAnsi="Times New Roman" w:cs="Times New Roman"/>
          <w:b w:val="0"/>
          <w:bCs w:val="0"/>
          <w:color w:val="000000" w:themeColor="text1"/>
        </w:rPr>
        <w:t>binary image</w:t>
      </w:r>
      <w:r w:rsidR="009930DE" w:rsidRPr="0030087B">
        <w:rPr>
          <w:color w:val="000000" w:themeColor="text1"/>
        </w:rPr>
        <w:t xml:space="preserve"> </w:t>
      </w:r>
      <w:r w:rsidR="009930DE" w:rsidRPr="0030087B">
        <w:rPr>
          <w:rStyle w:val="Strong"/>
          <w:rFonts w:ascii="Times New Roman" w:hAnsi="Times New Roman" w:cs="Times New Roman"/>
          <w:b w:val="0"/>
          <w:bCs w:val="0"/>
          <w:color w:val="000000" w:themeColor="text1"/>
        </w:rPr>
        <w:fldChar w:fldCharType="begin">
          <w:fldData xml:space="preserve">PEVuZE5vdGU+PENpdGU+PEF1dGhvcj5EdWFydGU8L0F1dGhvcj48WWVhcj4yMDE5PC9ZZWFyPjxS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</w:fldData>
        </w:fldChar>
      </w:r>
      <w:r w:rsidR="002A1A5B" w:rsidRPr="0030087B">
        <w:rPr>
          <w:rStyle w:val="Strong"/>
          <w:rFonts w:ascii="Times New Roman" w:hAnsi="Times New Roman" w:cs="Times New Roman"/>
          <w:b w:val="0"/>
          <w:bCs w:val="0"/>
          <w:color w:val="000000" w:themeColor="text1"/>
        </w:rPr>
        <w:instrText xml:space="preserve"> ADDIN EN.CITE </w:instrText>
      </w:r>
      <w:r w:rsidR="002A1A5B" w:rsidRPr="0030087B">
        <w:rPr>
          <w:rStyle w:val="Strong"/>
          <w:rFonts w:ascii="Times New Roman" w:hAnsi="Times New Roman" w:cs="Times New Roman"/>
          <w:b w:val="0"/>
          <w:bCs w:val="0"/>
          <w:color w:val="000000" w:themeColor="text1"/>
        </w:rPr>
        <w:fldChar w:fldCharType="begin">
          <w:fldData xml:space="preserve">PEVuZE5vdGU+PENpdGU+PEF1dGhvcj5EdWFydGU8L0F1dGhvcj48WWVhcj4yMDE5PC9ZZWFyPjxS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</w:fldData>
        </w:fldChar>
      </w:r>
      <w:r w:rsidR="002A1A5B" w:rsidRPr="0030087B">
        <w:rPr>
          <w:rStyle w:val="Strong"/>
          <w:rFonts w:ascii="Times New Roman" w:hAnsi="Times New Roman" w:cs="Times New Roman"/>
          <w:b w:val="0"/>
          <w:bCs w:val="0"/>
          <w:color w:val="000000" w:themeColor="text1"/>
        </w:rPr>
        <w:instrText xml:space="preserve"> ADDIN EN.CITE.DATA </w:instrText>
      </w:r>
      <w:r w:rsidR="002A1A5B" w:rsidRPr="0030087B">
        <w:rPr>
          <w:rStyle w:val="Strong"/>
          <w:rFonts w:ascii="Times New Roman" w:hAnsi="Times New Roman" w:cs="Times New Roman"/>
          <w:b w:val="0"/>
          <w:bCs w:val="0"/>
          <w:color w:val="000000" w:themeColor="text1"/>
        </w:rPr>
      </w:r>
      <w:r w:rsidR="002A1A5B" w:rsidRPr="0030087B">
        <w:rPr>
          <w:rStyle w:val="Strong"/>
          <w:rFonts w:ascii="Times New Roman" w:hAnsi="Times New Roman" w:cs="Times New Roman"/>
          <w:b w:val="0"/>
          <w:bCs w:val="0"/>
          <w:color w:val="000000" w:themeColor="text1"/>
        </w:rPr>
        <w:fldChar w:fldCharType="end"/>
      </w:r>
      <w:r w:rsidR="009930DE" w:rsidRPr="0030087B">
        <w:rPr>
          <w:rStyle w:val="Strong"/>
          <w:rFonts w:ascii="Times New Roman" w:hAnsi="Times New Roman" w:cs="Times New Roman"/>
          <w:b w:val="0"/>
          <w:bCs w:val="0"/>
          <w:color w:val="000000" w:themeColor="text1"/>
        </w:rPr>
      </w:r>
      <w:r w:rsidR="009930DE" w:rsidRPr="0030087B">
        <w:rPr>
          <w:rStyle w:val="Strong"/>
          <w:rFonts w:ascii="Times New Roman" w:hAnsi="Times New Roman" w:cs="Times New Roman"/>
          <w:b w:val="0"/>
          <w:bCs w:val="0"/>
          <w:color w:val="000000" w:themeColor="text1"/>
        </w:rPr>
        <w:fldChar w:fldCharType="separate"/>
      </w:r>
      <w:r w:rsidR="002A1A5B" w:rsidRPr="0030087B">
        <w:rPr>
          <w:rStyle w:val="Strong"/>
          <w:rFonts w:ascii="Times New Roman" w:hAnsi="Times New Roman" w:cs="Times New Roman"/>
          <w:b w:val="0"/>
          <w:bCs w:val="0"/>
          <w:noProof/>
          <w:color w:val="000000" w:themeColor="text1"/>
        </w:rPr>
        <w:t>(Duarte</w:t>
      </w:r>
      <w:r w:rsidR="002A1A5B" w:rsidRPr="0030087B">
        <w:rPr>
          <w:rStyle w:val="Strong"/>
          <w:rFonts w:ascii="Times New Roman" w:hAnsi="Times New Roman" w:cs="Times New Roman"/>
          <w:b w:val="0"/>
          <w:bCs w:val="0"/>
          <w:i/>
          <w:noProof/>
          <w:color w:val="000000" w:themeColor="text1"/>
        </w:rPr>
        <w:t xml:space="preserve"> et al</w:t>
      </w:r>
      <w:r w:rsidR="002A1A5B" w:rsidRPr="0030087B">
        <w:rPr>
          <w:rStyle w:val="Strong"/>
          <w:rFonts w:ascii="Times New Roman" w:hAnsi="Times New Roman" w:cs="Times New Roman"/>
          <w:b w:val="0"/>
          <w:bCs w:val="0"/>
          <w:noProof/>
          <w:color w:val="000000" w:themeColor="text1"/>
        </w:rPr>
        <w:t>, 2019; Yasuda</w:t>
      </w:r>
      <w:r w:rsidR="002A1A5B" w:rsidRPr="0030087B">
        <w:rPr>
          <w:rStyle w:val="Strong"/>
          <w:rFonts w:ascii="Times New Roman" w:hAnsi="Times New Roman" w:cs="Times New Roman"/>
          <w:b w:val="0"/>
          <w:bCs w:val="0"/>
          <w:i/>
          <w:noProof/>
          <w:color w:val="000000" w:themeColor="text1"/>
        </w:rPr>
        <w:t xml:space="preserve"> et al</w:t>
      </w:r>
      <w:r w:rsidR="002A1A5B" w:rsidRPr="0030087B">
        <w:rPr>
          <w:rStyle w:val="Strong"/>
          <w:rFonts w:ascii="Times New Roman" w:hAnsi="Times New Roman" w:cs="Times New Roman"/>
          <w:b w:val="0"/>
          <w:bCs w:val="0"/>
          <w:noProof/>
          <w:color w:val="000000" w:themeColor="text1"/>
        </w:rPr>
        <w:t>, 2023)</w:t>
      </w:r>
      <w:r w:rsidR="009930DE" w:rsidRPr="0030087B">
        <w:rPr>
          <w:rStyle w:val="Strong"/>
          <w:rFonts w:ascii="Times New Roman" w:hAnsi="Times New Roman" w:cs="Times New Roman"/>
          <w:b w:val="0"/>
          <w:bCs w:val="0"/>
          <w:color w:val="000000" w:themeColor="text1"/>
        </w:rPr>
        <w:fldChar w:fldCharType="end"/>
      </w:r>
      <w:r w:rsidRPr="0030087B">
        <w:rPr>
          <w:rFonts w:ascii="Times New Roman" w:hAnsi="Times New Roman" w:cs="Times New Roman"/>
          <w:color w:val="000000" w:themeColor="text1"/>
        </w:rPr>
        <w:t>.</w:t>
      </w:r>
    </w:p>
    <w:p w14:paraId="2198D6BC" w14:textId="77777777" w:rsidR="00431F98" w:rsidRPr="006E4CFD" w:rsidRDefault="00431F98" w:rsidP="00EF52C2">
      <w:pPr>
        <w:pStyle w:val="NormalWeb"/>
        <w:spacing w:before="0" w:beforeAutospacing="0" w:after="0" w:afterAutospacing="0" w:line="360" w:lineRule="auto"/>
        <w:rPr>
          <w:rFonts w:ascii="Times New Roman" w:hAnsi="Times New Roman" w:cs="Times New Roman"/>
          <w:color w:val="FF0000"/>
        </w:rPr>
      </w:pPr>
    </w:p>
    <w:p w14:paraId="7F72B72B" w14:textId="77777777" w:rsidR="00431F98" w:rsidRPr="006E4CFD" w:rsidRDefault="00833659" w:rsidP="00EF52C2">
      <w:pPr>
        <w:spacing w:line="360" w:lineRule="auto"/>
        <w:rPr>
          <w:rFonts w:ascii="Times New Roman" w:hAnsi="Times New Roman" w:cs="Times New Roman"/>
          <w:b/>
          <w:bCs/>
          <w:i/>
          <w:iCs/>
          <w:color w:val="000000" w:themeColor="text1"/>
        </w:rPr>
      </w:pPr>
      <w:r w:rsidRPr="006E4CFD">
        <w:rPr>
          <w:rFonts w:ascii="Times New Roman" w:hAnsi="Times New Roman" w:cs="Times New Roman"/>
          <w:b/>
          <w:bCs/>
          <w:i/>
          <w:iCs/>
          <w:color w:val="000000" w:themeColor="text1"/>
        </w:rPr>
        <w:t>Western blotting</w:t>
      </w:r>
    </w:p>
    <w:p w14:paraId="598800B1" w14:textId="224F059F" w:rsidR="00F0262A" w:rsidRPr="0030087B" w:rsidRDefault="00833659" w:rsidP="00F0262A">
      <w:pPr>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Cultured cells and sieved mouse glomeruli were pelleted by centrifugation and lysed in chilled lysis buffer (150 mM NaCl, 50 mM Tris-HCl</w:t>
      </w:r>
      <w:r w:rsidRPr="006E4CFD">
        <w:rPr>
          <w:rFonts w:ascii="Times New Roman" w:hAnsi="Times New Roman" w:cs="Times New Roman"/>
          <w:color w:val="000000"/>
        </w:rPr>
        <w:t xml:space="preserve"> pH 8.0, and 1% NP</w:t>
      </w:r>
      <w:r w:rsidRPr="006E4CFD">
        <w:rPr>
          <w:rFonts w:ascii="Times New Roman" w:hAnsi="Times New Roman" w:cs="Times New Roman"/>
          <w:color w:val="000000" w:themeColor="text1"/>
        </w:rPr>
        <w:t xml:space="preserve">-40) containing protease inhibitor cocktail </w:t>
      </w:r>
      <w:r w:rsidR="009550E7">
        <w:rPr>
          <w:rFonts w:ascii="Times New Roman" w:hAnsi="Times New Roman" w:cs="Times New Roman"/>
          <w:color w:val="000000" w:themeColor="text1"/>
        </w:rPr>
        <w:fldChar w:fldCharType="begin">
          <w:fldData xml:space="preserve">PEVuZE5vdGU+PENpdGUgRXhjbHVkZVllYXI9IjEiPjxBdXRob3I+QmVlbnN0b2NrPC9BdXRob3I+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</w:fldData>
        </w:fldChar>
      </w:r>
      <w:r w:rsidR="009550E7">
        <w:rPr>
          <w:rFonts w:ascii="Times New Roman" w:hAnsi="Times New Roman" w:cs="Times New Roman"/>
          <w:color w:val="000000" w:themeColor="text1"/>
        </w:rPr>
        <w:instrText xml:space="preserve"> ADDIN EN.CITE </w:instrText>
      </w:r>
      <w:r w:rsidR="009550E7">
        <w:rPr>
          <w:rFonts w:ascii="Times New Roman" w:hAnsi="Times New Roman" w:cs="Times New Roman"/>
          <w:color w:val="000000" w:themeColor="text1"/>
        </w:rPr>
        <w:fldChar w:fldCharType="begin">
          <w:fldData xml:space="preserve">PEVuZE5vdGU+PENpdGUgRXhjbHVkZVllYXI9IjEiPjxBdXRob3I+QmVlbnN0b2NrPC9BdXRob3I+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</w:fldData>
        </w:fldChar>
      </w:r>
      <w:r w:rsidR="009550E7">
        <w:rPr>
          <w:rFonts w:ascii="Times New Roman" w:hAnsi="Times New Roman" w:cs="Times New Roman"/>
          <w:color w:val="000000" w:themeColor="text1"/>
        </w:rPr>
        <w:instrText xml:space="preserve"> ADDIN EN.CITE.DATA </w:instrText>
      </w:r>
      <w:r w:rsidR="009550E7">
        <w:rPr>
          <w:rFonts w:ascii="Times New Roman" w:hAnsi="Times New Roman" w:cs="Times New Roman"/>
          <w:color w:val="000000" w:themeColor="text1"/>
        </w:rPr>
      </w:r>
      <w:r w:rsidR="009550E7">
        <w:rPr>
          <w:rFonts w:ascii="Times New Roman" w:hAnsi="Times New Roman" w:cs="Times New Roman"/>
          <w:color w:val="000000" w:themeColor="text1"/>
        </w:rPr>
        <w:fldChar w:fldCharType="end"/>
      </w:r>
      <w:r w:rsidR="009550E7">
        <w:rPr>
          <w:rFonts w:ascii="Times New Roman" w:hAnsi="Times New Roman" w:cs="Times New Roman"/>
          <w:color w:val="000000" w:themeColor="text1"/>
        </w:rPr>
      </w:r>
      <w:r w:rsidR="009550E7">
        <w:rPr>
          <w:rFonts w:ascii="Times New Roman" w:hAnsi="Times New Roman" w:cs="Times New Roman"/>
          <w:color w:val="000000" w:themeColor="text1"/>
        </w:rPr>
        <w:fldChar w:fldCharType="separate"/>
      </w:r>
      <w:r w:rsidR="009550E7">
        <w:rPr>
          <w:rFonts w:ascii="Times New Roman" w:hAnsi="Times New Roman" w:cs="Times New Roman"/>
          <w:noProof/>
          <w:color w:val="000000" w:themeColor="text1"/>
        </w:rPr>
        <w:t>(Beenstock</w:t>
      </w:r>
      <w:r w:rsidR="009550E7" w:rsidRPr="009550E7">
        <w:rPr>
          <w:rFonts w:ascii="Times New Roman" w:hAnsi="Times New Roman" w:cs="Times New Roman"/>
          <w:i/>
          <w:noProof/>
          <w:color w:val="000000" w:themeColor="text1"/>
        </w:rPr>
        <w:t xml:space="preserve"> et al.</w:t>
      </w:r>
      <w:r w:rsidR="009550E7">
        <w:rPr>
          <w:rFonts w:ascii="Times New Roman" w:hAnsi="Times New Roman" w:cs="Times New Roman"/>
          <w:noProof/>
          <w:color w:val="000000" w:themeColor="text1"/>
        </w:rPr>
        <w:t>)</w:t>
      </w:r>
      <w:r w:rsidR="009550E7">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The protein concentration of each lysate was determined using a BCA protein assay kit. Samples were then electrophoresed in 10% polyacrylamide-SDS gels and transferred </w:t>
      </w:r>
      <w:r w:rsidRPr="006E4CFD">
        <w:rPr>
          <w:rFonts w:ascii="Times New Roman" w:hAnsi="Times New Roman" w:cs="Times New Roman"/>
          <w:color w:val="000000"/>
        </w:rPr>
        <w:t xml:space="preserve">to polyvinylidene fluoride membranes (Merck Millipore). </w:t>
      </w:r>
      <w:r w:rsidRPr="006E4CFD">
        <w:rPr>
          <w:rFonts w:ascii="Times New Roman" w:hAnsi="Times New Roman" w:cs="Times New Roman"/>
          <w:color w:val="000000" w:themeColor="text1"/>
        </w:rPr>
        <w:t xml:space="preserve">The membranes were incubated with rabbit anti-CDKAL1 antibody (Invitrogen), rabbit anti-CD2AP antibody (Gene Tex) at 1:500 dilutions, rabbit anti-Synaptopodin antibody (Proteintech) at a 1:1,000 dilution and rabbit </w:t>
      </w:r>
      <w:r w:rsidRPr="006E4CFD">
        <w:rPr>
          <w:rFonts w:ascii="Times New Roman" w:hAnsi="Times New Roman" w:cs="Times New Roman"/>
          <w:color w:val="000000" w:themeColor="text1"/>
        </w:rPr>
        <w:lastRenderedPageBreak/>
        <w:t xml:space="preserve">anti-GAPDH antibody (Gene Tex) at a 1:20,000 dilution. The antibodies were diluted in 5% skim milk </w:t>
      </w:r>
      <w:r w:rsidRPr="006E4CFD">
        <w:rPr>
          <w:rFonts w:ascii="Times New Roman" w:hAnsi="Times New Roman" w:cs="Times New Roman"/>
        </w:rPr>
        <w:t xml:space="preserve">in TBST buffer (150 mM NaCl, 25 mM Tris-HCl pH 7.4, 2.7 mM KCl, and 0.05% Tween-20), </w:t>
      </w:r>
      <w:r w:rsidRPr="006E4CFD">
        <w:rPr>
          <w:rFonts w:ascii="Times New Roman" w:hAnsi="Times New Roman" w:cs="Times New Roman"/>
          <w:color w:val="000000" w:themeColor="text1"/>
        </w:rPr>
        <w:t xml:space="preserve">added to the membranes, and incubated overnight at 4°C. </w:t>
      </w:r>
      <w:r w:rsidR="00D8328C" w:rsidRPr="006E4CFD">
        <w:rPr>
          <w:rFonts w:ascii="Times New Roman" w:hAnsi="Times New Roman" w:cs="Times New Roman"/>
          <w:color w:val="000000"/>
        </w:rPr>
        <w:t>The membrane was washed with TBST, followed by incubation with the secondary antibody at room temperature for 1 h, and then rewashed with TBST.</w:t>
      </w:r>
      <w:r w:rsidR="00D8328C"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rPr>
        <w:t>Signals were detected using Amersham ECL Prime Western Blotting Detection Reagent (GE Healthcare) and an imager (ChemiDoc MP imaging system, Bio-Ra</w:t>
      </w:r>
      <w:r w:rsidRPr="0030087B">
        <w:rPr>
          <w:rFonts w:ascii="Times New Roman" w:hAnsi="Times New Roman" w:cs="Times New Roman"/>
          <w:color w:val="000000" w:themeColor="text1"/>
        </w:rPr>
        <w:t>d).</w:t>
      </w:r>
      <w:r w:rsidR="0024298B" w:rsidRPr="0030087B">
        <w:rPr>
          <w:rFonts w:ascii="Times New Roman" w:hAnsi="Times New Roman" w:cs="Times New Roman"/>
          <w:color w:val="000000" w:themeColor="text1"/>
        </w:rPr>
        <w:t xml:space="preserve"> </w:t>
      </w:r>
      <w:r w:rsidR="00F0262A" w:rsidRPr="0030087B">
        <w:rPr>
          <w:rFonts w:ascii="Times New Roman" w:hAnsi="Times New Roman" w:cs="Times New Roman"/>
          <w:color w:val="000000" w:themeColor="text1"/>
        </w:rPr>
        <w:t>To examine the accumulation of ubiquitinated proteins, SVI</w:t>
      </w:r>
      <w:r w:rsidR="00741399" w:rsidRPr="0030087B">
        <w:rPr>
          <w:rFonts w:ascii="Times New Roman" w:hAnsi="Times New Roman" w:cs="Times New Roman"/>
          <w:color w:val="000000" w:themeColor="text1"/>
        </w:rPr>
        <w:t xml:space="preserve"> sgControl </w:t>
      </w:r>
      <w:r w:rsidR="00A1260F" w:rsidRPr="0030087B">
        <w:rPr>
          <w:rFonts w:ascii="Times New Roman" w:hAnsi="Times New Roman" w:cs="Times New Roman"/>
          <w:color w:val="000000" w:themeColor="text1"/>
        </w:rPr>
        <w:t xml:space="preserve">cells </w:t>
      </w:r>
      <w:r w:rsidR="00F0262A" w:rsidRPr="0030087B">
        <w:rPr>
          <w:rFonts w:ascii="Times New Roman" w:hAnsi="Times New Roman" w:cs="Times New Roman"/>
          <w:color w:val="000000" w:themeColor="text1"/>
        </w:rPr>
        <w:t>w</w:t>
      </w:r>
      <w:r w:rsidR="00A1260F" w:rsidRPr="0030087B">
        <w:rPr>
          <w:rFonts w:ascii="Times New Roman" w:hAnsi="Times New Roman" w:cs="Times New Roman"/>
          <w:color w:val="000000" w:themeColor="text1"/>
        </w:rPr>
        <w:t>ere</w:t>
      </w:r>
      <w:r w:rsidR="00741399" w:rsidRPr="0030087B">
        <w:rPr>
          <w:rFonts w:ascii="Times New Roman" w:hAnsi="Times New Roman" w:cs="Times New Roman"/>
          <w:color w:val="000000" w:themeColor="text1"/>
        </w:rPr>
        <w:t xml:space="preserve"> </w:t>
      </w:r>
      <w:r w:rsidR="00F0262A" w:rsidRPr="0030087B">
        <w:rPr>
          <w:rFonts w:ascii="Times New Roman" w:hAnsi="Times New Roman" w:cs="Times New Roman"/>
          <w:color w:val="000000" w:themeColor="text1"/>
        </w:rPr>
        <w:t>treated with 10 µmol/L MG132 (Wako) for 6 h to inhibit proteasomal degradation.</w:t>
      </w:r>
    </w:p>
    <w:p w14:paraId="12C95E11" w14:textId="77777777" w:rsidR="00F0262A" w:rsidRDefault="00F0262A" w:rsidP="00621FB1">
      <w:pPr>
        <w:pStyle w:val="NormalWeb"/>
        <w:spacing w:before="0" w:beforeAutospacing="0" w:after="0" w:afterAutospacing="0" w:line="360" w:lineRule="auto"/>
        <w:rPr>
          <w:rFonts w:ascii="Times New Roman" w:hAnsi="Times New Roman" w:cs="Times New Roman"/>
          <w:b/>
          <w:bCs/>
          <w:i/>
          <w:iCs/>
          <w:color w:val="000000" w:themeColor="text1"/>
        </w:rPr>
      </w:pPr>
    </w:p>
    <w:p w14:paraId="78242985" w14:textId="30DFBFAF" w:rsidR="00621FB1" w:rsidRPr="006E4CFD" w:rsidRDefault="00833659" w:rsidP="00621FB1">
      <w:pPr>
        <w:pStyle w:val="NormalWeb"/>
        <w:spacing w:before="0" w:beforeAutospacing="0" w:after="0" w:afterAutospacing="0" w:line="360" w:lineRule="auto"/>
        <w:rPr>
          <w:rFonts w:ascii="Times New Roman" w:hAnsi="Times New Roman" w:cs="Times New Roman"/>
          <w:i/>
          <w:iCs/>
          <w:color w:val="000000" w:themeColor="text1"/>
        </w:rPr>
      </w:pPr>
      <w:r w:rsidRPr="006E4CFD">
        <w:rPr>
          <w:rFonts w:ascii="Times New Roman" w:hAnsi="Times New Roman" w:cs="Times New Roman"/>
          <w:b/>
          <w:bCs/>
          <w:i/>
          <w:iCs/>
          <w:color w:val="000000" w:themeColor="text1"/>
        </w:rPr>
        <w:t>Quantitative proteomic analysis by liquid chromatography–tandem mass spectrometry</w:t>
      </w:r>
    </w:p>
    <w:p w14:paraId="3B59905D" w14:textId="7F4B2B97" w:rsidR="00EE47AA" w:rsidRPr="006E4CFD" w:rsidRDefault="00833659" w:rsidP="00EE47AA">
      <w:pPr>
        <w:pStyle w:val="NormalWeb"/>
        <w:spacing w:before="0" w:beforeAutospacing="0" w:after="0" w:afterAutospacing="0" w:line="360" w:lineRule="auto"/>
        <w:rPr>
          <w:rFonts w:ascii="Times New Roman" w:hAnsi="Times New Roman" w:cs="Times New Roman"/>
        </w:rPr>
      </w:pPr>
      <w:r w:rsidRPr="006E4CFD">
        <w:rPr>
          <w:rFonts w:ascii="Times New Roman" w:hAnsi="Times New Roman" w:cs="Times New Roman"/>
          <w:color w:val="000000" w:themeColor="text1"/>
        </w:rPr>
        <w:t xml:space="preserve">The cell lysates were digested by trypsin using the phase-transfer surfactant method, as previously described </w:t>
      </w:r>
      <w:r w:rsidRPr="006E4CFD">
        <w:rPr>
          <w:rFonts w:ascii="Times New Roman" w:hAnsi="Times New Roman" w:cs="Times New Roman"/>
          <w:color w:val="000000" w:themeColor="text1"/>
        </w:rPr>
        <w:fldChar w:fldCharType="begin">
          <w:fldData xml:space="preserve">PEVuZE5vdGU+PENpdGU+PEF1dGhvcj5OYWdhbm88L0F1dGhvcj48WWVhcj4yMDIyPC9ZZWFyPjxS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</w:fldData>
        </w:fldChar>
      </w:r>
      <w:r w:rsidRPr="006E4CFD">
        <w:rPr>
          <w:rFonts w:ascii="Times New Roman" w:hAnsi="Times New Roman" w:cs="Times New Roman"/>
          <w:color w:val="000000" w:themeColor="text1"/>
        </w:rPr>
        <w:instrText xml:space="preserve"> ADDIN EN.CITE </w:instrText>
      </w:r>
      <w:r w:rsidRPr="006E4CFD">
        <w:rPr>
          <w:rFonts w:ascii="Times New Roman" w:hAnsi="Times New Roman" w:cs="Times New Roman"/>
          <w:color w:val="000000" w:themeColor="text1"/>
        </w:rPr>
        <w:fldChar w:fldCharType="begin">
          <w:fldData xml:space="preserve">PEVuZE5vdGU+PENpdGU+PEF1dGhvcj5OYWdhbm88L0F1dGhvcj48WWVhcj4yMDIyPC9ZZWFyPjxS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</w:fldData>
        </w:fldChar>
      </w:r>
      <w:r w:rsidRPr="006E4CFD">
        <w:rPr>
          <w:rFonts w:ascii="Times New Roman" w:hAnsi="Times New Roman" w:cs="Times New Roman"/>
          <w:color w:val="000000" w:themeColor="text1"/>
        </w:rPr>
        <w:instrText xml:space="preserve"> ADDIN EN.CITE.DATA </w:instrText>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Pr="006E4CFD">
        <w:rPr>
          <w:rFonts w:ascii="Times New Roman" w:hAnsi="Times New Roman" w:cs="Times New Roman"/>
          <w:noProof/>
          <w:color w:val="000000" w:themeColor="text1"/>
        </w:rPr>
        <w:t>(Nagano</w:t>
      </w:r>
      <w:r w:rsidRPr="006E4CFD">
        <w:rPr>
          <w:rFonts w:ascii="Times New Roman" w:hAnsi="Times New Roman" w:cs="Times New Roman"/>
          <w:i/>
          <w:noProof/>
          <w:color w:val="000000" w:themeColor="text1"/>
        </w:rPr>
        <w:t xml:space="preserve"> et al</w:t>
      </w:r>
      <w:r w:rsidRPr="006E4CFD">
        <w:rPr>
          <w:rFonts w:ascii="Times New Roman" w:hAnsi="Times New Roman" w:cs="Times New Roman"/>
          <w:noProof/>
          <w:color w:val="000000" w:themeColor="text1"/>
        </w:rPr>
        <w:t>, 2022)</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The digested samples were desalted and resuspended in 0.1% trifluoroacetic acid after drying. Digested peptide samples corresponding to 1 </w:t>
      </w:r>
      <w:r w:rsidRPr="006E4CFD">
        <w:rPr>
          <w:rFonts w:ascii="Symbol" w:hAnsi="Symbol" w:cs="Times New Roman"/>
          <w:color w:val="000000" w:themeColor="text1"/>
        </w:rPr>
        <w:sym w:font="Symbol" w:char="F06D"/>
      </w:r>
      <w:r w:rsidRPr="006E4CFD">
        <w:rPr>
          <w:rFonts w:ascii="Times New Roman" w:hAnsi="Times New Roman" w:cs="Times New Roman"/>
          <w:color w:val="000000" w:themeColor="text1"/>
        </w:rPr>
        <w:t xml:space="preserve">g </w:t>
      </w:r>
      <w:r w:rsidRPr="006E4CFD">
        <w:rPr>
          <w:rFonts w:ascii="Times New Roman" w:hAnsi="Times New Roman" w:cs="Times New Roman"/>
          <w:color w:val="000000"/>
        </w:rPr>
        <w:t xml:space="preserve">protein </w:t>
      </w:r>
      <w:r w:rsidRPr="006E4CFD">
        <w:rPr>
          <w:rFonts w:ascii="Times New Roman" w:hAnsi="Times New Roman" w:cs="Times New Roman"/>
          <w:color w:val="000000" w:themeColor="text1"/>
        </w:rPr>
        <w:t xml:space="preserve">were subjected to LC–tandem MS using SWATH modes on a TripleTOF6600 (SCIEX) with the Eksigent NanoLC400 system (SCIEX). Proteins were identified and quantified using DIA-NN 1.8 and UniProt Human reference proteome data </w:t>
      </w:r>
      <w:r w:rsidRPr="006E4CFD">
        <w:rPr>
          <w:rFonts w:ascii="Times New Roman" w:hAnsi="Times New Roman" w:cs="Times New Roman"/>
          <w:color w:val="000000" w:themeColor="text1"/>
        </w:rPr>
        <w:fldChar w:fldCharType="begin">
          <w:fldData xml:space="preserve">PEVuZE5vdGU+PENpdGU+PEF1dGhvcj5EZW1pY2hldjwvQXV0aG9yPjxZZWFyPjIwMjA8L1llYXI+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</w:fldData>
        </w:fldChar>
      </w:r>
      <w:r w:rsidRPr="006E4CFD">
        <w:rPr>
          <w:rFonts w:ascii="Times New Roman" w:hAnsi="Times New Roman" w:cs="Times New Roman"/>
          <w:color w:val="000000" w:themeColor="text1"/>
        </w:rPr>
        <w:instrText xml:space="preserve"> ADDIN EN.CITE </w:instrText>
      </w:r>
      <w:r w:rsidRPr="006E4CFD">
        <w:rPr>
          <w:rFonts w:ascii="Times New Roman" w:hAnsi="Times New Roman" w:cs="Times New Roman"/>
          <w:color w:val="000000" w:themeColor="text1"/>
        </w:rPr>
        <w:fldChar w:fldCharType="begin">
          <w:fldData xml:space="preserve">PEVuZE5vdGU+PENpdGU+PEF1dGhvcj5EZW1pY2hldjwvQXV0aG9yPjxZZWFyPjIwMjA8L1llYXI+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</w:fldData>
        </w:fldChar>
      </w:r>
      <w:r w:rsidRPr="006E4CFD">
        <w:rPr>
          <w:rFonts w:ascii="Times New Roman" w:hAnsi="Times New Roman" w:cs="Times New Roman"/>
          <w:color w:val="000000" w:themeColor="text1"/>
        </w:rPr>
        <w:instrText xml:space="preserve"> ADDIN EN.CITE.DATA </w:instrText>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r>
      <w:r w:rsidRPr="006E4CFD">
        <w:rPr>
          <w:rFonts w:ascii="Times New Roman" w:hAnsi="Times New Roman" w:cs="Times New Roman"/>
          <w:color w:val="000000" w:themeColor="text1"/>
        </w:rPr>
        <w:fldChar w:fldCharType="separate"/>
      </w:r>
      <w:r w:rsidRPr="006E4CFD">
        <w:rPr>
          <w:rFonts w:ascii="Times New Roman" w:hAnsi="Times New Roman" w:cs="Times New Roman"/>
          <w:noProof/>
          <w:color w:val="000000" w:themeColor="text1"/>
        </w:rPr>
        <w:t>(Demichev</w:t>
      </w:r>
      <w:r w:rsidRPr="006E4CFD">
        <w:rPr>
          <w:rFonts w:ascii="Times New Roman" w:hAnsi="Times New Roman" w:cs="Times New Roman"/>
          <w:i/>
          <w:noProof/>
          <w:color w:val="000000" w:themeColor="text1"/>
        </w:rPr>
        <w:t xml:space="preserve"> et al</w:t>
      </w:r>
      <w:r w:rsidRPr="006E4CFD">
        <w:rPr>
          <w:rFonts w:ascii="Times New Roman" w:hAnsi="Times New Roman" w:cs="Times New Roman"/>
          <w:noProof/>
          <w:color w:val="000000" w:themeColor="text1"/>
        </w:rPr>
        <w:t>, 2020)</w:t>
      </w:r>
      <w:r w:rsidRPr="006E4CFD">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The quantified proteins are </w:t>
      </w:r>
      <w:r w:rsidRPr="006E4CFD">
        <w:rPr>
          <w:rFonts w:ascii="Times New Roman" w:hAnsi="Times New Roman" w:cs="Times New Roman"/>
        </w:rPr>
        <w:t xml:space="preserve">listed </w:t>
      </w:r>
      <w:r w:rsidRPr="006E4CFD">
        <w:rPr>
          <w:rFonts w:ascii="Times New Roman" w:hAnsi="Times New Roman" w:cs="Times New Roman"/>
          <w:color w:val="000000" w:themeColor="text1"/>
        </w:rPr>
        <w:t xml:space="preserve">in </w:t>
      </w:r>
      <w:r w:rsidRPr="006E4CFD">
        <w:rPr>
          <w:rFonts w:ascii="Times New Roman" w:hAnsi="Times New Roman" w:cs="Times New Roman"/>
          <w:color w:val="000000"/>
        </w:rPr>
        <w:t>Supplementary File. The</w:t>
      </w:r>
      <w:r w:rsidRPr="006E4CFD">
        <w:rPr>
          <w:rFonts w:ascii="Times New Roman" w:hAnsi="Times New Roman" w:cs="Times New Roman"/>
        </w:rPr>
        <w:t xml:space="preserve"> raw </w:t>
      </w:r>
      <w:r w:rsidRPr="006E4CFD">
        <w:rPr>
          <w:rFonts w:ascii="Times New Roman" w:hAnsi="Times New Roman" w:cs="Times New Roman"/>
          <w:color w:val="000000" w:themeColor="text1"/>
        </w:rPr>
        <w:t>data files generated during the proteomic analysis have been deposited in jPOST (http://jpostdb.org, jPOST ID: JPST003458/PXD057714).</w:t>
      </w:r>
      <w:r w:rsidRPr="006E4CFD">
        <w:rPr>
          <w:rFonts w:ascii="Times New Roman" w:hAnsi="Times New Roman" w:cs="Times New Roman"/>
        </w:rPr>
        <w:t xml:space="preserve"> GO analysis was performed using genes corresponding to proteins showing at least four-fold higher or lower expression in</w:t>
      </w:r>
      <w:r w:rsidRPr="006E4CFD">
        <w:rPr>
          <w:rFonts w:ascii="Times New Roman" w:hAnsi="Times New Roman" w:cs="Times New Roman"/>
          <w:i/>
          <w:iCs/>
        </w:rPr>
        <w:t xml:space="preserve"> Cdkal1</w:t>
      </w:r>
      <w:r w:rsidRPr="006E4CFD">
        <w:rPr>
          <w:rFonts w:ascii="Times New Roman" w:hAnsi="Times New Roman" w:cs="Times New Roman"/>
        </w:rPr>
        <w:t xml:space="preserve"> KO E11 podocytes </w:t>
      </w:r>
      <w:r w:rsidRPr="006E4CFD">
        <w:rPr>
          <w:rFonts w:ascii="Times New Roman" w:hAnsi="Times New Roman" w:cs="Times New Roman"/>
          <w:i/>
          <w:iCs/>
        </w:rPr>
        <w:t>vs</w:t>
      </w:r>
      <w:r w:rsidR="00551D61">
        <w:rPr>
          <w:rFonts w:ascii="Times New Roman" w:hAnsi="Times New Roman" w:cs="Times New Roman"/>
          <w:i/>
          <w:iCs/>
        </w:rPr>
        <w:t>.</w:t>
      </w:r>
      <w:r w:rsidRPr="006E4CFD">
        <w:rPr>
          <w:rFonts w:ascii="Times New Roman" w:hAnsi="Times New Roman" w:cs="Times New Roman"/>
        </w:rPr>
        <w:t xml:space="preserve"> Control cells in the Search Tool for the Retrieval of Interacting Genes/Proteins database, to obtain molecular functions and cellular components.</w:t>
      </w:r>
    </w:p>
    <w:p w14:paraId="76A49B76" w14:textId="77777777" w:rsidR="005328E5" w:rsidRPr="006E4CFD" w:rsidRDefault="005328E5" w:rsidP="005328E5">
      <w:pPr>
        <w:spacing w:line="360" w:lineRule="auto"/>
        <w:rPr>
          <w:rFonts w:ascii="Times New Roman" w:hAnsi="Times New Roman" w:cs="Times New Roman"/>
          <w:b/>
          <w:bCs/>
          <w:i/>
          <w:iCs/>
          <w:color w:val="FF0000"/>
        </w:rPr>
      </w:pPr>
    </w:p>
    <w:p w14:paraId="11201693" w14:textId="1710B2B6" w:rsidR="006465A8" w:rsidRPr="0030087B" w:rsidRDefault="00833659" w:rsidP="005328E5">
      <w:pPr>
        <w:spacing w:line="360" w:lineRule="auto"/>
        <w:rPr>
          <w:rFonts w:ascii="Times New Roman" w:hAnsi="Times New Roman" w:cs="Times New Roman"/>
          <w:b/>
          <w:bCs/>
          <w:i/>
          <w:iCs/>
          <w:color w:val="000000" w:themeColor="text1"/>
        </w:rPr>
      </w:pPr>
      <w:r w:rsidRPr="0030087B">
        <w:rPr>
          <w:rFonts w:ascii="Times New Roman" w:hAnsi="Times New Roman" w:cs="Times New Roman"/>
          <w:b/>
          <w:bCs/>
          <w:i/>
          <w:iCs/>
          <w:color w:val="000000" w:themeColor="text1"/>
        </w:rPr>
        <w:t>Ribosome Profiling</w:t>
      </w:r>
    </w:p>
    <w:p w14:paraId="170EBA88" w14:textId="469057B9" w:rsidR="006465A8" w:rsidRPr="0030087B" w:rsidRDefault="00833659" w:rsidP="005328E5">
      <w:pPr>
        <w:spacing w:line="360" w:lineRule="auto"/>
        <w:rPr>
          <w:rFonts w:ascii="Times New Roman" w:hAnsi="Times New Roman" w:cs="Times New Roman"/>
          <w:color w:val="000000" w:themeColor="text1"/>
        </w:rPr>
      </w:pPr>
      <w:r w:rsidRPr="0030087B">
        <w:rPr>
          <w:rFonts w:ascii="Times New Roman" w:hAnsi="Times New Roman" w:cs="Times New Roman"/>
          <w:color w:val="000000" w:themeColor="text1"/>
        </w:rPr>
        <w:t xml:space="preserve">Ribosome profiling was </w:t>
      </w:r>
      <w:r w:rsidR="00746E66" w:rsidRPr="0030087B">
        <w:rPr>
          <w:rFonts w:ascii="Times New Roman" w:hAnsi="Times New Roman" w:cs="Times New Roman"/>
          <w:color w:val="000000" w:themeColor="text1"/>
        </w:rPr>
        <w:t xml:space="preserve">essentially </w:t>
      </w:r>
      <w:r w:rsidRPr="0030087B">
        <w:rPr>
          <w:rFonts w:ascii="Times New Roman" w:hAnsi="Times New Roman" w:cs="Times New Roman"/>
          <w:color w:val="000000" w:themeColor="text1"/>
        </w:rPr>
        <w:t xml:space="preserve">performed as described previously </w:t>
      </w:r>
      <w:r w:rsidRPr="0030087B">
        <w:rPr>
          <w:rFonts w:ascii="Times New Roman" w:hAnsi="Times New Roman" w:cs="Times New Roman"/>
          <w:color w:val="000000" w:themeColor="text1"/>
        </w:rPr>
        <w:fldChar w:fldCharType="begin">
          <w:fldData xml:space="preserve">PEVuZE5vdGU+PENpdGU+PEF1dGhvcj5JbmdvbGlhPC9BdXRob3I+PFllYXI+MjAwOTwvWWVhcj48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</w:fldData>
        </w:fldChar>
      </w:r>
      <w:r w:rsidR="00D76CF9" w:rsidRPr="0030087B">
        <w:rPr>
          <w:rFonts w:ascii="Times New Roman" w:hAnsi="Times New Roman" w:cs="Times New Roman"/>
          <w:color w:val="000000" w:themeColor="text1"/>
        </w:rPr>
        <w:instrText xml:space="preserve"> ADDIN EN.CITE </w:instrText>
      </w:r>
      <w:r w:rsidR="00D76CF9" w:rsidRPr="0030087B">
        <w:rPr>
          <w:rFonts w:ascii="Times New Roman" w:hAnsi="Times New Roman" w:cs="Times New Roman"/>
          <w:color w:val="000000" w:themeColor="text1"/>
        </w:rPr>
        <w:fldChar w:fldCharType="begin">
          <w:fldData xml:space="preserve">PEVuZE5vdGU+PENpdGU+PEF1dGhvcj5JbmdvbGlhPC9BdXRob3I+PFllYXI+MjAwOTwvWWVhcj48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</w:fldData>
        </w:fldChar>
      </w:r>
      <w:r w:rsidR="00D76CF9" w:rsidRPr="0030087B">
        <w:rPr>
          <w:rFonts w:ascii="Times New Roman" w:hAnsi="Times New Roman" w:cs="Times New Roman"/>
          <w:color w:val="000000" w:themeColor="text1"/>
        </w:rPr>
        <w:instrText xml:space="preserve"> ADDIN EN.CITE.DATA </w:instrText>
      </w:r>
      <w:r w:rsidR="00D76CF9" w:rsidRPr="0030087B">
        <w:rPr>
          <w:rFonts w:ascii="Times New Roman" w:hAnsi="Times New Roman" w:cs="Times New Roman"/>
          <w:color w:val="000000" w:themeColor="text1"/>
        </w:rPr>
      </w:r>
      <w:r w:rsidR="00D76CF9" w:rsidRPr="0030087B">
        <w:rPr>
          <w:rFonts w:ascii="Times New Roman" w:hAnsi="Times New Roman" w:cs="Times New Roman"/>
          <w:color w:val="000000" w:themeColor="text1"/>
        </w:rPr>
        <w:fldChar w:fldCharType="end"/>
      </w:r>
      <w:r w:rsidRPr="0030087B">
        <w:rPr>
          <w:rFonts w:ascii="Times New Roman" w:hAnsi="Times New Roman" w:cs="Times New Roman"/>
          <w:color w:val="000000" w:themeColor="text1"/>
        </w:rPr>
      </w:r>
      <w:r w:rsidRPr="0030087B">
        <w:rPr>
          <w:rFonts w:ascii="Times New Roman" w:hAnsi="Times New Roman" w:cs="Times New Roman"/>
          <w:color w:val="000000" w:themeColor="text1"/>
        </w:rPr>
        <w:fldChar w:fldCharType="separate"/>
      </w:r>
      <w:r w:rsidR="00D76CF9" w:rsidRPr="0030087B">
        <w:rPr>
          <w:rFonts w:ascii="Times New Roman" w:hAnsi="Times New Roman" w:cs="Times New Roman"/>
          <w:noProof/>
          <w:color w:val="000000" w:themeColor="text1"/>
        </w:rPr>
        <w:t>(Ingolia</w:t>
      </w:r>
      <w:r w:rsidR="00D76CF9" w:rsidRPr="0030087B">
        <w:rPr>
          <w:rFonts w:ascii="Times New Roman" w:hAnsi="Times New Roman" w:cs="Times New Roman"/>
          <w:i/>
          <w:noProof/>
          <w:color w:val="000000" w:themeColor="text1"/>
        </w:rPr>
        <w:t xml:space="preserve"> et al</w:t>
      </w:r>
      <w:r w:rsidR="00D76CF9" w:rsidRPr="0030087B">
        <w:rPr>
          <w:rFonts w:ascii="Times New Roman" w:hAnsi="Times New Roman" w:cs="Times New Roman"/>
          <w:noProof/>
          <w:color w:val="000000" w:themeColor="text1"/>
        </w:rPr>
        <w:t>, 2009; Tresky</w:t>
      </w:r>
      <w:r w:rsidR="00D76CF9" w:rsidRPr="0030087B">
        <w:rPr>
          <w:rFonts w:ascii="Times New Roman" w:hAnsi="Times New Roman" w:cs="Times New Roman"/>
          <w:i/>
          <w:noProof/>
          <w:color w:val="000000" w:themeColor="text1"/>
        </w:rPr>
        <w:t xml:space="preserve"> et al</w:t>
      </w:r>
      <w:r w:rsidR="00D76CF9" w:rsidRPr="0030087B">
        <w:rPr>
          <w:rFonts w:ascii="Times New Roman" w:hAnsi="Times New Roman" w:cs="Times New Roman"/>
          <w:noProof/>
          <w:color w:val="000000" w:themeColor="text1"/>
        </w:rPr>
        <w:t>, 2024)</w:t>
      </w:r>
      <w:r w:rsidRPr="0030087B">
        <w:rPr>
          <w:rFonts w:ascii="Times New Roman" w:hAnsi="Times New Roman" w:cs="Times New Roman"/>
          <w:color w:val="000000" w:themeColor="text1"/>
        </w:rPr>
        <w:fldChar w:fldCharType="end"/>
      </w:r>
      <w:r w:rsidRPr="0030087B">
        <w:rPr>
          <w:rFonts w:ascii="Times New Roman" w:hAnsi="Times New Roman" w:cs="Times New Roman"/>
          <w:color w:val="000000" w:themeColor="text1"/>
        </w:rPr>
        <w:t xml:space="preserve"> with minor modifications. Approximately 2.5</w:t>
      </w:r>
      <w:r w:rsidR="000A07D4">
        <w:rPr>
          <w:rFonts w:ascii="Times New Roman" w:hAnsi="Times New Roman" w:cs="Times New Roman"/>
          <w:color w:val="000000" w:themeColor="text1"/>
        </w:rPr>
        <w:t xml:space="preserve"> </w:t>
      </w:r>
      <w:r w:rsidRPr="0030087B">
        <w:rPr>
          <w:color w:val="000000" w:themeColor="text1"/>
          <w:sz w:val="18"/>
          <w:szCs w:val="18"/>
        </w:rPr>
        <w:t>×</w:t>
      </w:r>
      <w:r w:rsidR="000A07D4">
        <w:rPr>
          <w:color w:val="000000" w:themeColor="text1"/>
          <w:sz w:val="18"/>
          <w:szCs w:val="18"/>
        </w:rPr>
        <w:t xml:space="preserve"> </w:t>
      </w:r>
      <w:r w:rsidRPr="0030087B">
        <w:rPr>
          <w:rFonts w:ascii="Times New Roman" w:hAnsi="Times New Roman" w:cs="Times New Roman"/>
          <w:color w:val="000000" w:themeColor="text1"/>
        </w:rPr>
        <w:t>10</w:t>
      </w:r>
      <w:r w:rsidRPr="0030087B">
        <w:rPr>
          <w:rFonts w:ascii="Times New Roman" w:hAnsi="Times New Roman" w:cs="Times New Roman"/>
          <w:color w:val="000000" w:themeColor="text1"/>
          <w:vertAlign w:val="superscript"/>
        </w:rPr>
        <w:t>6</w:t>
      </w:r>
      <w:r w:rsidRPr="0030087B">
        <w:rPr>
          <w:rFonts w:ascii="Times New Roman" w:hAnsi="Times New Roman" w:cs="Times New Roman"/>
          <w:color w:val="000000" w:themeColor="text1"/>
          <w:vertAlign w:val="superscript"/>
        </w:rPr>
        <w:t xml:space="preserve">　</w:t>
      </w:r>
      <w:r w:rsidRPr="0030087B">
        <w:rPr>
          <w:rFonts w:ascii="Times New Roman" w:hAnsi="Times New Roman" w:cs="Times New Roman"/>
          <w:color w:val="000000" w:themeColor="text1"/>
        </w:rPr>
        <w:t xml:space="preserve">SVI podocytes in 10-cm dishes were </w:t>
      </w:r>
      <w:r w:rsidR="00AC745C" w:rsidRPr="0030087B">
        <w:rPr>
          <w:rFonts w:ascii="Times New Roman" w:hAnsi="Times New Roman" w:cs="Times New Roman"/>
          <w:color w:val="000000" w:themeColor="text1"/>
        </w:rPr>
        <w:t xml:space="preserve">washed with ice-cold PBS and </w:t>
      </w:r>
      <w:r w:rsidRPr="0030087B">
        <w:rPr>
          <w:rFonts w:ascii="Times New Roman" w:hAnsi="Times New Roman" w:cs="Times New Roman"/>
          <w:color w:val="000000" w:themeColor="text1"/>
        </w:rPr>
        <w:t xml:space="preserve">harvested by scraping in 3 mL of lysis buffer [20 mM Tris-HCl (pH </w:t>
      </w:r>
      <w:r w:rsidRPr="0030087B">
        <w:rPr>
          <w:rFonts w:ascii="Times New Roman" w:hAnsi="Times New Roman" w:cs="Times New Roman"/>
          <w:color w:val="000000" w:themeColor="text1"/>
        </w:rPr>
        <w:lastRenderedPageBreak/>
        <w:t>7.5), 150 mM NaCl, 6 mM MgCl</w:t>
      </w:r>
      <w:r w:rsidRPr="0030087B">
        <w:rPr>
          <w:rFonts w:ascii="Times New Roman" w:hAnsi="Times New Roman" w:cs="Times New Roman"/>
          <w:color w:val="000000" w:themeColor="text1"/>
          <w:vertAlign w:val="subscript"/>
        </w:rPr>
        <w:t>2</w:t>
      </w:r>
      <w:r w:rsidRPr="0030087B">
        <w:rPr>
          <w:rFonts w:ascii="Times New Roman" w:hAnsi="Times New Roman" w:cs="Times New Roman"/>
          <w:color w:val="000000" w:themeColor="text1"/>
        </w:rPr>
        <w:t xml:space="preserve">, 1 mM DTT, 1% Triton-X100, 150 </w:t>
      </w:r>
      <w:r w:rsidRPr="0030087B">
        <w:rPr>
          <w:rFonts w:ascii="Symbol" w:hAnsi="Symbol" w:cs="Times New Roman"/>
          <w:color w:val="000000" w:themeColor="text1"/>
        </w:rPr>
        <w:sym w:font="Symbol" w:char="F06D"/>
      </w:r>
      <w:r w:rsidRPr="0030087B">
        <w:rPr>
          <w:rFonts w:ascii="Times New Roman" w:hAnsi="Times New Roman" w:cs="Times New Roman"/>
          <w:color w:val="000000" w:themeColor="text1"/>
        </w:rPr>
        <w:t>g/m</w:t>
      </w:r>
      <w:r w:rsidR="00964278" w:rsidRPr="0030087B">
        <w:rPr>
          <w:rFonts w:ascii="Times New Roman" w:hAnsi="Times New Roman" w:cs="Times New Roman"/>
          <w:color w:val="000000" w:themeColor="text1"/>
        </w:rPr>
        <w:t>L</w:t>
      </w:r>
      <w:r w:rsidRPr="0030087B">
        <w:rPr>
          <w:rFonts w:ascii="Times New Roman" w:hAnsi="Times New Roman" w:cs="Times New Roman"/>
          <w:color w:val="000000" w:themeColor="text1"/>
        </w:rPr>
        <w:t xml:space="preserve"> cycloheximide, 10 U/</w:t>
      </w:r>
      <w:r w:rsidR="00610C73" w:rsidRPr="0030087B">
        <w:rPr>
          <w:rFonts w:ascii="Times New Roman" w:hAnsi="Times New Roman" w:cs="Times New Roman"/>
          <w:color w:val="000000" w:themeColor="text1"/>
        </w:rPr>
        <w:t xml:space="preserve">mL </w:t>
      </w:r>
      <w:r w:rsidRPr="0030087B">
        <w:rPr>
          <w:rFonts w:ascii="Times New Roman" w:hAnsi="Times New Roman" w:cs="Times New Roman"/>
          <w:color w:val="000000" w:themeColor="text1"/>
        </w:rPr>
        <w:t xml:space="preserve">DNase I </w:t>
      </w:r>
      <w:r w:rsidR="009550E7" w:rsidRPr="0030087B">
        <w:rPr>
          <w:rFonts w:ascii="Times New Roman" w:hAnsi="Times New Roman" w:cs="Times New Roman"/>
          <w:color w:val="000000" w:themeColor="text1"/>
        </w:rPr>
        <w:fldChar w:fldCharType="begin">
          <w:fldData xml:space="preserve">PEVuZE5vdGU+PENpdGUgRXhjbHVkZVllYXI9IjEiPjxBdXRob3I+QmVlbnN0b2NrPC9BdXRob3I+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</w:fldData>
        </w:fldChar>
      </w:r>
      <w:r w:rsidR="009550E7" w:rsidRPr="0030087B">
        <w:rPr>
          <w:rFonts w:ascii="Times New Roman" w:hAnsi="Times New Roman" w:cs="Times New Roman"/>
          <w:color w:val="000000" w:themeColor="text1"/>
        </w:rPr>
        <w:instrText xml:space="preserve"> ADDIN EN.CITE </w:instrText>
      </w:r>
      <w:r w:rsidR="009550E7" w:rsidRPr="0030087B">
        <w:rPr>
          <w:rFonts w:ascii="Times New Roman" w:hAnsi="Times New Roman" w:cs="Times New Roman"/>
          <w:color w:val="000000" w:themeColor="text1"/>
        </w:rPr>
        <w:fldChar w:fldCharType="begin">
          <w:fldData xml:space="preserve">PEVuZE5vdGU+PENpdGUgRXhjbHVkZVllYXI9IjEiPjxBdXRob3I+QmVlbnN0b2NrPC9BdXRob3I+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</w:fldData>
        </w:fldChar>
      </w:r>
      <w:r w:rsidR="009550E7" w:rsidRPr="0030087B">
        <w:rPr>
          <w:rFonts w:ascii="Times New Roman" w:hAnsi="Times New Roman" w:cs="Times New Roman"/>
          <w:color w:val="000000" w:themeColor="text1"/>
        </w:rPr>
        <w:instrText xml:space="preserve"> ADDIN EN.CITE.DATA </w:instrText>
      </w:r>
      <w:r w:rsidR="009550E7" w:rsidRPr="0030087B">
        <w:rPr>
          <w:rFonts w:ascii="Times New Roman" w:hAnsi="Times New Roman" w:cs="Times New Roman"/>
          <w:color w:val="000000" w:themeColor="text1"/>
        </w:rPr>
      </w:r>
      <w:r w:rsidR="009550E7" w:rsidRPr="0030087B">
        <w:rPr>
          <w:rFonts w:ascii="Times New Roman" w:hAnsi="Times New Roman" w:cs="Times New Roman"/>
          <w:color w:val="000000" w:themeColor="text1"/>
        </w:rPr>
        <w:fldChar w:fldCharType="end"/>
      </w:r>
      <w:r w:rsidR="009550E7" w:rsidRPr="0030087B">
        <w:rPr>
          <w:rFonts w:ascii="Times New Roman" w:hAnsi="Times New Roman" w:cs="Times New Roman"/>
          <w:color w:val="000000" w:themeColor="text1"/>
        </w:rPr>
      </w:r>
      <w:r w:rsidR="009550E7" w:rsidRPr="0030087B">
        <w:rPr>
          <w:rFonts w:ascii="Times New Roman" w:hAnsi="Times New Roman" w:cs="Times New Roman"/>
          <w:color w:val="000000" w:themeColor="text1"/>
        </w:rPr>
        <w:fldChar w:fldCharType="separate"/>
      </w:r>
      <w:r w:rsidR="009550E7" w:rsidRPr="0030087B">
        <w:rPr>
          <w:rFonts w:ascii="Times New Roman" w:hAnsi="Times New Roman" w:cs="Times New Roman"/>
          <w:noProof/>
          <w:color w:val="000000" w:themeColor="text1"/>
        </w:rPr>
        <w:t>(Beenstock</w:t>
      </w:r>
      <w:r w:rsidR="009550E7" w:rsidRPr="0030087B">
        <w:rPr>
          <w:rFonts w:ascii="Times New Roman" w:hAnsi="Times New Roman" w:cs="Times New Roman"/>
          <w:i/>
          <w:noProof/>
          <w:color w:val="000000" w:themeColor="text1"/>
        </w:rPr>
        <w:t xml:space="preserve"> et al.</w:t>
      </w:r>
      <w:r w:rsidR="009550E7" w:rsidRPr="0030087B">
        <w:rPr>
          <w:rFonts w:ascii="Times New Roman" w:hAnsi="Times New Roman" w:cs="Times New Roman"/>
          <w:noProof/>
          <w:color w:val="000000" w:themeColor="text1"/>
        </w:rPr>
        <w:t>)</w:t>
      </w:r>
      <w:r w:rsidR="009550E7" w:rsidRPr="0030087B">
        <w:rPr>
          <w:rFonts w:ascii="Times New Roman" w:hAnsi="Times New Roman" w:cs="Times New Roman"/>
          <w:color w:val="000000" w:themeColor="text1"/>
        </w:rPr>
        <w:fldChar w:fldCharType="end"/>
      </w:r>
      <w:r w:rsidR="00AE585B" w:rsidRPr="0030087B">
        <w:rPr>
          <w:rFonts w:ascii="Times New Roman" w:hAnsi="Times New Roman" w:cs="Times New Roman"/>
          <w:color w:val="000000" w:themeColor="text1"/>
        </w:rPr>
        <w:t xml:space="preserve"> </w:t>
      </w:r>
      <w:r w:rsidRPr="0030087B">
        <w:rPr>
          <w:rFonts w:ascii="Times New Roman" w:hAnsi="Times New Roman" w:cs="Times New Roman"/>
          <w:color w:val="000000" w:themeColor="text1"/>
        </w:rPr>
        <w:t xml:space="preserve">and 1% RNase inhibitor (Nacalai)] on ice for 15 min. RNase I was added at a ratio of 1 </w:t>
      </w:r>
      <w:r w:rsidRPr="0030087B">
        <w:rPr>
          <w:rFonts w:ascii="Symbol" w:hAnsi="Symbol" w:cs="Times New Roman"/>
          <w:color w:val="000000" w:themeColor="text1"/>
        </w:rPr>
        <w:sym w:font="Symbol" w:char="F06D"/>
      </w:r>
      <w:r w:rsidR="00610C73" w:rsidRPr="0030087B">
        <w:rPr>
          <w:rFonts w:ascii="Times New Roman" w:hAnsi="Times New Roman" w:cs="Times New Roman"/>
          <w:color w:val="000000" w:themeColor="text1"/>
        </w:rPr>
        <w:t xml:space="preserve">L </w:t>
      </w:r>
      <w:r w:rsidRPr="0030087B">
        <w:rPr>
          <w:rFonts w:ascii="Times New Roman" w:hAnsi="Times New Roman" w:cs="Times New Roman"/>
          <w:color w:val="000000" w:themeColor="text1"/>
        </w:rPr>
        <w:t xml:space="preserve">per 3 </w:t>
      </w:r>
      <w:r w:rsidRPr="0030087B">
        <w:rPr>
          <w:rFonts w:ascii="Symbol" w:hAnsi="Symbol" w:cs="Times New Roman"/>
          <w:color w:val="000000" w:themeColor="text1"/>
        </w:rPr>
        <w:sym w:font="Symbol" w:char="F06D"/>
      </w:r>
      <w:r w:rsidRPr="0030087B">
        <w:rPr>
          <w:rFonts w:ascii="Times New Roman" w:hAnsi="Times New Roman" w:cs="Times New Roman"/>
          <w:color w:val="000000" w:themeColor="text1"/>
        </w:rPr>
        <w:t>g of RNA (estimated by measuring the optical density (OD) using a Biospectrometer</w:t>
      </w:r>
      <w:r w:rsidR="00C309B5" w:rsidRPr="0030087B">
        <w:rPr>
          <w:rFonts w:ascii="Times New Roman" w:hAnsi="Times New Roman" w:cs="Times New Roman"/>
          <w:color w:val="000000" w:themeColor="text1"/>
        </w:rPr>
        <w:t xml:space="preserve">; </w:t>
      </w:r>
      <w:r w:rsidRPr="0030087B">
        <w:rPr>
          <w:rFonts w:ascii="Times New Roman" w:hAnsi="Times New Roman" w:cs="Times New Roman"/>
          <w:color w:val="000000" w:themeColor="text1"/>
        </w:rPr>
        <w:t xml:space="preserve">Eppendorf) and incubated for 45 min on ice. This was followed by the addition of 10 </w:t>
      </w:r>
      <w:r w:rsidRPr="0030087B">
        <w:rPr>
          <w:rFonts w:ascii="Symbol" w:hAnsi="Symbol" w:cs="Times New Roman"/>
          <w:color w:val="000000" w:themeColor="text1"/>
        </w:rPr>
        <w:sym w:font="Symbol" w:char="F06D"/>
      </w:r>
      <w:r w:rsidR="00610C73" w:rsidRPr="0030087B">
        <w:rPr>
          <w:rFonts w:ascii="Times New Roman" w:hAnsi="Times New Roman" w:cs="Times New Roman"/>
          <w:color w:val="000000" w:themeColor="text1"/>
        </w:rPr>
        <w:t xml:space="preserve">L </w:t>
      </w:r>
      <w:r w:rsidRPr="0030087B">
        <w:rPr>
          <w:rFonts w:ascii="Times New Roman" w:hAnsi="Times New Roman" w:cs="Times New Roman"/>
          <w:color w:val="000000" w:themeColor="text1"/>
        </w:rPr>
        <w:t xml:space="preserve">of RNase inhibitor and centrifugation at </w:t>
      </w:r>
      <w:r w:rsidR="00010B7F" w:rsidRPr="0030087B">
        <w:rPr>
          <w:rFonts w:ascii="Times New Roman" w:hAnsi="Times New Roman" w:cs="Times New Roman"/>
          <w:color w:val="000000" w:themeColor="text1"/>
        </w:rPr>
        <w:t>100,</w:t>
      </w:r>
      <w:r w:rsidRPr="0030087B">
        <w:rPr>
          <w:rFonts w:ascii="Times New Roman" w:hAnsi="Times New Roman" w:cs="Times New Roman"/>
          <w:color w:val="000000" w:themeColor="text1"/>
        </w:rPr>
        <w:t>000 rpm for 2 h using a TLA110 rotor (Beckman Coulter) to pellet the ribosomes through a sucrose cushion (1 M sucrose, 20 mM Tris–HCl pH 7.5, 150 mM NaCl, 5 mM MgCl</w:t>
      </w:r>
      <w:r w:rsidRPr="0030087B">
        <w:rPr>
          <w:rFonts w:ascii="Times New Roman" w:hAnsi="Times New Roman" w:cs="Times New Roman"/>
          <w:color w:val="000000" w:themeColor="text1"/>
          <w:vertAlign w:val="subscript"/>
        </w:rPr>
        <w:t>2</w:t>
      </w:r>
      <w:r w:rsidRPr="0030087B">
        <w:rPr>
          <w:rFonts w:ascii="Times New Roman" w:hAnsi="Times New Roman" w:cs="Times New Roman"/>
          <w:color w:val="000000" w:themeColor="text1"/>
        </w:rPr>
        <w:t>, 1 mM DTT</w:t>
      </w:r>
      <w:r w:rsidR="00EE4E18" w:rsidRPr="0030087B">
        <w:rPr>
          <w:rFonts w:ascii="Times New Roman" w:hAnsi="Times New Roman" w:cs="Times New Roman"/>
          <w:color w:val="000000" w:themeColor="text1"/>
        </w:rPr>
        <w:t xml:space="preserve"> </w:t>
      </w:r>
      <w:r w:rsidRPr="0030087B">
        <w:rPr>
          <w:rFonts w:ascii="Times New Roman" w:hAnsi="Times New Roman" w:cs="Times New Roman"/>
          <w:color w:val="000000" w:themeColor="text1"/>
        </w:rPr>
        <w:t xml:space="preserve">and 100 </w:t>
      </w:r>
      <w:r w:rsidRPr="0030087B">
        <w:rPr>
          <w:rFonts w:ascii="Symbol" w:hAnsi="Symbol" w:cs="Times New Roman"/>
          <w:color w:val="000000" w:themeColor="text1"/>
        </w:rPr>
        <w:sym w:font="Symbol" w:char="F06D"/>
      </w:r>
      <w:r w:rsidRPr="0030087B">
        <w:rPr>
          <w:rFonts w:ascii="Times New Roman" w:hAnsi="Times New Roman" w:cs="Times New Roman"/>
          <w:color w:val="000000" w:themeColor="text1"/>
        </w:rPr>
        <w:t>g/</w:t>
      </w:r>
      <w:r w:rsidR="00610C73" w:rsidRPr="0030087B">
        <w:rPr>
          <w:rFonts w:ascii="Times New Roman" w:hAnsi="Times New Roman" w:cs="Times New Roman"/>
          <w:color w:val="000000" w:themeColor="text1"/>
        </w:rPr>
        <w:t xml:space="preserve">mL </w:t>
      </w:r>
      <w:r w:rsidRPr="0030087B">
        <w:rPr>
          <w:rFonts w:ascii="Times New Roman" w:hAnsi="Times New Roman" w:cs="Times New Roman"/>
          <w:color w:val="000000" w:themeColor="text1"/>
        </w:rPr>
        <w:t xml:space="preserve">cycloheximide). RNA was extracted from the pellet using the TRI Reagent. Library preparation was performed </w:t>
      </w:r>
      <w:r w:rsidR="00010B7F" w:rsidRPr="0030087B">
        <w:rPr>
          <w:rFonts w:ascii="Times New Roman" w:hAnsi="Times New Roman" w:cs="Times New Roman"/>
          <w:color w:val="000000" w:themeColor="text1"/>
        </w:rPr>
        <w:t xml:space="preserve">in the same way as </w:t>
      </w:r>
      <w:r w:rsidRPr="0030087B">
        <w:rPr>
          <w:rFonts w:ascii="Times New Roman" w:hAnsi="Times New Roman" w:cs="Times New Roman"/>
          <w:color w:val="000000" w:themeColor="text1"/>
        </w:rPr>
        <w:t xml:space="preserve">described </w:t>
      </w:r>
      <w:r w:rsidR="00010B7F" w:rsidRPr="0030087B">
        <w:rPr>
          <w:rFonts w:ascii="Times New Roman" w:hAnsi="Times New Roman" w:cs="Times New Roman"/>
          <w:color w:val="000000" w:themeColor="text1"/>
        </w:rPr>
        <w:t xml:space="preserve">previously </w:t>
      </w:r>
      <w:r w:rsidR="00010B7F" w:rsidRPr="0030087B">
        <w:rPr>
          <w:rFonts w:ascii="Times New Roman" w:hAnsi="Times New Roman" w:cs="Times New Roman"/>
          <w:color w:val="000000" w:themeColor="text1"/>
        </w:rPr>
        <w:fldChar w:fldCharType="begin">
          <w:fldData xml:space="preserve">PEVuZE5vdGU+PENpdGU+PEF1dGhvcj5UcmVza3k8L0F1dGhvcj48WWVhcj4yMDI0PC9ZZWFyPjxS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</w:fldData>
        </w:fldChar>
      </w:r>
      <w:r w:rsidR="00010B7F" w:rsidRPr="0030087B">
        <w:rPr>
          <w:rFonts w:ascii="Times New Roman" w:hAnsi="Times New Roman" w:cs="Times New Roman"/>
          <w:color w:val="000000" w:themeColor="text1"/>
        </w:rPr>
        <w:instrText xml:space="preserve"> ADDIN EN.CITE </w:instrText>
      </w:r>
      <w:r w:rsidR="00010B7F" w:rsidRPr="0030087B">
        <w:rPr>
          <w:rFonts w:ascii="Times New Roman" w:hAnsi="Times New Roman" w:cs="Times New Roman"/>
          <w:color w:val="000000" w:themeColor="text1"/>
        </w:rPr>
        <w:fldChar w:fldCharType="begin">
          <w:fldData xml:space="preserve">PEVuZE5vdGU+PENpdGU+PEF1dGhvcj5UcmVza3k8L0F1dGhvcj48WWVhcj4yMDI0PC9ZZWFyPjxS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</w:fldData>
        </w:fldChar>
      </w:r>
      <w:r w:rsidR="00010B7F" w:rsidRPr="0030087B">
        <w:rPr>
          <w:rFonts w:ascii="Times New Roman" w:hAnsi="Times New Roman" w:cs="Times New Roman"/>
          <w:color w:val="000000" w:themeColor="text1"/>
        </w:rPr>
        <w:instrText xml:space="preserve"> ADDIN EN.CITE.DATA </w:instrText>
      </w:r>
      <w:r w:rsidR="00010B7F" w:rsidRPr="0030087B">
        <w:rPr>
          <w:rFonts w:ascii="Times New Roman" w:hAnsi="Times New Roman" w:cs="Times New Roman"/>
          <w:color w:val="000000" w:themeColor="text1"/>
        </w:rPr>
      </w:r>
      <w:r w:rsidR="00010B7F" w:rsidRPr="0030087B">
        <w:rPr>
          <w:rFonts w:ascii="Times New Roman" w:hAnsi="Times New Roman" w:cs="Times New Roman"/>
          <w:color w:val="000000" w:themeColor="text1"/>
        </w:rPr>
        <w:fldChar w:fldCharType="end"/>
      </w:r>
      <w:r w:rsidR="00010B7F" w:rsidRPr="0030087B">
        <w:rPr>
          <w:rFonts w:ascii="Times New Roman" w:hAnsi="Times New Roman" w:cs="Times New Roman"/>
          <w:color w:val="000000" w:themeColor="text1"/>
        </w:rPr>
      </w:r>
      <w:r w:rsidR="00010B7F" w:rsidRPr="0030087B">
        <w:rPr>
          <w:rFonts w:ascii="Times New Roman" w:hAnsi="Times New Roman" w:cs="Times New Roman"/>
          <w:color w:val="000000" w:themeColor="text1"/>
        </w:rPr>
        <w:fldChar w:fldCharType="separate"/>
      </w:r>
      <w:r w:rsidR="00010B7F" w:rsidRPr="0030087B">
        <w:rPr>
          <w:rFonts w:ascii="Times New Roman" w:hAnsi="Times New Roman" w:cs="Times New Roman"/>
          <w:noProof/>
          <w:color w:val="000000" w:themeColor="text1"/>
        </w:rPr>
        <w:t>(Tresky</w:t>
      </w:r>
      <w:r w:rsidR="00010B7F" w:rsidRPr="0030087B">
        <w:rPr>
          <w:rFonts w:ascii="Times New Roman" w:hAnsi="Times New Roman" w:cs="Times New Roman"/>
          <w:i/>
          <w:noProof/>
          <w:color w:val="000000" w:themeColor="text1"/>
        </w:rPr>
        <w:t xml:space="preserve"> et al.</w:t>
      </w:r>
      <w:r w:rsidR="00010B7F" w:rsidRPr="0030087B">
        <w:rPr>
          <w:rFonts w:ascii="Times New Roman" w:hAnsi="Times New Roman" w:cs="Times New Roman"/>
          <w:noProof/>
          <w:color w:val="000000" w:themeColor="text1"/>
        </w:rPr>
        <w:t>, 2024)</w:t>
      </w:r>
      <w:r w:rsidR="00010B7F" w:rsidRPr="0030087B">
        <w:rPr>
          <w:rFonts w:ascii="Times New Roman" w:hAnsi="Times New Roman" w:cs="Times New Roman"/>
          <w:color w:val="000000" w:themeColor="text1"/>
        </w:rPr>
        <w:fldChar w:fldCharType="end"/>
      </w:r>
      <w:r w:rsidRPr="0030087B">
        <w:rPr>
          <w:rFonts w:ascii="Times New Roman" w:hAnsi="Times New Roman" w:cs="Times New Roman"/>
          <w:color w:val="000000" w:themeColor="text1"/>
        </w:rPr>
        <w:t>. Ribosome</w:t>
      </w:r>
      <w:r w:rsidR="00964278" w:rsidRPr="0030087B">
        <w:rPr>
          <w:rFonts w:ascii="Times New Roman" w:hAnsi="Times New Roman" w:cs="Times New Roman"/>
          <w:color w:val="000000" w:themeColor="text1"/>
        </w:rPr>
        <w:t>-</w:t>
      </w:r>
      <w:r w:rsidRPr="0030087B">
        <w:rPr>
          <w:rFonts w:ascii="Times New Roman" w:hAnsi="Times New Roman" w:cs="Times New Roman"/>
          <w:color w:val="000000" w:themeColor="text1"/>
        </w:rPr>
        <w:t xml:space="preserve">protected mRNA fragments were used to generate sequencing libraries that were sequenced using MiSeq (Illumina). </w:t>
      </w:r>
      <w:r w:rsidR="00010B7F" w:rsidRPr="0030087B">
        <w:rPr>
          <w:rFonts w:ascii="Times New Roman" w:hAnsi="Times New Roman" w:cs="Times New Roman"/>
          <w:color w:val="000000" w:themeColor="text1"/>
        </w:rPr>
        <w:t xml:space="preserve">Using Galaxy </w:t>
      </w:r>
      <w:r w:rsidR="00010B7F" w:rsidRPr="0030087B">
        <w:rPr>
          <w:rFonts w:ascii="Times New Roman" w:hAnsi="Times New Roman" w:cs="Times New Roman"/>
          <w:color w:val="000000" w:themeColor="text1"/>
        </w:rPr>
        <w:fldChar w:fldCharType="begin">
          <w:fldData xml:space="preserve">PEVuZE5vdGU+PENpdGU+PEF1dGhvcj5UaGVHYWxheHlDb21tdW5pdHk8L0F1dGhvcj48WWVhcj4y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</w:fldData>
        </w:fldChar>
      </w:r>
      <w:r w:rsidR="00010B7F" w:rsidRPr="0030087B">
        <w:rPr>
          <w:rFonts w:ascii="Times New Roman" w:hAnsi="Times New Roman" w:cs="Times New Roman"/>
          <w:color w:val="000000" w:themeColor="text1"/>
        </w:rPr>
        <w:instrText xml:space="preserve"> ADDIN EN.CITE </w:instrText>
      </w:r>
      <w:r w:rsidR="00010B7F" w:rsidRPr="0030087B">
        <w:rPr>
          <w:rFonts w:ascii="Times New Roman" w:hAnsi="Times New Roman" w:cs="Times New Roman"/>
          <w:color w:val="000000" w:themeColor="text1"/>
        </w:rPr>
        <w:fldChar w:fldCharType="begin">
          <w:fldData xml:space="preserve">PEVuZE5vdGU+PENpdGU+PEF1dGhvcj5UaGVHYWxheHlDb21tdW5pdHk8L0F1dGhvcj48WWVhcj4y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</w:fldData>
        </w:fldChar>
      </w:r>
      <w:r w:rsidR="00010B7F" w:rsidRPr="0030087B">
        <w:rPr>
          <w:rFonts w:ascii="Times New Roman" w:hAnsi="Times New Roman" w:cs="Times New Roman"/>
          <w:color w:val="000000" w:themeColor="text1"/>
        </w:rPr>
        <w:instrText xml:space="preserve"> ADDIN EN.CITE.DATA </w:instrText>
      </w:r>
      <w:r w:rsidR="00010B7F" w:rsidRPr="0030087B">
        <w:rPr>
          <w:rFonts w:ascii="Times New Roman" w:hAnsi="Times New Roman" w:cs="Times New Roman"/>
          <w:color w:val="000000" w:themeColor="text1"/>
        </w:rPr>
      </w:r>
      <w:r w:rsidR="00010B7F" w:rsidRPr="0030087B">
        <w:rPr>
          <w:rFonts w:ascii="Times New Roman" w:hAnsi="Times New Roman" w:cs="Times New Roman"/>
          <w:color w:val="000000" w:themeColor="text1"/>
        </w:rPr>
        <w:fldChar w:fldCharType="end"/>
      </w:r>
      <w:r w:rsidR="00010B7F" w:rsidRPr="0030087B">
        <w:rPr>
          <w:rFonts w:ascii="Times New Roman" w:hAnsi="Times New Roman" w:cs="Times New Roman"/>
          <w:color w:val="000000" w:themeColor="text1"/>
        </w:rPr>
      </w:r>
      <w:r w:rsidR="00010B7F" w:rsidRPr="0030087B">
        <w:rPr>
          <w:rFonts w:ascii="Times New Roman" w:hAnsi="Times New Roman" w:cs="Times New Roman"/>
          <w:color w:val="000000" w:themeColor="text1"/>
        </w:rPr>
        <w:fldChar w:fldCharType="separate"/>
      </w:r>
      <w:r w:rsidR="00010B7F" w:rsidRPr="0030087B">
        <w:rPr>
          <w:rFonts w:ascii="Times New Roman" w:hAnsi="Times New Roman" w:cs="Times New Roman"/>
          <w:noProof/>
          <w:color w:val="000000" w:themeColor="text1"/>
        </w:rPr>
        <w:t>(TheGalaxyCommunity, 2022)</w:t>
      </w:r>
      <w:r w:rsidR="00010B7F" w:rsidRPr="0030087B">
        <w:rPr>
          <w:rFonts w:ascii="Times New Roman" w:hAnsi="Times New Roman" w:cs="Times New Roman"/>
          <w:color w:val="000000" w:themeColor="text1"/>
        </w:rPr>
        <w:fldChar w:fldCharType="end"/>
      </w:r>
      <w:r w:rsidR="00010B7F" w:rsidRPr="0030087B">
        <w:rPr>
          <w:rFonts w:ascii="Times New Roman" w:hAnsi="Times New Roman" w:cs="Times New Roman"/>
          <w:color w:val="000000" w:themeColor="text1"/>
        </w:rPr>
        <w:t>, r</w:t>
      </w:r>
      <w:r w:rsidRPr="0030087B">
        <w:rPr>
          <w:rFonts w:ascii="Times New Roman" w:hAnsi="Times New Roman" w:cs="Times New Roman"/>
          <w:color w:val="000000" w:themeColor="text1"/>
        </w:rPr>
        <w:t>aw FASTQ files were adapter-trimmed</w:t>
      </w:r>
      <w:r w:rsidR="00010B7F" w:rsidRPr="0030087B">
        <w:rPr>
          <w:rFonts w:ascii="Times New Roman" w:hAnsi="Times New Roman" w:cs="Times New Roman"/>
          <w:color w:val="000000" w:themeColor="text1"/>
        </w:rPr>
        <w:t>, converted to FASTA format, and mRNA sequences were Bowtie2-selected</w:t>
      </w:r>
      <w:r w:rsidRPr="0030087B">
        <w:rPr>
          <w:rFonts w:ascii="Times New Roman" w:hAnsi="Times New Roman" w:cs="Times New Roman"/>
          <w:color w:val="000000" w:themeColor="text1"/>
        </w:rPr>
        <w:t>.</w:t>
      </w:r>
      <w:r w:rsidR="00010B7F" w:rsidRPr="0030087B">
        <w:rPr>
          <w:rFonts w:ascii="Times New Roman" w:hAnsi="Times New Roman" w:cs="Times New Roman"/>
          <w:color w:val="000000" w:themeColor="text1"/>
        </w:rPr>
        <w:t xml:space="preserve"> Three-nucleotide periodicity and P-site position of </w:t>
      </w:r>
      <w:r w:rsidR="00B1508E" w:rsidRPr="0030087B">
        <w:rPr>
          <w:rFonts w:ascii="Times New Roman" w:hAnsi="Times New Roman" w:cs="Times New Roman"/>
          <w:color w:val="000000" w:themeColor="text1"/>
        </w:rPr>
        <w:t xml:space="preserve">the </w:t>
      </w:r>
      <w:r w:rsidRPr="0030087B">
        <w:rPr>
          <w:rFonts w:ascii="Times New Roman" w:hAnsi="Times New Roman" w:cs="Times New Roman"/>
          <w:color w:val="000000" w:themeColor="text1"/>
        </w:rPr>
        <w:t xml:space="preserve">29 nt footprints were manually confirmed by blasting approximately </w:t>
      </w:r>
      <w:r w:rsidR="00010B7F" w:rsidRPr="0030087B">
        <w:rPr>
          <w:rFonts w:ascii="Times New Roman" w:hAnsi="Times New Roman" w:cs="Times New Roman"/>
          <w:color w:val="000000" w:themeColor="text1"/>
        </w:rPr>
        <w:t>100 footprints.</w:t>
      </w:r>
      <w:r w:rsidRPr="0030087B">
        <w:rPr>
          <w:rFonts w:ascii="Times New Roman" w:hAnsi="Times New Roman" w:cs="Times New Roman"/>
          <w:color w:val="000000" w:themeColor="text1"/>
        </w:rPr>
        <w:t xml:space="preserve"> </w:t>
      </w:r>
      <w:r w:rsidR="00010B7F" w:rsidRPr="0030087B">
        <w:rPr>
          <w:rFonts w:ascii="Times New Roman" w:hAnsi="Times New Roman" w:cs="Times New Roman"/>
          <w:color w:val="000000" w:themeColor="text1"/>
        </w:rPr>
        <w:t>W</w:t>
      </w:r>
      <w:r w:rsidRPr="0030087B">
        <w:rPr>
          <w:rFonts w:ascii="Times New Roman" w:hAnsi="Times New Roman" w:cs="Times New Roman"/>
          <w:color w:val="000000" w:themeColor="text1"/>
        </w:rPr>
        <w:t xml:space="preserve">ithin the 29 nt footprints, a 16–18 nt region corresponding to the A-site codon was extracted </w:t>
      </w:r>
      <w:r w:rsidR="00010B7F" w:rsidRPr="0030087B">
        <w:rPr>
          <w:rFonts w:ascii="Times New Roman" w:hAnsi="Times New Roman" w:cs="Times New Roman"/>
          <w:color w:val="000000" w:themeColor="text1"/>
        </w:rPr>
        <w:t xml:space="preserve">to compare ribosomal A-site </w:t>
      </w:r>
      <w:r w:rsidRPr="0030087B">
        <w:rPr>
          <w:rFonts w:ascii="Times New Roman" w:hAnsi="Times New Roman" w:cs="Times New Roman"/>
          <w:color w:val="000000" w:themeColor="text1"/>
        </w:rPr>
        <w:t>occupancy between KO and sgControl samples.</w:t>
      </w:r>
    </w:p>
    <w:p w14:paraId="12FD4690" w14:textId="77777777" w:rsidR="00E279A6" w:rsidRPr="006E4CFD" w:rsidRDefault="00E279A6" w:rsidP="00B3225F">
      <w:pPr>
        <w:pStyle w:val="NormalWeb"/>
        <w:spacing w:before="0" w:beforeAutospacing="0" w:after="0" w:afterAutospacing="0" w:line="360" w:lineRule="auto"/>
        <w:rPr>
          <w:rFonts w:ascii="Times New Roman" w:hAnsi="Times New Roman" w:cs="Times New Roman"/>
          <w:color w:val="000000" w:themeColor="text1"/>
        </w:rPr>
      </w:pPr>
    </w:p>
    <w:p w14:paraId="552D60F5" w14:textId="7E0C5D05" w:rsidR="00621FB1" w:rsidRPr="006E4CFD" w:rsidRDefault="00833659" w:rsidP="00B3225F">
      <w:pPr>
        <w:pStyle w:val="NormalWeb"/>
        <w:spacing w:before="0" w:beforeAutospacing="0" w:after="0" w:afterAutospacing="0" w:line="360" w:lineRule="auto"/>
        <w:rPr>
          <w:rFonts w:ascii="Times New Roman" w:hAnsi="Times New Roman" w:cs="Times New Roman"/>
        </w:rPr>
      </w:pPr>
      <w:r w:rsidRPr="006E4CFD">
        <w:rPr>
          <w:rFonts w:ascii="Times New Roman" w:hAnsi="Times New Roman" w:cs="Times New Roman"/>
          <w:b/>
          <w:i/>
          <w:iCs/>
          <w:color w:val="000000" w:themeColor="text1"/>
        </w:rPr>
        <w:t>LC–MS analysis of t</w:t>
      </w:r>
      <w:r w:rsidRPr="006E4CFD">
        <w:rPr>
          <w:rFonts w:ascii="Times New Roman" w:hAnsi="Times New Roman" w:cs="Times New Roman"/>
          <w:b/>
          <w:i/>
          <w:iCs/>
          <w:color w:val="000000" w:themeColor="text1"/>
          <w:vertAlign w:val="superscript"/>
        </w:rPr>
        <w:t>6</w:t>
      </w:r>
      <w:r w:rsidRPr="006E4CFD">
        <w:rPr>
          <w:rFonts w:ascii="Times New Roman" w:hAnsi="Times New Roman" w:cs="Times New Roman"/>
          <w:b/>
          <w:i/>
          <w:iCs/>
          <w:color w:val="000000" w:themeColor="text1"/>
        </w:rPr>
        <w:t>A and ms</w:t>
      </w:r>
      <w:r w:rsidRPr="006E4CFD">
        <w:rPr>
          <w:rFonts w:ascii="Times New Roman" w:hAnsi="Times New Roman" w:cs="Times New Roman"/>
          <w:b/>
          <w:i/>
          <w:iCs/>
          <w:color w:val="000000" w:themeColor="text1"/>
          <w:vertAlign w:val="superscript"/>
        </w:rPr>
        <w:t>2</w:t>
      </w:r>
      <w:r w:rsidRPr="006E4CFD">
        <w:rPr>
          <w:rFonts w:ascii="Times New Roman" w:hAnsi="Times New Roman" w:cs="Times New Roman"/>
          <w:b/>
          <w:i/>
          <w:iCs/>
          <w:color w:val="000000" w:themeColor="text1"/>
        </w:rPr>
        <w:t>t</w:t>
      </w:r>
      <w:r w:rsidRPr="006E4CFD">
        <w:rPr>
          <w:rFonts w:ascii="Times New Roman" w:hAnsi="Times New Roman" w:cs="Times New Roman"/>
          <w:b/>
          <w:i/>
          <w:iCs/>
          <w:color w:val="000000" w:themeColor="text1"/>
          <w:vertAlign w:val="superscript"/>
        </w:rPr>
        <w:t>6</w:t>
      </w:r>
      <w:r w:rsidRPr="006E4CFD">
        <w:rPr>
          <w:rFonts w:ascii="Times New Roman" w:hAnsi="Times New Roman" w:cs="Times New Roman"/>
          <w:b/>
          <w:i/>
          <w:iCs/>
          <w:color w:val="000000" w:themeColor="text1"/>
        </w:rPr>
        <w:t>A</w:t>
      </w:r>
    </w:p>
    <w:p w14:paraId="48ED78A3" w14:textId="5C4973B9" w:rsidR="00621FB1" w:rsidRPr="006E4CFD" w:rsidRDefault="00833659" w:rsidP="00B3225F">
      <w:pPr>
        <w:pStyle w:val="CommentText"/>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 xml:space="preserve">sgControl cells and </w:t>
      </w:r>
      <w:r w:rsidRPr="006E4CFD">
        <w:rPr>
          <w:rFonts w:ascii="Times New Roman" w:hAnsi="Times New Roman" w:cs="Times New Roman"/>
          <w:i/>
          <w:color w:val="000000" w:themeColor="text1"/>
        </w:rPr>
        <w:t>Cdkal1</w:t>
      </w:r>
      <w:r w:rsidRPr="006E4CFD">
        <w:rPr>
          <w:rFonts w:ascii="Times New Roman" w:hAnsi="Times New Roman" w:cs="Times New Roman"/>
          <w:color w:val="000000" w:themeColor="text1"/>
        </w:rPr>
        <w:t xml:space="preserve"> KO cells were harvested</w:t>
      </w:r>
      <w:r w:rsidRPr="006E4CFD">
        <w:rPr>
          <w:rFonts w:ascii="Times New Roman" w:hAnsi="Times New Roman" w:cs="Times New Roman"/>
          <w:color w:val="000000"/>
        </w:rPr>
        <w:t xml:space="preserve"> and </w:t>
      </w:r>
      <w:r w:rsidRPr="006E4CFD">
        <w:rPr>
          <w:rFonts w:ascii="Times New Roman" w:hAnsi="Times New Roman" w:cs="Times New Roman"/>
          <w:color w:val="000000" w:themeColor="text1"/>
        </w:rPr>
        <w:t xml:space="preserve">total RNA was isolated using TRI Reagent (Molecular Research Center), according to the manufacturer’s protocol. The extracted RNA (200 ng in 24 </w:t>
      </w:r>
      <w:r w:rsidRPr="006E4CFD">
        <w:rPr>
          <w:rFonts w:ascii="Symbol" w:hAnsi="Symbol" w:cs="Times New Roman"/>
          <w:color w:val="000000" w:themeColor="text1"/>
        </w:rPr>
        <w:sym w:font="Symbol" w:char="F06D"/>
      </w:r>
      <w:r w:rsidRPr="006E4CFD">
        <w:rPr>
          <w:rFonts w:ascii="Times New Roman" w:hAnsi="Times New Roman" w:cs="Times New Roman"/>
          <w:color w:val="000000" w:themeColor="text1"/>
        </w:rPr>
        <w:t>L) was digested using a mixture of 2.5 U of nuclease P1 (Wako) in 5 mM ammonium acetate pH 5.3, 0.2 U alkaline phosphatase (Takara), and 20 mM HEPES–KOH pH 7.0. The samples were then incubated for 3 h at 37</w:t>
      </w:r>
      <w:r w:rsidRPr="006E4CFD">
        <w:rPr>
          <w:rFonts w:ascii="Times New Roman" w:hAnsi="Times New Roman" w:cs="Times New Roman"/>
          <w:color w:val="000000" w:themeColor="text1"/>
          <w:position w:val="6"/>
        </w:rPr>
        <w:t>◦</w:t>
      </w:r>
      <w:r w:rsidRPr="006E4CFD">
        <w:rPr>
          <w:rFonts w:ascii="Times New Roman" w:hAnsi="Times New Roman" w:cs="Times New Roman"/>
          <w:color w:val="000000" w:themeColor="text1"/>
        </w:rPr>
        <w:t xml:space="preserve">C and subjected to mass spectrometric analysis </w:t>
      </w:r>
      <w:r w:rsidRPr="006E4CFD">
        <w:rPr>
          <w:rFonts w:ascii="Times New Roman" w:hAnsi="Times New Roman" w:cs="Times New Roman"/>
          <w:color w:val="000000" w:themeColor="text1"/>
          <w:shd w:val="clear" w:color="auto" w:fill="FFFFFF"/>
        </w:rPr>
        <w:fldChar w:fldCharType="begin">
          <w:fldData xml:space="preserve">PEVuZE5vdGU+PENpdGU+PEF1dGhvcj5BaG1hZDwvQXV0aG9yPjxZZWFyPjIwMjQ8L1llYXI+PFJl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</w:fldData>
        </w:fldChar>
      </w:r>
      <w:r w:rsidRPr="006E4CFD">
        <w:rPr>
          <w:rFonts w:ascii="Times New Roman" w:hAnsi="Times New Roman" w:cs="Times New Roman"/>
          <w:color w:val="000000" w:themeColor="text1"/>
          <w:shd w:val="clear" w:color="auto" w:fill="FFFFFF"/>
        </w:rPr>
        <w:instrText xml:space="preserve"> ADDIN EN.CITE </w:instrText>
      </w:r>
      <w:r w:rsidRPr="006E4CFD">
        <w:rPr>
          <w:rFonts w:ascii="Times New Roman" w:hAnsi="Times New Roman" w:cs="Times New Roman"/>
          <w:color w:val="000000" w:themeColor="text1"/>
          <w:shd w:val="clear" w:color="auto" w:fill="FFFFFF"/>
        </w:rPr>
        <w:fldChar w:fldCharType="begin">
          <w:fldData xml:space="preserve">PEVuZE5vdGU+PENpdGU+PEF1dGhvcj5BaG1hZDwvQXV0aG9yPjxZZWFyPjIwMjQ8L1llYXI+PFJl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</w:fldData>
        </w:fldChar>
      </w:r>
      <w:r w:rsidRPr="006E4CFD">
        <w:rPr>
          <w:rFonts w:ascii="Times New Roman" w:hAnsi="Times New Roman" w:cs="Times New Roman"/>
          <w:color w:val="000000" w:themeColor="text1"/>
          <w:shd w:val="clear" w:color="auto" w:fill="FFFFFF"/>
        </w:rPr>
        <w:instrText xml:space="preserve"> ADDIN EN.CITE.DATA </w:instrText>
      </w:r>
      <w:r w:rsidRPr="006E4CFD">
        <w:rPr>
          <w:rFonts w:ascii="Times New Roman" w:hAnsi="Times New Roman" w:cs="Times New Roman"/>
          <w:color w:val="000000" w:themeColor="text1"/>
          <w:shd w:val="clear" w:color="auto" w:fill="FFFFFF"/>
        </w:rPr>
      </w:r>
      <w:r w:rsidRPr="006E4CFD">
        <w:rPr>
          <w:rFonts w:ascii="Times New Roman" w:hAnsi="Times New Roman" w:cs="Times New Roman"/>
          <w:color w:val="000000" w:themeColor="text1"/>
          <w:shd w:val="clear" w:color="auto" w:fill="FFFFFF"/>
        </w:rPr>
        <w:fldChar w:fldCharType="end"/>
      </w:r>
      <w:r w:rsidRPr="006E4CFD">
        <w:rPr>
          <w:rFonts w:ascii="Times New Roman" w:hAnsi="Times New Roman" w:cs="Times New Roman"/>
          <w:color w:val="000000" w:themeColor="text1"/>
          <w:shd w:val="clear" w:color="auto" w:fill="FFFFFF"/>
        </w:rPr>
      </w:r>
      <w:r w:rsidRPr="006E4CFD">
        <w:rPr>
          <w:rFonts w:ascii="Times New Roman" w:hAnsi="Times New Roman" w:cs="Times New Roman"/>
          <w:color w:val="000000" w:themeColor="text1"/>
          <w:shd w:val="clear" w:color="auto" w:fill="FFFFFF"/>
        </w:rPr>
        <w:fldChar w:fldCharType="separate"/>
      </w:r>
      <w:r w:rsidRPr="006E4CFD">
        <w:rPr>
          <w:rFonts w:ascii="Times New Roman" w:hAnsi="Times New Roman" w:cs="Times New Roman"/>
          <w:noProof/>
          <w:color w:val="000000" w:themeColor="text1"/>
          <w:shd w:val="clear" w:color="auto" w:fill="FFFFFF"/>
        </w:rPr>
        <w:t>(Ahmad</w:t>
      </w:r>
      <w:r w:rsidRPr="006E4CFD">
        <w:rPr>
          <w:rFonts w:ascii="Times New Roman" w:hAnsi="Times New Roman" w:cs="Times New Roman"/>
          <w:i/>
          <w:noProof/>
          <w:color w:val="000000" w:themeColor="text1"/>
          <w:shd w:val="clear" w:color="auto" w:fill="FFFFFF"/>
        </w:rPr>
        <w:t xml:space="preserve"> et al.</w:t>
      </w:r>
      <w:r w:rsidRPr="006E4CFD">
        <w:rPr>
          <w:rFonts w:ascii="Times New Roman" w:hAnsi="Times New Roman" w:cs="Times New Roman"/>
          <w:noProof/>
          <w:color w:val="000000" w:themeColor="text1"/>
          <w:shd w:val="clear" w:color="auto" w:fill="FFFFFF"/>
        </w:rPr>
        <w:t>, 2024)</w:t>
      </w:r>
      <w:r w:rsidRPr="006E4CFD">
        <w:rPr>
          <w:rFonts w:ascii="Times New Roman" w:hAnsi="Times New Roman" w:cs="Times New Roman"/>
          <w:color w:val="000000" w:themeColor="text1"/>
          <w:shd w:val="clear" w:color="auto" w:fill="FFFFFF"/>
        </w:rPr>
        <w:fldChar w:fldCharType="end"/>
      </w:r>
      <w:r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shd w:val="clear" w:color="auto" w:fill="FFFFFF"/>
        </w:rPr>
        <w:t>t</w:t>
      </w:r>
      <w:r w:rsidRPr="006E4CFD">
        <w:rPr>
          <w:rFonts w:ascii="Times New Roman" w:hAnsi="Times New Roman" w:cs="Times New Roman"/>
          <w:color w:val="000000" w:themeColor="text1"/>
          <w:vertAlign w:val="superscript"/>
        </w:rPr>
        <w:t>6</w:t>
      </w:r>
      <w:r w:rsidRPr="006E4CFD">
        <w:rPr>
          <w:rFonts w:ascii="Times New Roman" w:hAnsi="Times New Roman" w:cs="Times New Roman"/>
          <w:color w:val="000000" w:themeColor="text1"/>
          <w:shd w:val="clear" w:color="auto" w:fill="FFFFFF"/>
        </w:rPr>
        <w:t>A, ms</w:t>
      </w:r>
      <w:r w:rsidRPr="006E4CFD">
        <w:rPr>
          <w:rFonts w:ascii="Times New Roman" w:hAnsi="Times New Roman" w:cs="Times New Roman"/>
          <w:color w:val="000000" w:themeColor="text1"/>
          <w:vertAlign w:val="superscript"/>
        </w:rPr>
        <w:t>2</w:t>
      </w:r>
      <w:r w:rsidRPr="006E4CFD">
        <w:rPr>
          <w:rFonts w:ascii="Times New Roman" w:hAnsi="Times New Roman" w:cs="Times New Roman"/>
          <w:color w:val="000000" w:themeColor="text1"/>
          <w:shd w:val="clear" w:color="auto" w:fill="FFFFFF"/>
        </w:rPr>
        <w:t>t</w:t>
      </w:r>
      <w:r w:rsidRPr="006E4CFD">
        <w:rPr>
          <w:rFonts w:ascii="Times New Roman" w:hAnsi="Times New Roman" w:cs="Times New Roman"/>
          <w:color w:val="000000" w:themeColor="text1"/>
          <w:vertAlign w:val="superscript"/>
        </w:rPr>
        <w:t>6</w:t>
      </w:r>
      <w:r w:rsidRPr="006E4CFD">
        <w:rPr>
          <w:rFonts w:ascii="Times New Roman" w:hAnsi="Times New Roman" w:cs="Times New Roman"/>
          <w:color w:val="000000" w:themeColor="text1"/>
          <w:shd w:val="clear" w:color="auto" w:fill="FFFFFF"/>
        </w:rPr>
        <w:t>A, and unmodified adenosine were measured</w:t>
      </w:r>
      <w:r w:rsidRPr="006E4CFD">
        <w:rPr>
          <w:rStyle w:val="CommentReference"/>
          <w:rFonts w:ascii="Times New Roman" w:hAnsi="Times New Roman" w:cs="Times New Roman"/>
          <w:color w:val="000000" w:themeColor="text1"/>
          <w:sz w:val="24"/>
          <w:szCs w:val="24"/>
        </w:rPr>
        <w:t>, and adenosine in 2-</w:t>
      </w:r>
      <w:r w:rsidRPr="006E4CFD">
        <w:rPr>
          <w:rFonts w:ascii="Symbol" w:hAnsi="Symbol" w:cs="Times New Roman"/>
          <w:color w:val="000000" w:themeColor="text1"/>
        </w:rPr>
        <w:sym w:font="Symbol" w:char="F06D"/>
      </w:r>
      <w:r w:rsidRPr="006E4CFD">
        <w:rPr>
          <w:rStyle w:val="CommentReference"/>
          <w:rFonts w:ascii="Times New Roman" w:hAnsi="Times New Roman" w:cs="Times New Roman"/>
          <w:color w:val="000000" w:themeColor="text1"/>
          <w:sz w:val="24"/>
          <w:szCs w:val="24"/>
        </w:rPr>
        <w:t>L samples w</w:t>
      </w:r>
      <w:r w:rsidRPr="006E4CFD">
        <w:rPr>
          <w:rFonts w:ascii="Times New Roman" w:hAnsi="Times New Roman" w:cs="Times New Roman"/>
          <w:color w:val="000000" w:themeColor="text1"/>
          <w:shd w:val="clear" w:color="auto" w:fill="FFFFFF"/>
        </w:rPr>
        <w:t>ere measured using the same LC</w:t>
      </w:r>
      <w:r w:rsidR="008B16E0" w:rsidRPr="006E4CFD">
        <w:rPr>
          <w:rFonts w:ascii="Times New Roman" w:hAnsi="Times New Roman" w:cs="Times New Roman"/>
          <w:color w:val="000000" w:themeColor="text1"/>
          <w:shd w:val="clear" w:color="auto" w:fill="FFFFFF"/>
        </w:rPr>
        <w:t>–</w:t>
      </w:r>
      <w:r w:rsidRPr="006E4CFD">
        <w:rPr>
          <w:rFonts w:ascii="Times New Roman" w:hAnsi="Times New Roman" w:cs="Times New Roman"/>
          <w:color w:val="000000" w:themeColor="text1"/>
          <w:shd w:val="clear" w:color="auto" w:fill="FFFFFF"/>
        </w:rPr>
        <w:t>MS, as previously described</w:t>
      </w:r>
      <w:r w:rsidRPr="006E4CFD">
        <w:rPr>
          <w:rFonts w:ascii="Times New Roman" w:hAnsi="Times New Roman" w:cs="Times New Roman"/>
          <w:color w:val="000000" w:themeColor="text1"/>
        </w:rPr>
        <w:t xml:space="preserve"> </w:t>
      </w:r>
      <w:r w:rsidRPr="006E4CFD">
        <w:rPr>
          <w:rFonts w:ascii="Times New Roman" w:hAnsi="Times New Roman" w:cs="Times New Roman"/>
          <w:color w:val="000000" w:themeColor="text1"/>
          <w:shd w:val="clear" w:color="auto" w:fill="FFFFFF"/>
        </w:rPr>
        <w:fldChar w:fldCharType="begin">
          <w:fldData xml:space="preserve">PEVuZE5vdGU+PENpdGU+PEF1dGhvcj5OYWdheW9zaGk8L0F1dGhvcj48WWVhcj4yMDIyPC9ZZWFy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</w:fldData>
        </w:fldChar>
      </w:r>
      <w:r w:rsidRPr="006E4CFD">
        <w:rPr>
          <w:rFonts w:ascii="Times New Roman" w:hAnsi="Times New Roman" w:cs="Times New Roman"/>
          <w:color w:val="000000" w:themeColor="text1"/>
          <w:shd w:val="clear" w:color="auto" w:fill="FFFFFF"/>
        </w:rPr>
        <w:instrText xml:space="preserve"> ADDIN EN.CITE </w:instrText>
      </w:r>
      <w:r w:rsidRPr="006E4CFD">
        <w:rPr>
          <w:rFonts w:ascii="Times New Roman" w:hAnsi="Times New Roman" w:cs="Times New Roman"/>
          <w:color w:val="000000" w:themeColor="text1"/>
          <w:shd w:val="clear" w:color="auto" w:fill="FFFFFF"/>
        </w:rPr>
        <w:fldChar w:fldCharType="begin">
          <w:fldData xml:space="preserve">PEVuZE5vdGU+PENpdGU+PEF1dGhvcj5OYWdheW9zaGk8L0F1dGhvcj48WWVhcj4yMDIyPC9ZZWFy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</w:fldData>
        </w:fldChar>
      </w:r>
      <w:r w:rsidRPr="006E4CFD">
        <w:rPr>
          <w:rFonts w:ascii="Times New Roman" w:hAnsi="Times New Roman" w:cs="Times New Roman"/>
          <w:color w:val="000000" w:themeColor="text1"/>
          <w:shd w:val="clear" w:color="auto" w:fill="FFFFFF"/>
        </w:rPr>
        <w:instrText xml:space="preserve"> ADDIN EN.CITE.DATA </w:instrText>
      </w:r>
      <w:r w:rsidRPr="006E4CFD">
        <w:rPr>
          <w:rFonts w:ascii="Times New Roman" w:hAnsi="Times New Roman" w:cs="Times New Roman"/>
          <w:color w:val="000000" w:themeColor="text1"/>
          <w:shd w:val="clear" w:color="auto" w:fill="FFFFFF"/>
        </w:rPr>
      </w:r>
      <w:r w:rsidRPr="006E4CFD">
        <w:rPr>
          <w:rFonts w:ascii="Times New Roman" w:hAnsi="Times New Roman" w:cs="Times New Roman"/>
          <w:color w:val="000000" w:themeColor="text1"/>
          <w:shd w:val="clear" w:color="auto" w:fill="FFFFFF"/>
        </w:rPr>
        <w:fldChar w:fldCharType="end"/>
      </w:r>
      <w:r w:rsidRPr="006E4CFD">
        <w:rPr>
          <w:rFonts w:ascii="Times New Roman" w:hAnsi="Times New Roman" w:cs="Times New Roman"/>
          <w:color w:val="000000" w:themeColor="text1"/>
          <w:shd w:val="clear" w:color="auto" w:fill="FFFFFF"/>
        </w:rPr>
      </w:r>
      <w:r w:rsidRPr="006E4CFD">
        <w:rPr>
          <w:rFonts w:ascii="Times New Roman" w:hAnsi="Times New Roman" w:cs="Times New Roman"/>
          <w:color w:val="000000" w:themeColor="text1"/>
          <w:shd w:val="clear" w:color="auto" w:fill="FFFFFF"/>
        </w:rPr>
        <w:fldChar w:fldCharType="separate"/>
      </w:r>
      <w:r w:rsidRPr="006E4CFD">
        <w:rPr>
          <w:rFonts w:ascii="Times New Roman" w:hAnsi="Times New Roman" w:cs="Times New Roman"/>
          <w:noProof/>
          <w:color w:val="000000" w:themeColor="text1"/>
          <w:shd w:val="clear" w:color="auto" w:fill="FFFFFF"/>
        </w:rPr>
        <w:t>(Nagayoshi</w:t>
      </w:r>
      <w:r w:rsidRPr="006E4CFD">
        <w:rPr>
          <w:rFonts w:ascii="Times New Roman" w:hAnsi="Times New Roman" w:cs="Times New Roman"/>
          <w:i/>
          <w:noProof/>
          <w:color w:val="000000" w:themeColor="text1"/>
          <w:shd w:val="clear" w:color="auto" w:fill="FFFFFF"/>
        </w:rPr>
        <w:t xml:space="preserve"> et al.</w:t>
      </w:r>
      <w:r w:rsidRPr="006E4CFD">
        <w:rPr>
          <w:rFonts w:ascii="Times New Roman" w:hAnsi="Times New Roman" w:cs="Times New Roman"/>
          <w:noProof/>
          <w:color w:val="000000" w:themeColor="text1"/>
          <w:shd w:val="clear" w:color="auto" w:fill="FFFFFF"/>
        </w:rPr>
        <w:t>, 2022)</w:t>
      </w:r>
      <w:r w:rsidRPr="006E4CFD">
        <w:rPr>
          <w:rFonts w:ascii="Times New Roman" w:hAnsi="Times New Roman" w:cs="Times New Roman"/>
          <w:color w:val="000000" w:themeColor="text1"/>
          <w:shd w:val="clear" w:color="auto" w:fill="FFFFFF"/>
        </w:rPr>
        <w:fldChar w:fldCharType="end"/>
      </w:r>
      <w:r w:rsidRPr="006E4CFD">
        <w:rPr>
          <w:rFonts w:ascii="Times New Roman" w:hAnsi="Times New Roman" w:cs="Times New Roman"/>
          <w:color w:val="000000" w:themeColor="text1"/>
          <w:shd w:val="clear" w:color="auto" w:fill="FFFFFF"/>
        </w:rPr>
        <w:t>. The detection of modified nucleosides was confirmed using chemically synthesized t</w:t>
      </w:r>
      <w:r w:rsidRPr="006E4CFD">
        <w:rPr>
          <w:rFonts w:ascii="Times New Roman" w:hAnsi="Times New Roman" w:cs="Times New Roman"/>
          <w:color w:val="000000" w:themeColor="text1"/>
          <w:vertAlign w:val="superscript"/>
        </w:rPr>
        <w:t>6</w:t>
      </w:r>
      <w:r w:rsidRPr="006E4CFD">
        <w:rPr>
          <w:rFonts w:ascii="Times New Roman" w:hAnsi="Times New Roman" w:cs="Times New Roman"/>
          <w:color w:val="000000" w:themeColor="text1"/>
          <w:shd w:val="clear" w:color="auto" w:fill="FFFFFF"/>
        </w:rPr>
        <w:t>A and ms</w:t>
      </w:r>
      <w:r w:rsidRPr="006E4CFD">
        <w:rPr>
          <w:rFonts w:ascii="Times New Roman" w:hAnsi="Times New Roman" w:cs="Times New Roman"/>
          <w:color w:val="000000" w:themeColor="text1"/>
          <w:vertAlign w:val="superscript"/>
        </w:rPr>
        <w:t>2</w:t>
      </w:r>
      <w:r w:rsidRPr="006E4CFD">
        <w:rPr>
          <w:rFonts w:ascii="Times New Roman" w:hAnsi="Times New Roman" w:cs="Times New Roman"/>
          <w:color w:val="000000" w:themeColor="text1"/>
          <w:shd w:val="clear" w:color="auto" w:fill="FFFFFF"/>
        </w:rPr>
        <w:t>t</w:t>
      </w:r>
      <w:r w:rsidRPr="006E4CFD">
        <w:rPr>
          <w:rFonts w:ascii="Times New Roman" w:hAnsi="Times New Roman" w:cs="Times New Roman"/>
          <w:color w:val="000000" w:themeColor="text1"/>
          <w:vertAlign w:val="superscript"/>
        </w:rPr>
        <w:t>6</w:t>
      </w:r>
      <w:r w:rsidRPr="006E4CFD">
        <w:rPr>
          <w:rFonts w:ascii="Times New Roman" w:hAnsi="Times New Roman" w:cs="Times New Roman"/>
          <w:color w:val="000000" w:themeColor="text1"/>
          <w:shd w:val="clear" w:color="auto" w:fill="FFFFFF"/>
        </w:rPr>
        <w:t xml:space="preserve">A, the details of which are shown in </w:t>
      </w:r>
      <w:r w:rsidR="00A37A98" w:rsidRPr="006E4CFD">
        <w:rPr>
          <w:rFonts w:ascii="Times New Roman" w:hAnsi="Times New Roman" w:cs="Times New Roman"/>
          <w:color w:val="000000" w:themeColor="text1"/>
          <w:shd w:val="clear" w:color="auto" w:fill="FFFFFF"/>
        </w:rPr>
        <w:t xml:space="preserve">Reagents and </w:t>
      </w:r>
      <w:r w:rsidR="0040081D" w:rsidRPr="006E4CFD">
        <w:rPr>
          <w:rFonts w:ascii="Times New Roman" w:hAnsi="Times New Roman" w:cs="Times New Roman"/>
          <w:color w:val="000000" w:themeColor="text1"/>
          <w:shd w:val="clear" w:color="auto" w:fill="FFFFFF"/>
        </w:rPr>
        <w:t>T</w:t>
      </w:r>
      <w:r w:rsidR="00A37A98" w:rsidRPr="006E4CFD">
        <w:rPr>
          <w:rFonts w:ascii="Times New Roman" w:hAnsi="Times New Roman" w:cs="Times New Roman"/>
          <w:color w:val="000000" w:themeColor="text1"/>
          <w:shd w:val="clear" w:color="auto" w:fill="FFFFFF"/>
        </w:rPr>
        <w:t xml:space="preserve">ools </w:t>
      </w:r>
      <w:r w:rsidR="0040081D" w:rsidRPr="006E4CFD">
        <w:rPr>
          <w:rFonts w:ascii="Times New Roman" w:hAnsi="Times New Roman" w:cs="Times New Roman"/>
          <w:color w:val="000000" w:themeColor="text1"/>
          <w:shd w:val="clear" w:color="auto" w:fill="FFFFFF"/>
        </w:rPr>
        <w:t>T</w:t>
      </w:r>
      <w:r w:rsidR="00A37A98" w:rsidRPr="006E4CFD">
        <w:rPr>
          <w:rFonts w:ascii="Times New Roman" w:hAnsi="Times New Roman" w:cs="Times New Roman"/>
          <w:color w:val="000000" w:themeColor="text1"/>
          <w:shd w:val="clear" w:color="auto" w:fill="FFFFFF"/>
        </w:rPr>
        <w:t xml:space="preserve">able. </w:t>
      </w:r>
    </w:p>
    <w:p w14:paraId="5939D2B1" w14:textId="77777777" w:rsidR="00621FB1" w:rsidRPr="006E4CFD" w:rsidRDefault="00621FB1" w:rsidP="00B3225F">
      <w:pPr>
        <w:spacing w:line="360" w:lineRule="auto"/>
        <w:rPr>
          <w:rFonts w:ascii="Times New Roman" w:hAnsi="Times New Roman" w:cs="Times New Roman"/>
          <w:color w:val="000000" w:themeColor="text1"/>
          <w:shd w:val="clear" w:color="auto" w:fill="FFFFFF"/>
        </w:rPr>
      </w:pPr>
    </w:p>
    <w:p w14:paraId="1A54A319" w14:textId="77777777" w:rsidR="00621FB1" w:rsidRPr="006E4CFD" w:rsidRDefault="00833659" w:rsidP="00B3225F">
      <w:pPr>
        <w:pStyle w:val="NormalWeb"/>
        <w:shd w:val="clear" w:color="auto" w:fill="FFFFFF"/>
        <w:spacing w:before="0" w:beforeAutospacing="0" w:after="0" w:afterAutospacing="0" w:line="360" w:lineRule="auto"/>
        <w:rPr>
          <w:rFonts w:ascii="Times New Roman" w:hAnsi="Times New Roman" w:cs="Times New Roman"/>
          <w:b/>
          <w:bCs/>
          <w:color w:val="000000" w:themeColor="text1"/>
        </w:rPr>
      </w:pPr>
      <w:r w:rsidRPr="006E4CFD">
        <w:rPr>
          <w:rFonts w:ascii="Times New Roman" w:hAnsi="Times New Roman" w:cs="Times New Roman"/>
          <w:b/>
          <w:bCs/>
          <w:i/>
          <w:color w:val="000000" w:themeColor="text1"/>
        </w:rPr>
        <w:t>Cd2ap</w:t>
      </w:r>
      <w:r w:rsidRPr="006E4CFD">
        <w:rPr>
          <w:rFonts w:ascii="Times New Roman" w:hAnsi="Times New Roman" w:cs="Times New Roman"/>
          <w:b/>
          <w:bCs/>
          <w:color w:val="000000" w:themeColor="text1"/>
        </w:rPr>
        <w:t xml:space="preserve"> overexpression experiments using lentivirus</w:t>
      </w:r>
    </w:p>
    <w:p w14:paraId="3C01C4E8" w14:textId="6813F26B" w:rsidR="00621FB1" w:rsidRPr="006E4CFD" w:rsidRDefault="00833659" w:rsidP="00B3225F">
      <w:pPr>
        <w:spacing w:line="360" w:lineRule="auto"/>
        <w:rPr>
          <w:rFonts w:ascii="Times New Roman" w:hAnsi="Times New Roman" w:cs="Times New Roman"/>
          <w:color w:val="FF0000"/>
        </w:rPr>
      </w:pPr>
      <w:r w:rsidRPr="006E4CFD">
        <w:rPr>
          <w:rFonts w:ascii="Times New Roman" w:hAnsi="Times New Roman" w:cs="Times New Roman"/>
          <w:color w:val="000000" w:themeColor="text1"/>
        </w:rPr>
        <w:t xml:space="preserve">Untagged mouse </w:t>
      </w:r>
      <w:r w:rsidRPr="006E4CFD">
        <w:rPr>
          <w:rFonts w:ascii="Times New Roman" w:hAnsi="Times New Roman" w:cs="Times New Roman"/>
          <w:i/>
          <w:iCs/>
          <w:color w:val="000000" w:themeColor="text1"/>
        </w:rPr>
        <w:t xml:space="preserve">Cd2ap </w:t>
      </w:r>
      <w:r w:rsidRPr="006E4CFD">
        <w:rPr>
          <w:rFonts w:ascii="Times New Roman" w:hAnsi="Times New Roman" w:cs="Times New Roman"/>
          <w:color w:val="000000" w:themeColor="text1"/>
        </w:rPr>
        <w:t>cDNA was cloned into the pDONR221 vector (Thermo Fisher</w:t>
      </w:r>
      <w:r w:rsidRPr="006E4CFD">
        <w:rPr>
          <w:rFonts w:ascii="Times New Roman" w:hAnsi="Times New Roman" w:cs="Times New Roman"/>
          <w:color w:val="000000"/>
        </w:rPr>
        <w:t xml:space="preserve">). </w:t>
      </w:r>
      <w:r w:rsidRPr="006E4CFD">
        <w:rPr>
          <w:rFonts w:ascii="Times New Roman" w:hAnsi="Times New Roman" w:cs="Times New Roman"/>
          <w:color w:val="000000" w:themeColor="text1"/>
        </w:rPr>
        <w:t xml:space="preserve">The cDNA was transferred into the pLX302 vector (Addgene) using the Gateway LR Clonase II enzyme mix (Invitrogen), according to the standard protocol. The construct was transformed into and expanded using One Shot Stbl3 chemically competent </w:t>
      </w:r>
      <w:r w:rsidRPr="006E4CFD">
        <w:rPr>
          <w:rFonts w:ascii="Times New Roman" w:hAnsi="Times New Roman" w:cs="Times New Roman"/>
          <w:i/>
          <w:iCs/>
          <w:color w:val="000000" w:themeColor="text1"/>
        </w:rPr>
        <w:t xml:space="preserve">Escherichia coli </w:t>
      </w:r>
      <w:r w:rsidRPr="006E4CFD">
        <w:rPr>
          <w:rFonts w:ascii="Times New Roman" w:hAnsi="Times New Roman" w:cs="Times New Roman"/>
          <w:color w:val="000000" w:themeColor="text1"/>
        </w:rPr>
        <w:t>(Thermo Fisher</w:t>
      </w:r>
      <w:r w:rsidRPr="006E4CFD">
        <w:rPr>
          <w:rFonts w:ascii="Times New Roman" w:hAnsi="Times New Roman" w:cs="Times New Roman"/>
          <w:color w:val="000000"/>
        </w:rPr>
        <w:t xml:space="preserve">). </w:t>
      </w:r>
      <w:r w:rsidRPr="006E4CFD">
        <w:rPr>
          <w:rFonts w:ascii="Times New Roman" w:hAnsi="Times New Roman" w:cs="Times New Roman"/>
          <w:color w:val="000000" w:themeColor="text1"/>
        </w:rPr>
        <w:t>The amplified recombinant lentiviral DNA was transfected into HEK293FT cells with psPAX2 (Addgene) and pMD2.G (Addgene)</w:t>
      </w:r>
      <w:r w:rsidRPr="006E4CFD">
        <w:rPr>
          <w:rFonts w:ascii="Times New Roman" w:hAnsi="Times New Roman" w:cs="Times New Roman"/>
          <w:color w:val="FF0000"/>
        </w:rPr>
        <w:t xml:space="preserve"> </w:t>
      </w:r>
      <w:r w:rsidRPr="006E4CFD">
        <w:rPr>
          <w:rFonts w:ascii="Times New Roman" w:hAnsi="Times New Roman" w:cs="Times New Roman"/>
          <w:color w:val="000000" w:themeColor="text1"/>
        </w:rPr>
        <w:t>using Lipofectamine 3000 reagent. The medium was collected after 2 days, then passed through a 0.45-</w:t>
      </w:r>
      <w:r w:rsidRPr="006E4CFD">
        <w:rPr>
          <w:rFonts w:ascii="Symbol" w:hAnsi="Symbol" w:cs="Times New Roman"/>
          <w:color w:val="000000" w:themeColor="text1"/>
        </w:rPr>
        <w:sym w:font="Symbol" w:char="F06D"/>
      </w:r>
      <w:r w:rsidRPr="006E4CFD">
        <w:rPr>
          <w:rFonts w:ascii="Times New Roman" w:hAnsi="Times New Roman" w:cs="Times New Roman"/>
          <w:color w:val="000000" w:themeColor="text1"/>
        </w:rPr>
        <w:t xml:space="preserve">m filter (Millex). The viruses were added to E11 or SVI cells, and colony selection was performed with puromycin (1.5 </w:t>
      </w:r>
      <w:r w:rsidRPr="006E4CFD">
        <w:rPr>
          <w:rFonts w:ascii="Symbol" w:hAnsi="Symbol" w:cs="Times New Roman"/>
          <w:color w:val="000000" w:themeColor="text1"/>
        </w:rPr>
        <w:sym w:font="Symbol" w:char="F06D"/>
      </w:r>
      <w:r w:rsidRPr="006E4CFD">
        <w:rPr>
          <w:rFonts w:ascii="Times New Roman" w:hAnsi="Times New Roman" w:cs="Times New Roman"/>
          <w:color w:val="000000" w:themeColor="text1"/>
        </w:rPr>
        <w:t>g/mL) (Sigma–Aldrich) over 2 days.</w:t>
      </w:r>
    </w:p>
    <w:p w14:paraId="2AEBD56B" w14:textId="77777777" w:rsidR="00621FB1" w:rsidRPr="006E4CFD" w:rsidRDefault="00621FB1" w:rsidP="00B3225F">
      <w:pPr>
        <w:pStyle w:val="NormalWeb"/>
        <w:spacing w:before="0" w:beforeAutospacing="0" w:after="0" w:afterAutospacing="0" w:line="360" w:lineRule="auto"/>
        <w:rPr>
          <w:rFonts w:ascii="Times New Roman" w:hAnsi="Times New Roman" w:cs="Times New Roman"/>
          <w:b/>
          <w:bCs/>
          <w:color w:val="000000" w:themeColor="text1"/>
        </w:rPr>
      </w:pPr>
    </w:p>
    <w:p w14:paraId="34673B3F" w14:textId="77777777" w:rsidR="00621FB1" w:rsidRPr="006E4CFD" w:rsidRDefault="00833659" w:rsidP="00B3225F">
      <w:pPr>
        <w:spacing w:line="360" w:lineRule="auto"/>
        <w:rPr>
          <w:rFonts w:ascii="Times New Roman" w:hAnsi="Times New Roman" w:cs="Times New Roman"/>
          <w:b/>
          <w:bCs/>
          <w:i/>
          <w:iCs/>
          <w:color w:val="000000" w:themeColor="text1"/>
        </w:rPr>
      </w:pPr>
      <w:r w:rsidRPr="006E4CFD">
        <w:rPr>
          <w:rFonts w:ascii="Times New Roman" w:hAnsi="Times New Roman" w:cs="Times New Roman"/>
          <w:b/>
          <w:bCs/>
          <w:i/>
          <w:iCs/>
          <w:color w:val="000000" w:themeColor="text1"/>
        </w:rPr>
        <w:t>Statistics</w:t>
      </w:r>
    </w:p>
    <w:p w14:paraId="77589D66" w14:textId="20DA6661" w:rsidR="00621FB1" w:rsidRPr="006E4CFD" w:rsidRDefault="00833659" w:rsidP="00B3225F">
      <w:pPr>
        <w:spacing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 xml:space="preserve">In </w:t>
      </w:r>
      <w:r w:rsidRPr="006E4CFD">
        <w:rPr>
          <w:rFonts w:ascii="Times New Roman" w:hAnsi="Times New Roman" w:cs="Times New Roman"/>
          <w:color w:val="000000"/>
        </w:rPr>
        <w:t>mouse and cell experiments, Student’s</w:t>
      </w:r>
      <w:r w:rsidRPr="006E4CFD">
        <w:rPr>
          <w:rFonts w:ascii="Times New Roman" w:hAnsi="Times New Roman" w:cs="Times New Roman"/>
          <w:i/>
          <w:iCs/>
          <w:color w:val="000000" w:themeColor="text1"/>
        </w:rPr>
        <w:t xml:space="preserve"> t</w:t>
      </w:r>
      <w:r w:rsidRPr="006E4CFD">
        <w:rPr>
          <w:rFonts w:ascii="Times New Roman" w:hAnsi="Times New Roman" w:cs="Times New Roman"/>
          <w:color w:val="000000" w:themeColor="text1"/>
        </w:rPr>
        <w:t xml:space="preserve"> test and the Mann</w:t>
      </w:r>
      <w:r w:rsidR="0028373F"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Whitney </w:t>
      </w:r>
      <w:r w:rsidRPr="006E4CFD">
        <w:rPr>
          <w:rFonts w:ascii="Times New Roman" w:hAnsi="Times New Roman" w:cs="Times New Roman"/>
          <w:i/>
          <w:iCs/>
          <w:color w:val="000000" w:themeColor="text1"/>
        </w:rPr>
        <w:t>U</w:t>
      </w:r>
      <w:r w:rsidRPr="006E4CFD">
        <w:rPr>
          <w:rFonts w:ascii="Times New Roman" w:hAnsi="Times New Roman" w:cs="Times New Roman"/>
          <w:color w:val="000000" w:themeColor="text1"/>
        </w:rPr>
        <w:t xml:space="preserve"> test were used to compare two groups, and multiple groups were compared using one-way or two-way ANOVA if the data were normally distributed, and the Kruskal–Wallis</w:t>
      </w:r>
      <w:r w:rsidRPr="006E4CFD">
        <w:rPr>
          <w:rFonts w:ascii="Times New Roman" w:hAnsi="Times New Roman" w:cs="Times New Roman"/>
          <w:color w:val="000000" w:themeColor="text1"/>
          <w:shd w:val="clear" w:color="auto" w:fill="FFFFFF"/>
        </w:rPr>
        <w:t xml:space="preserve"> test, followed by Dunn’s multiple comparison test,</w:t>
      </w:r>
      <w:r w:rsidRPr="006E4CFD">
        <w:rPr>
          <w:rStyle w:val="apple-converted-space"/>
          <w:rFonts w:ascii="Times New Roman" w:hAnsi="Times New Roman" w:cs="Times New Roman"/>
          <w:color w:val="000000" w:themeColor="text1"/>
          <w:shd w:val="clear" w:color="auto" w:fill="FFFFFF"/>
        </w:rPr>
        <w:t xml:space="preserve"> </w:t>
      </w:r>
      <w:r w:rsidRPr="006E4CFD">
        <w:rPr>
          <w:rFonts w:ascii="Times New Roman" w:hAnsi="Times New Roman" w:cs="Times New Roman"/>
          <w:color w:val="000000" w:themeColor="text1"/>
        </w:rPr>
        <w:t xml:space="preserve">if not. For pairwise comparisons, </w:t>
      </w:r>
      <w:r w:rsidRPr="006E4CFD">
        <w:rPr>
          <w:rFonts w:ascii="Times New Roman" w:hAnsi="Times New Roman" w:cs="Times New Roman"/>
          <w:i/>
          <w:iCs/>
          <w:color w:val="000000" w:themeColor="text1"/>
        </w:rPr>
        <w:t>post-hoc</w:t>
      </w:r>
      <w:r w:rsidRPr="006E4CFD">
        <w:rPr>
          <w:rFonts w:ascii="Times New Roman" w:hAnsi="Times New Roman" w:cs="Times New Roman"/>
          <w:color w:val="000000" w:themeColor="text1"/>
        </w:rPr>
        <w:t xml:space="preserve"> testing was performed using Tukey’s correction. </w:t>
      </w:r>
      <w:r w:rsidRPr="006E4CFD">
        <w:rPr>
          <w:rFonts w:ascii="Times New Roman" w:hAnsi="Times New Roman" w:cs="Times New Roman"/>
          <w:bCs/>
          <w:iCs/>
          <w:color w:val="000000" w:themeColor="text1"/>
        </w:rPr>
        <w:t xml:space="preserve">Normally distributed data with homogenous variance are expressed as the mean ± standard error of </w:t>
      </w:r>
      <w:r w:rsidRPr="006E4CFD">
        <w:rPr>
          <w:rFonts w:ascii="Times New Roman" w:hAnsi="Times New Roman" w:cs="Times New Roman"/>
          <w:bCs/>
          <w:iCs/>
          <w:color w:val="000000"/>
        </w:rPr>
        <w:t>mean (SEM)</w:t>
      </w:r>
      <w:r w:rsidRPr="006E4CFD">
        <w:rPr>
          <w:rFonts w:ascii="Times New Roman" w:hAnsi="Times New Roman" w:cs="Times New Roman"/>
          <w:color w:val="000000" w:themeColor="text1"/>
        </w:rPr>
        <w:t xml:space="preserve">. The data were analyzed using GraphPad Prism 10.2 software. </w:t>
      </w:r>
      <w:r w:rsidR="00AE0D64" w:rsidRPr="00AE0D64">
        <w:rPr>
          <w:rFonts w:ascii="Times New Roman" w:hAnsi="Times New Roman" w:cs="Times New Roman"/>
          <w:i/>
          <w:iCs/>
          <w:color w:val="000000" w:themeColor="text1"/>
        </w:rPr>
        <w:t>P</w:t>
      </w:r>
      <w:r w:rsidR="00AE0D64">
        <w:rPr>
          <w:rFonts w:ascii="Times New Roman" w:hAnsi="Times New Roman" w:cs="Times New Roman"/>
          <w:i/>
          <w:iCs/>
          <w:color w:val="000000"/>
        </w:rPr>
        <w:t xml:space="preserve"> </w:t>
      </w:r>
      <w:r w:rsidRPr="006E4CFD">
        <w:rPr>
          <w:rFonts w:ascii="Times New Roman" w:hAnsi="Times New Roman" w:cs="Times New Roman"/>
          <w:color w:val="000000" w:themeColor="text1"/>
        </w:rPr>
        <w:t>&lt; 0.05 was considered to indicate statistical significance.</w:t>
      </w:r>
    </w:p>
    <w:p w14:paraId="1D9B5721" w14:textId="77777777" w:rsidR="00621FB1" w:rsidRPr="006E4CFD" w:rsidRDefault="00621FB1" w:rsidP="00B3225F">
      <w:pPr>
        <w:spacing w:line="360" w:lineRule="auto"/>
        <w:rPr>
          <w:rFonts w:ascii="Times New Roman" w:hAnsi="Times New Roman" w:cs="Times New Roman"/>
          <w:color w:val="000000" w:themeColor="text1"/>
        </w:rPr>
      </w:pPr>
    </w:p>
    <w:p w14:paraId="6B6A573D" w14:textId="77777777" w:rsidR="00621FB1" w:rsidRPr="006E4CFD" w:rsidRDefault="00833659" w:rsidP="00B3225F">
      <w:pPr>
        <w:spacing w:line="360" w:lineRule="auto"/>
        <w:rPr>
          <w:rFonts w:ascii="Times New Roman" w:hAnsi="Times New Roman" w:cs="Times New Roman"/>
          <w:b/>
          <w:bCs/>
          <w:i/>
          <w:iCs/>
          <w:color w:val="000000" w:themeColor="text1"/>
        </w:rPr>
      </w:pPr>
      <w:r w:rsidRPr="006E4CFD">
        <w:rPr>
          <w:rFonts w:ascii="Times New Roman" w:hAnsi="Times New Roman" w:cs="Times New Roman"/>
          <w:b/>
          <w:bCs/>
          <w:i/>
          <w:iCs/>
          <w:color w:val="000000" w:themeColor="text1"/>
        </w:rPr>
        <w:t>Study approval</w:t>
      </w:r>
    </w:p>
    <w:p w14:paraId="69A1BF96" w14:textId="4342C055" w:rsidR="00621FB1" w:rsidRPr="006E4CFD" w:rsidRDefault="00833659" w:rsidP="00B3225F">
      <w:pPr>
        <w:spacing w:line="360" w:lineRule="auto"/>
        <w:rPr>
          <w:rFonts w:ascii="Times New Roman" w:hAnsi="Times New Roman" w:cs="Times New Roman"/>
          <w:b/>
          <w:bCs/>
          <w:color w:val="000000" w:themeColor="text1"/>
        </w:rPr>
      </w:pPr>
      <w:r w:rsidRPr="006E4CFD">
        <w:rPr>
          <w:rFonts w:ascii="Times New Roman" w:hAnsi="Times New Roman" w:cs="Times New Roman"/>
          <w:color w:val="000000" w:themeColor="text1"/>
        </w:rPr>
        <w:t xml:space="preserve">The animal experiments and procedures were performed in accordance with the Guidelines for the Care and Use of Laboratory Animals, and were </w:t>
      </w:r>
      <w:r w:rsidRPr="006E4CFD">
        <w:rPr>
          <w:rFonts w:ascii="Times New Roman" w:hAnsi="Times New Roman" w:cs="Times New Roman"/>
          <w:bCs/>
          <w:iCs/>
          <w:color w:val="000000" w:themeColor="text1"/>
        </w:rPr>
        <w:t>reviewed</w:t>
      </w:r>
      <w:r w:rsidRPr="006E4CFD">
        <w:rPr>
          <w:rFonts w:ascii="Times New Roman" w:hAnsi="Times New Roman" w:cs="Times New Roman"/>
          <w:color w:val="000000" w:themeColor="text1"/>
        </w:rPr>
        <w:t xml:space="preserve"> and approved by</w:t>
      </w:r>
      <w:r w:rsidRPr="006E4CFD">
        <w:rPr>
          <w:rFonts w:ascii="Times New Roman" w:hAnsi="Times New Roman" w:cs="Times New Roman"/>
          <w:bCs/>
          <w:iCs/>
          <w:color w:val="000000" w:themeColor="text1"/>
        </w:rPr>
        <w:t xml:space="preserve"> the Animal Ethics Committee of Kumamoto University </w:t>
      </w:r>
      <w:r w:rsidRPr="006E4CFD">
        <w:rPr>
          <w:rFonts w:ascii="Times New Roman" w:hAnsi="Times New Roman" w:cs="Times New Roman"/>
          <w:color w:val="000000" w:themeColor="text1"/>
        </w:rPr>
        <w:t>(approval ID A21-103).</w:t>
      </w:r>
      <w:r w:rsidRPr="006E4CFD">
        <w:rPr>
          <w:rFonts w:ascii="Times New Roman" w:hAnsi="Times New Roman" w:cs="Times New Roman"/>
          <w:color w:val="000000"/>
        </w:rPr>
        <w:t xml:space="preserve"> This study adheres to the ARRIVE (Animal Research: Reporting of In Vivo Experiments) guidelines to promote transparent and comprehensive reporting of animal research.</w:t>
      </w:r>
    </w:p>
    <w:p w14:paraId="1C612B59" w14:textId="77777777" w:rsidR="00944A71" w:rsidRPr="00832FF4" w:rsidRDefault="00944A71" w:rsidP="00B3225F">
      <w:pPr>
        <w:pStyle w:val="NormalWeb"/>
        <w:spacing w:before="0" w:beforeAutospacing="0" w:after="0" w:afterAutospacing="0" w:line="360" w:lineRule="auto"/>
        <w:rPr>
          <w:rFonts w:ascii="Times New Roman" w:hAnsi="Times New Roman" w:cs="Times New Roman"/>
          <w:b/>
          <w:bCs/>
          <w:color w:val="000000" w:themeColor="text1"/>
        </w:rPr>
      </w:pPr>
    </w:p>
    <w:p w14:paraId="4B71034E" w14:textId="6379FD78" w:rsidR="006F16D1" w:rsidRPr="0027147D" w:rsidRDefault="00833659" w:rsidP="00B3225F">
      <w:pPr>
        <w:pStyle w:val="NormalWeb"/>
        <w:spacing w:before="0" w:beforeAutospacing="0" w:after="0" w:afterAutospacing="0" w:line="360" w:lineRule="auto"/>
        <w:rPr>
          <w:rFonts w:ascii="Times New Roman" w:hAnsi="Times New Roman" w:cs="Times New Roman"/>
          <w:b/>
          <w:bCs/>
          <w:iCs/>
          <w:color w:val="000000" w:themeColor="text1"/>
        </w:rPr>
      </w:pPr>
      <w:r w:rsidRPr="0027147D">
        <w:rPr>
          <w:rFonts w:ascii="Times New Roman" w:hAnsi="Times New Roman" w:cs="Times New Roman"/>
          <w:b/>
          <w:bCs/>
          <w:iCs/>
          <w:color w:val="000000" w:themeColor="text1"/>
        </w:rPr>
        <w:t xml:space="preserve">Data </w:t>
      </w:r>
      <w:r w:rsidR="009F0AE2" w:rsidRPr="0027147D">
        <w:rPr>
          <w:rFonts w:ascii="Times New Roman" w:hAnsi="Times New Roman" w:cs="Times New Roman"/>
          <w:b/>
          <w:bCs/>
          <w:iCs/>
          <w:color w:val="000000" w:themeColor="text1"/>
        </w:rPr>
        <w:t>A</w:t>
      </w:r>
      <w:r w:rsidR="00673692" w:rsidRPr="0027147D">
        <w:rPr>
          <w:rFonts w:ascii="Times New Roman" w:hAnsi="Times New Roman" w:cs="Times New Roman"/>
          <w:b/>
          <w:bCs/>
          <w:iCs/>
          <w:color w:val="000000" w:themeColor="text1"/>
        </w:rPr>
        <w:t>vaila</w:t>
      </w:r>
      <w:r w:rsidR="00636517" w:rsidRPr="0027147D">
        <w:rPr>
          <w:rFonts w:ascii="Times New Roman" w:hAnsi="Times New Roman" w:cs="Times New Roman"/>
          <w:b/>
          <w:bCs/>
          <w:iCs/>
          <w:color w:val="000000" w:themeColor="text1"/>
        </w:rPr>
        <w:t>b</w:t>
      </w:r>
      <w:r w:rsidR="00673692" w:rsidRPr="0027147D">
        <w:rPr>
          <w:rFonts w:ascii="Times New Roman" w:hAnsi="Times New Roman" w:cs="Times New Roman"/>
          <w:b/>
          <w:bCs/>
          <w:iCs/>
          <w:color w:val="000000" w:themeColor="text1"/>
        </w:rPr>
        <w:t>ility</w:t>
      </w:r>
    </w:p>
    <w:p w14:paraId="146A185E" w14:textId="0A6561C8" w:rsidR="00681349" w:rsidRPr="006E4CFD" w:rsidRDefault="00833659" w:rsidP="00C64C57">
      <w:pPr>
        <w:pStyle w:val="NormalWeb"/>
        <w:spacing w:before="0" w:beforeAutospacing="0" w:after="0" w:afterAutospacing="0" w:line="360" w:lineRule="auto"/>
        <w:rPr>
          <w:rFonts w:ascii="Times New Roman" w:hAnsi="Times New Roman" w:cs="Times New Roman"/>
          <w:color w:val="2E2E2E"/>
          <w:shd w:val="clear" w:color="auto" w:fill="FFFFFF"/>
        </w:rPr>
      </w:pPr>
      <w:r w:rsidRPr="006E4CFD">
        <w:rPr>
          <w:rFonts w:ascii="Times New Roman" w:hAnsi="Times New Roman" w:cs="Times New Roman"/>
          <w:color w:val="000000" w:themeColor="text1"/>
        </w:rPr>
        <w:t xml:space="preserve">All </w:t>
      </w:r>
      <w:r w:rsidR="00E07DDB" w:rsidRPr="006E4CFD">
        <w:rPr>
          <w:rFonts w:ascii="Times New Roman" w:hAnsi="Times New Roman" w:cs="Times New Roman"/>
          <w:color w:val="000000" w:themeColor="text1"/>
        </w:rPr>
        <w:t xml:space="preserve">the </w:t>
      </w:r>
      <w:r w:rsidRPr="006E4CFD">
        <w:rPr>
          <w:rFonts w:ascii="Times New Roman" w:hAnsi="Times New Roman" w:cs="Times New Roman"/>
          <w:color w:val="000000" w:themeColor="text1"/>
        </w:rPr>
        <w:t xml:space="preserve">data and cell resources presented in this study </w:t>
      </w:r>
      <w:r w:rsidR="00E07DDB" w:rsidRPr="006E4CFD">
        <w:rPr>
          <w:rFonts w:ascii="Times New Roman" w:hAnsi="Times New Roman" w:cs="Times New Roman"/>
          <w:color w:val="000000" w:themeColor="text1"/>
        </w:rPr>
        <w:t>will be made</w:t>
      </w:r>
      <w:r w:rsidRPr="006E4CFD">
        <w:rPr>
          <w:rFonts w:ascii="Times New Roman" w:hAnsi="Times New Roman" w:cs="Times New Roman"/>
          <w:color w:val="000000" w:themeColor="text1"/>
        </w:rPr>
        <w:t xml:space="preserve"> available upon reasonable request </w:t>
      </w:r>
      <w:r w:rsidR="00E07DDB" w:rsidRPr="006E4CFD">
        <w:rPr>
          <w:rFonts w:ascii="Times New Roman" w:hAnsi="Times New Roman" w:cs="Times New Roman"/>
          <w:color w:val="000000" w:themeColor="text1"/>
        </w:rPr>
        <w:t>to</w:t>
      </w:r>
      <w:r w:rsidRPr="006E4CFD">
        <w:rPr>
          <w:rFonts w:ascii="Times New Roman" w:hAnsi="Times New Roman" w:cs="Times New Roman"/>
          <w:color w:val="000000" w:themeColor="text1"/>
        </w:rPr>
        <w:t xml:space="preserve"> the </w:t>
      </w:r>
      <w:r w:rsidR="00E07DDB" w:rsidRPr="006E4CFD">
        <w:rPr>
          <w:rFonts w:ascii="Times New Roman" w:hAnsi="Times New Roman" w:cs="Times New Roman"/>
          <w:color w:val="000000" w:themeColor="text1"/>
        </w:rPr>
        <w:t>corresponding</w:t>
      </w:r>
      <w:r w:rsidRPr="006E4CFD">
        <w:rPr>
          <w:rFonts w:ascii="Times New Roman" w:hAnsi="Times New Roman" w:cs="Times New Roman"/>
          <w:color w:val="000000" w:themeColor="text1"/>
        </w:rPr>
        <w:t xml:space="preserve"> author and the institutional </w:t>
      </w:r>
      <w:r w:rsidR="00E07DDB" w:rsidRPr="006E4CFD">
        <w:rPr>
          <w:rFonts w:ascii="Times New Roman" w:hAnsi="Times New Roman" w:cs="Times New Roman"/>
          <w:color w:val="000000" w:themeColor="text1"/>
        </w:rPr>
        <w:t>review</w:t>
      </w:r>
      <w:r w:rsidRPr="006E4CFD">
        <w:rPr>
          <w:rFonts w:ascii="Times New Roman" w:hAnsi="Times New Roman" w:cs="Times New Roman"/>
          <w:color w:val="000000" w:themeColor="text1"/>
        </w:rPr>
        <w:t xml:space="preserve"> board of Kumamoto University.</w:t>
      </w:r>
    </w:p>
    <w:p w14:paraId="7DCD2B7B" w14:textId="77777777" w:rsidR="00AD58F9" w:rsidRDefault="00AD58F9" w:rsidP="00AD58F9">
      <w:pPr>
        <w:pStyle w:val="NormalWeb"/>
        <w:spacing w:before="0" w:beforeAutospacing="0" w:after="0" w:afterAutospacing="0" w:line="360" w:lineRule="auto"/>
        <w:rPr>
          <w:rFonts w:ascii="Times New Roman" w:hAnsi="Times New Roman" w:cs="Times New Roman"/>
          <w:b/>
          <w:bCs/>
          <w:color w:val="000000" w:themeColor="text1"/>
        </w:rPr>
      </w:pPr>
    </w:p>
    <w:p w14:paraId="2473AE83" w14:textId="65C2D0B2" w:rsidR="00AD58F9" w:rsidRPr="006E4CFD" w:rsidRDefault="00AD58F9" w:rsidP="00AD58F9">
      <w:pPr>
        <w:pStyle w:val="NormalWeb"/>
        <w:spacing w:before="0" w:beforeAutospacing="0" w:after="0" w:afterAutospacing="0" w:line="360" w:lineRule="auto"/>
        <w:rPr>
          <w:rFonts w:ascii="Times New Roman" w:hAnsi="Times New Roman" w:cs="Times New Roman"/>
          <w:b/>
          <w:bCs/>
          <w:color w:val="000000" w:themeColor="text1"/>
        </w:rPr>
      </w:pPr>
      <w:r w:rsidRPr="006E4CFD">
        <w:rPr>
          <w:rFonts w:ascii="Times New Roman" w:hAnsi="Times New Roman" w:cs="Times New Roman"/>
          <w:b/>
          <w:bCs/>
          <w:color w:val="000000" w:themeColor="text1"/>
        </w:rPr>
        <w:t>Acknowledgements</w:t>
      </w:r>
    </w:p>
    <w:p w14:paraId="04FA8D64" w14:textId="77777777" w:rsidR="00AD58F9" w:rsidRPr="006E4CFD" w:rsidRDefault="00AD58F9" w:rsidP="00AD58F9">
      <w:pPr>
        <w:pStyle w:val="NormalWeb"/>
        <w:spacing w:before="0" w:beforeAutospacing="0" w:after="0" w:afterAutospacing="0" w:line="360" w:lineRule="auto"/>
        <w:rPr>
          <w:rFonts w:ascii="Times New Roman" w:hAnsi="Times New Roman" w:cs="Times New Roman"/>
          <w:color w:val="000000"/>
          <w:shd w:val="clear" w:color="auto" w:fill="FFFFFF"/>
        </w:rPr>
      </w:pPr>
      <w:r w:rsidRPr="006E4CFD">
        <w:rPr>
          <w:rFonts w:ascii="Times New Roman" w:hAnsi="Times New Roman" w:cs="Times New Roman"/>
        </w:rPr>
        <w:t>We thank the members of the Tomizawa laboratory for fruitful discussions. We are grateful to Yuka Tashiro, Nobuko Maeda, Mako Hirano and Akiko Chijiiwa for technical assistance, and Mark Cleasby, P</w:t>
      </w:r>
      <w:r w:rsidRPr="001E2106">
        <w:rPr>
          <w:rFonts w:ascii="Times New Roman" w:hAnsi="Times New Roman" w:cs="Times New Roman"/>
          <w:color w:val="000000" w:themeColor="text1"/>
        </w:rPr>
        <w:t xml:space="preserve">hD, of BioEdit and Asma Begum, MSc, of Editage </w:t>
      </w:r>
      <w:r w:rsidRPr="001E2106">
        <w:rPr>
          <w:rFonts w:ascii="Times New Roman" w:hAnsi="Times New Roman" w:cs="Times New Roman" w:hint="eastAsia"/>
          <w:color w:val="000000" w:themeColor="text1"/>
        </w:rPr>
        <w:t>f</w:t>
      </w:r>
      <w:r w:rsidRPr="001E2106">
        <w:rPr>
          <w:rFonts w:ascii="Times New Roman" w:hAnsi="Times New Roman" w:cs="Times New Roman"/>
          <w:color w:val="000000" w:themeColor="text1"/>
        </w:rPr>
        <w:t xml:space="preserve">or their </w:t>
      </w:r>
      <w:r w:rsidRPr="001E2106">
        <w:rPr>
          <w:rFonts w:ascii="Times New Roman" w:hAnsi="Times New Roman" w:cs="Times New Roman" w:hint="eastAsia"/>
          <w:color w:val="000000" w:themeColor="text1"/>
        </w:rPr>
        <w:t>c</w:t>
      </w:r>
      <w:r w:rsidRPr="001E2106">
        <w:rPr>
          <w:rFonts w:ascii="Times New Roman" w:hAnsi="Times New Roman" w:cs="Times New Roman"/>
          <w:color w:val="000000" w:themeColor="text1"/>
        </w:rPr>
        <w:t>ritical reading and language editing. A synopsis was created using BioRender (http://BioRender.com/k6o3rax). This w</w:t>
      </w:r>
      <w:r w:rsidRPr="006E4CFD">
        <w:rPr>
          <w:rFonts w:ascii="Times New Roman" w:hAnsi="Times New Roman" w:cs="Times New Roman"/>
        </w:rPr>
        <w:t>ork was supported by the Japan Society for the Promotion of Science</w:t>
      </w:r>
      <w:r w:rsidRPr="006E4CFD">
        <w:rPr>
          <w:rFonts w:ascii="Times New Roman" w:hAnsi="Times New Roman" w:cs="Times New Roman"/>
          <w:color w:val="000000" w:themeColor="text1"/>
        </w:rPr>
        <w:t xml:space="preserve"> KAKENHI grants 21K20925 and 22K16224 (awarded to </w:t>
      </w:r>
      <w:r w:rsidRPr="006E4CFD">
        <w:rPr>
          <w:rFonts w:ascii="Times New Roman" w:hAnsi="Times New Roman" w:cs="Times New Roman"/>
        </w:rPr>
        <w:t xml:space="preserve">YN), a </w:t>
      </w:r>
      <w:r w:rsidRPr="006E4CFD">
        <w:rPr>
          <w:rFonts w:ascii="Times New Roman" w:hAnsi="Times New Roman" w:cs="Times New Roman"/>
          <w:color w:val="000000" w:themeColor="text1"/>
        </w:rPr>
        <w:t xml:space="preserve">Research Support Project for Life Science and Drug Discovery (Basic for Supporting Innovative Drug Discovery and Life Science Discovery (BINDS)) from AMED (grant number JP23ama121018; awarded to SO), the </w:t>
      </w:r>
      <w:r w:rsidRPr="006E4CFD">
        <w:rPr>
          <w:rFonts w:ascii="Times New Roman" w:hAnsi="Times New Roman" w:cs="Times New Roman"/>
          <w:color w:val="000000"/>
          <w:shd w:val="clear" w:color="auto" w:fill="FFFFFF"/>
        </w:rPr>
        <w:t xml:space="preserve">Kumamoto University Center for the Metabolic Regulation of Health Aging (CMHA), and the Kumamoto University Diversity Promotion Office. </w:t>
      </w:r>
    </w:p>
    <w:p w14:paraId="71F1B258" w14:textId="53A58986" w:rsidR="00567AE6" w:rsidRPr="00F931F8" w:rsidRDefault="00567AE6" w:rsidP="00C64C57">
      <w:pPr>
        <w:spacing w:line="360" w:lineRule="auto"/>
        <w:rPr>
          <w:rFonts w:ascii="Times New Roman" w:eastAsia="MS Mincho" w:hAnsi="Times New Roman" w:cs="Times New Roman"/>
          <w:color w:val="000000" w:themeColor="text1"/>
        </w:rPr>
      </w:pPr>
    </w:p>
    <w:p w14:paraId="4B396F33" w14:textId="77777777" w:rsidR="00046CFD" w:rsidRPr="0027147D" w:rsidRDefault="00046CFD" w:rsidP="00046CFD">
      <w:pPr>
        <w:pStyle w:val="NormalWeb"/>
        <w:spacing w:before="0" w:beforeAutospacing="0" w:after="0" w:afterAutospacing="0" w:line="360" w:lineRule="auto"/>
        <w:rPr>
          <w:rFonts w:ascii="Times New Roman" w:hAnsi="Times New Roman" w:cs="Times New Roman"/>
          <w:b/>
          <w:bCs/>
          <w:color w:val="000000" w:themeColor="text1"/>
        </w:rPr>
      </w:pPr>
      <w:r w:rsidRPr="0027147D">
        <w:rPr>
          <w:rFonts w:ascii="Times New Roman" w:hAnsi="Times New Roman" w:cs="Times New Roman"/>
          <w:b/>
          <w:bCs/>
          <w:color w:val="000000" w:themeColor="text1"/>
        </w:rPr>
        <w:t>Disclosure and competing interests</w:t>
      </w:r>
      <w:r w:rsidRPr="0027147D">
        <w:rPr>
          <w:rFonts w:ascii="Times New Roman" w:hAnsi="Times New Roman" w:cs="Times New Roman" w:hint="eastAsia"/>
          <w:b/>
          <w:bCs/>
          <w:color w:val="000000" w:themeColor="text1"/>
        </w:rPr>
        <w:t xml:space="preserve"> </w:t>
      </w:r>
      <w:r w:rsidRPr="0027147D">
        <w:rPr>
          <w:rFonts w:ascii="Times New Roman" w:hAnsi="Times New Roman" w:cs="Times New Roman"/>
          <w:b/>
          <w:bCs/>
          <w:color w:val="000000" w:themeColor="text1"/>
        </w:rPr>
        <w:t>statement</w:t>
      </w:r>
    </w:p>
    <w:p w14:paraId="756BC633" w14:textId="77777777" w:rsidR="00046CFD" w:rsidRPr="0027147D" w:rsidRDefault="00046CFD" w:rsidP="00046CFD">
      <w:pPr>
        <w:pStyle w:val="NormalWeb"/>
        <w:spacing w:before="0" w:beforeAutospacing="0" w:after="0" w:afterAutospacing="0" w:line="360" w:lineRule="auto"/>
        <w:rPr>
          <w:rFonts w:ascii="Times New Roman" w:hAnsi="Times New Roman" w:cs="Times New Roman"/>
          <w:color w:val="000000" w:themeColor="text1"/>
        </w:rPr>
      </w:pPr>
      <w:r w:rsidRPr="0027147D">
        <w:rPr>
          <w:rFonts w:ascii="Times New Roman" w:hAnsi="Times New Roman" w:cs="Times New Roman"/>
          <w:color w:val="000000" w:themeColor="text1"/>
        </w:rPr>
        <w:t xml:space="preserve">The authors </w:t>
      </w:r>
      <w:r w:rsidRPr="0027147D">
        <w:rPr>
          <w:rFonts w:ascii="Times New Roman" w:hAnsi="Times New Roman" w:cs="Times New Roman" w:hint="eastAsia"/>
          <w:color w:val="000000" w:themeColor="text1"/>
        </w:rPr>
        <w:t>d</w:t>
      </w:r>
      <w:r w:rsidRPr="0027147D">
        <w:rPr>
          <w:rFonts w:ascii="Times New Roman" w:hAnsi="Times New Roman" w:cs="Times New Roman"/>
          <w:color w:val="000000" w:themeColor="text1"/>
        </w:rPr>
        <w:t>eclare no competing interests.</w:t>
      </w:r>
    </w:p>
    <w:p w14:paraId="3B9CA300" w14:textId="77777777" w:rsidR="00390479" w:rsidRPr="00046CFD" w:rsidRDefault="00390479" w:rsidP="00C64C57">
      <w:pPr>
        <w:spacing w:line="360" w:lineRule="auto"/>
        <w:rPr>
          <w:rStyle w:val="Strong"/>
          <w:rFonts w:ascii="Times New Roman" w:hAnsi="Times New Roman" w:cs="Times New Roman"/>
          <w:b w:val="0"/>
          <w:bCs w:val="0"/>
          <w:color w:val="FF0000"/>
        </w:rPr>
      </w:pPr>
    </w:p>
    <w:p w14:paraId="17C9029B" w14:textId="77777777" w:rsidR="00390479" w:rsidRPr="006E4CFD" w:rsidRDefault="00390479" w:rsidP="00390479">
      <w:pPr>
        <w:spacing w:line="360" w:lineRule="auto"/>
        <w:rPr>
          <w:rFonts w:ascii="Times New Roman" w:hAnsi="Times New Roman" w:cs="Times New Roman"/>
          <w:b/>
          <w:bCs/>
        </w:rPr>
      </w:pPr>
      <w:r w:rsidRPr="006E4CFD">
        <w:rPr>
          <w:rFonts w:ascii="Times New Roman" w:hAnsi="Times New Roman" w:cs="Times New Roman"/>
          <w:b/>
          <w:bCs/>
        </w:rPr>
        <w:t>Reference</w:t>
      </w:r>
    </w:p>
    <w:p w14:paraId="1575BF8A" w14:textId="77777777" w:rsidR="00390479" w:rsidRPr="006E4CFD" w:rsidRDefault="00390479" w:rsidP="00390479">
      <w:pPr>
        <w:spacing w:line="360" w:lineRule="auto"/>
        <w:rPr>
          <w:rFonts w:ascii="Times New Roman" w:hAnsi="Times New Roman" w:cs="Times New Roman"/>
        </w:rPr>
      </w:pPr>
    </w:p>
    <w:p w14:paraId="4D6E1325" w14:textId="77777777" w:rsidR="00E201BA" w:rsidRPr="00E201BA" w:rsidRDefault="00390479" w:rsidP="00E201BA">
      <w:pPr>
        <w:pStyle w:val="EndNoteBibliography"/>
        <w:spacing w:after="240"/>
        <w:rPr>
          <w:noProof/>
        </w:rPr>
      </w:pPr>
      <w:r w:rsidRPr="006E4CFD">
        <w:rPr>
          <w:rFonts w:eastAsiaTheme="minorEastAsia"/>
          <w:sz w:val="21"/>
        </w:rPr>
        <w:fldChar w:fldCharType="begin"/>
      </w:r>
      <w:r w:rsidRPr="006E4CFD">
        <w:instrText xml:space="preserve"> ADDIN EN.REFLIST </w:instrText>
      </w:r>
      <w:r w:rsidRPr="006E4CFD">
        <w:rPr>
          <w:rFonts w:eastAsiaTheme="minorEastAsia"/>
          <w:sz w:val="21"/>
        </w:rPr>
        <w:fldChar w:fldCharType="separate"/>
      </w:r>
      <w:r w:rsidR="00E201BA" w:rsidRPr="00E201BA">
        <w:rPr>
          <w:noProof/>
        </w:rPr>
        <w:t>Ahmad RNR, Zhang LT, Morita R, Tani H, Wu Y, Chujo T, Ogawa A, Harada R, Shigeta Y, Tomizawa K</w:t>
      </w:r>
      <w:r w:rsidR="00E201BA" w:rsidRPr="00E201BA">
        <w:rPr>
          <w:i/>
          <w:noProof/>
        </w:rPr>
        <w:t xml:space="preserve"> et al</w:t>
      </w:r>
      <w:r w:rsidR="00E201BA" w:rsidRPr="00E201BA">
        <w:rPr>
          <w:noProof/>
        </w:rPr>
        <w:t xml:space="preserve"> (2024) Pathological mutations promote proteolysis of mitochondrial tRNA-specific 2-thiouridylase 1 (MTU1) via mitochondrial caseinolytic peptidase (CLPP). </w:t>
      </w:r>
      <w:r w:rsidR="00E201BA" w:rsidRPr="00E201BA">
        <w:rPr>
          <w:i/>
          <w:noProof/>
        </w:rPr>
        <w:t>Nucleic Acids Res</w:t>
      </w:r>
      <w:r w:rsidR="00E201BA" w:rsidRPr="00E201BA">
        <w:rPr>
          <w:noProof/>
        </w:rPr>
        <w:t xml:space="preserve"> 52: 1341-1358</w:t>
      </w:r>
    </w:p>
    <w:p w14:paraId="69044EA5" w14:textId="77777777" w:rsidR="00E201BA" w:rsidRPr="00E201BA" w:rsidRDefault="00E201BA" w:rsidP="00E201BA">
      <w:pPr>
        <w:pStyle w:val="EndNoteBibliography"/>
        <w:spacing w:after="240"/>
        <w:rPr>
          <w:noProof/>
        </w:rPr>
      </w:pPr>
      <w:r w:rsidRPr="00E201BA">
        <w:rPr>
          <w:noProof/>
        </w:rPr>
        <w:t xml:space="preserve">Akin O, Mullins RD (2008) Capping protein increases the rate of actin-based motility by promoting filament nucleation by the Arp2/3 complex. </w:t>
      </w:r>
      <w:r w:rsidRPr="00E201BA">
        <w:rPr>
          <w:i/>
          <w:noProof/>
        </w:rPr>
        <w:t>Cell</w:t>
      </w:r>
      <w:r w:rsidRPr="00E201BA">
        <w:rPr>
          <w:noProof/>
        </w:rPr>
        <w:t xml:space="preserve"> 133: 841-851</w:t>
      </w:r>
    </w:p>
    <w:p w14:paraId="739048AD" w14:textId="77777777" w:rsidR="00E201BA" w:rsidRPr="00E201BA" w:rsidRDefault="00E201BA" w:rsidP="00E201BA">
      <w:pPr>
        <w:pStyle w:val="EndNoteBibliography"/>
        <w:spacing w:after="240"/>
        <w:rPr>
          <w:noProof/>
        </w:rPr>
      </w:pPr>
      <w:r w:rsidRPr="00E201BA">
        <w:rPr>
          <w:noProof/>
        </w:rPr>
        <w:lastRenderedPageBreak/>
        <w:t>Arrondel C, Missoury S, Snoek R, Patat J, Menara G, Collinet B, Liger D, Durand D, Gribouval O, Boyer O</w:t>
      </w:r>
      <w:r w:rsidRPr="00E201BA">
        <w:rPr>
          <w:i/>
          <w:noProof/>
        </w:rPr>
        <w:t xml:space="preserve"> et al</w:t>
      </w:r>
      <w:r w:rsidRPr="00E201BA">
        <w:rPr>
          <w:noProof/>
        </w:rPr>
        <w:t xml:space="preserve"> (2019) Defects in t(6)A tRNA modification due to GON7 and YRDC mutations lead to Galloway-Mowat syndrome. </w:t>
      </w:r>
      <w:r w:rsidRPr="00E201BA">
        <w:rPr>
          <w:i/>
          <w:noProof/>
        </w:rPr>
        <w:t>Nat Commun</w:t>
      </w:r>
      <w:r w:rsidRPr="00E201BA">
        <w:rPr>
          <w:noProof/>
        </w:rPr>
        <w:t xml:space="preserve"> 10: 3967</w:t>
      </w:r>
    </w:p>
    <w:p w14:paraId="6A517CB9" w14:textId="77777777" w:rsidR="00E201BA" w:rsidRPr="00E201BA" w:rsidRDefault="00E201BA" w:rsidP="00E201BA">
      <w:pPr>
        <w:pStyle w:val="EndNoteBibliography"/>
        <w:spacing w:after="240"/>
        <w:rPr>
          <w:noProof/>
        </w:rPr>
      </w:pPr>
      <w:r w:rsidRPr="00E201BA">
        <w:rPr>
          <w:noProof/>
        </w:rPr>
        <w:t>Beenstock J, Ona SM, Porat J, Orlicky S, Wan LCK, Ceccarelli DF, Maisonneuve P, Szilard RK, Yin Z, Setiaputra D</w:t>
      </w:r>
      <w:r w:rsidRPr="00E201BA">
        <w:rPr>
          <w:i/>
          <w:noProof/>
        </w:rPr>
        <w:t xml:space="preserve"> et al</w:t>
      </w:r>
      <w:r w:rsidRPr="00E201BA">
        <w:rPr>
          <w:noProof/>
        </w:rPr>
        <w:t xml:space="preserve"> (2020) A substrate binding model for the KEOPS tRNA modifying complex. </w:t>
      </w:r>
      <w:r w:rsidRPr="00E201BA">
        <w:rPr>
          <w:i/>
          <w:noProof/>
        </w:rPr>
        <w:t>Nat Commun</w:t>
      </w:r>
      <w:r w:rsidRPr="00E201BA">
        <w:rPr>
          <w:noProof/>
        </w:rPr>
        <w:t xml:space="preserve"> 11: 6233</w:t>
      </w:r>
    </w:p>
    <w:p w14:paraId="0727BC73" w14:textId="77777777" w:rsidR="00E201BA" w:rsidRPr="00E201BA" w:rsidRDefault="00E201BA" w:rsidP="00E201BA">
      <w:pPr>
        <w:pStyle w:val="EndNoteBibliography"/>
        <w:spacing w:after="240"/>
        <w:rPr>
          <w:noProof/>
        </w:rPr>
      </w:pPr>
      <w:r w:rsidRPr="00E201BA">
        <w:rPr>
          <w:noProof/>
        </w:rPr>
        <w:t xml:space="preserve">Bierzynska A, Soderquest K, Koziell A (2014) Genes and podocytes - new insights into mechanisms of podocytopathy. </w:t>
      </w:r>
      <w:r w:rsidRPr="00E201BA">
        <w:rPr>
          <w:i/>
          <w:noProof/>
        </w:rPr>
        <w:t>Front Endocrinol (Lausanne)</w:t>
      </w:r>
      <w:r w:rsidRPr="00E201BA">
        <w:rPr>
          <w:noProof/>
        </w:rPr>
        <w:t xml:space="preserve"> 5: 226</w:t>
      </w:r>
    </w:p>
    <w:p w14:paraId="6A42A28F" w14:textId="77777777" w:rsidR="00E201BA" w:rsidRPr="00E201BA" w:rsidRDefault="00E201BA" w:rsidP="00E201BA">
      <w:pPr>
        <w:pStyle w:val="EndNoteBibliography"/>
        <w:spacing w:after="240"/>
        <w:rPr>
          <w:noProof/>
        </w:rPr>
      </w:pPr>
      <w:r w:rsidRPr="00E201BA">
        <w:rPr>
          <w:noProof/>
        </w:rPr>
        <w:t xml:space="preserve">Boute N, Gribouval O, Roselli S, Benessy F, Lee H, Fuchshuber A, Dahan K, Gubler MC, Niaudet P, Antignac C (2000) NPHS2, encoding the glomerular protein podocin, is mutated in autosomal recessive steroid-resistant nephrotic syndrome. </w:t>
      </w:r>
      <w:r w:rsidRPr="00E201BA">
        <w:rPr>
          <w:i/>
          <w:noProof/>
        </w:rPr>
        <w:t>Nat Genet</w:t>
      </w:r>
      <w:r w:rsidRPr="00E201BA">
        <w:rPr>
          <w:noProof/>
        </w:rPr>
        <w:t xml:space="preserve"> 24: 349-354</w:t>
      </w:r>
    </w:p>
    <w:p w14:paraId="0D501A52" w14:textId="77777777" w:rsidR="00E201BA" w:rsidRPr="00E201BA" w:rsidRDefault="00E201BA" w:rsidP="00E201BA">
      <w:pPr>
        <w:pStyle w:val="EndNoteBibliography"/>
        <w:spacing w:after="240"/>
        <w:rPr>
          <w:noProof/>
        </w:rPr>
      </w:pPr>
      <w:r w:rsidRPr="00E201BA">
        <w:rPr>
          <w:noProof/>
        </w:rPr>
        <w:t>Braun DA, Rao J, Mollet G, Schapiro D, Daugeron MC, Tan W, Gribouval O, Boyer O, Revy P, Jobst-Schwan T</w:t>
      </w:r>
      <w:r w:rsidRPr="00E201BA">
        <w:rPr>
          <w:i/>
          <w:noProof/>
        </w:rPr>
        <w:t xml:space="preserve"> et al</w:t>
      </w:r>
      <w:r w:rsidRPr="00E201BA">
        <w:rPr>
          <w:noProof/>
        </w:rPr>
        <w:t xml:space="preserve"> (2017) Mutations in KEOPS-complex genes cause nephrotic syndrome with primary microcephaly. </w:t>
      </w:r>
      <w:r w:rsidRPr="00E201BA">
        <w:rPr>
          <w:i/>
          <w:noProof/>
        </w:rPr>
        <w:t>Nat Genet</w:t>
      </w:r>
      <w:r w:rsidRPr="00E201BA">
        <w:rPr>
          <w:noProof/>
        </w:rPr>
        <w:t xml:space="preserve"> 49: 1529-1538</w:t>
      </w:r>
    </w:p>
    <w:p w14:paraId="7222950A" w14:textId="77777777" w:rsidR="00E201BA" w:rsidRPr="00E201BA" w:rsidRDefault="00E201BA" w:rsidP="00E201BA">
      <w:pPr>
        <w:pStyle w:val="EndNoteBibliography"/>
        <w:spacing w:after="240"/>
        <w:rPr>
          <w:noProof/>
        </w:rPr>
      </w:pPr>
      <w:r w:rsidRPr="00E201BA">
        <w:rPr>
          <w:noProof/>
        </w:rPr>
        <w:t>Braun DA, Shril S, Sinha A, Schneider R, Tan W, Ashraf S, Hermle T, Jobst-Schwan T, Widmeier E, Majmundar AJ</w:t>
      </w:r>
      <w:r w:rsidRPr="00E201BA">
        <w:rPr>
          <w:i/>
          <w:noProof/>
        </w:rPr>
        <w:t xml:space="preserve"> et al</w:t>
      </w:r>
      <w:r w:rsidRPr="00E201BA">
        <w:rPr>
          <w:noProof/>
        </w:rPr>
        <w:t xml:space="preserve"> (2018) Mutations in WDR4 as a new cause of Galloway-Mowat syndrome. </w:t>
      </w:r>
      <w:r w:rsidRPr="00E201BA">
        <w:rPr>
          <w:i/>
          <w:noProof/>
        </w:rPr>
        <w:t>Am J Med Genet A</w:t>
      </w:r>
      <w:r w:rsidRPr="00E201BA">
        <w:rPr>
          <w:noProof/>
        </w:rPr>
        <w:t xml:space="preserve"> 176: 2460-2465</w:t>
      </w:r>
    </w:p>
    <w:p w14:paraId="1EB1948C" w14:textId="77777777" w:rsidR="00E201BA" w:rsidRPr="00E201BA" w:rsidRDefault="00E201BA" w:rsidP="00E201BA">
      <w:pPr>
        <w:pStyle w:val="EndNoteBibliography"/>
        <w:spacing w:after="240"/>
        <w:rPr>
          <w:noProof/>
        </w:rPr>
      </w:pPr>
      <w:r w:rsidRPr="00E201BA">
        <w:rPr>
          <w:noProof/>
        </w:rPr>
        <w:t xml:space="preserve">Cechova S, Dong F, Chan F, Kelley MJ, Ruiz P, Le TH (2018) MYH9 E1841K Mutation Augments Proteinuria and Podocyte Injury and Migration. </w:t>
      </w:r>
      <w:r w:rsidRPr="00E201BA">
        <w:rPr>
          <w:i/>
          <w:noProof/>
        </w:rPr>
        <w:t>J Am Soc Nephrol</w:t>
      </w:r>
      <w:r w:rsidRPr="00E201BA">
        <w:rPr>
          <w:noProof/>
        </w:rPr>
        <w:t xml:space="preserve"> 29: 155-167</w:t>
      </w:r>
    </w:p>
    <w:p w14:paraId="54D9EC47" w14:textId="77777777" w:rsidR="00E201BA" w:rsidRPr="00E201BA" w:rsidRDefault="00E201BA" w:rsidP="00E201BA">
      <w:pPr>
        <w:pStyle w:val="EndNoteBibliography"/>
        <w:spacing w:after="240"/>
        <w:rPr>
          <w:noProof/>
        </w:rPr>
      </w:pPr>
      <w:r w:rsidRPr="00E201BA">
        <w:rPr>
          <w:noProof/>
        </w:rPr>
        <w:t xml:space="preserve">Cheng H, Wang H, Fan X, Paueksakon P, Harris RC (2012) Improvement of endothelial nitric oxide synthase activity retards the progression of diabetic nephropathy in db/db mice. </w:t>
      </w:r>
      <w:r w:rsidRPr="00E201BA">
        <w:rPr>
          <w:i/>
          <w:noProof/>
        </w:rPr>
        <w:t>Kidney Int</w:t>
      </w:r>
      <w:r w:rsidRPr="00E201BA">
        <w:rPr>
          <w:noProof/>
        </w:rPr>
        <w:t xml:space="preserve"> 82: 1176-1183</w:t>
      </w:r>
    </w:p>
    <w:p w14:paraId="08690CCF" w14:textId="77777777" w:rsidR="00E201BA" w:rsidRPr="00E201BA" w:rsidRDefault="00E201BA" w:rsidP="00E201BA">
      <w:pPr>
        <w:pStyle w:val="EndNoteBibliography"/>
        <w:spacing w:after="240"/>
        <w:rPr>
          <w:noProof/>
        </w:rPr>
      </w:pPr>
      <w:r w:rsidRPr="00E201BA">
        <w:rPr>
          <w:noProof/>
        </w:rPr>
        <w:t xml:space="preserve">Chujo T, Tomizawa K (2021) Human transfer RNA modopathies: diseases caused by aberrations in transfer RNA modifications. </w:t>
      </w:r>
      <w:r w:rsidRPr="00E201BA">
        <w:rPr>
          <w:i/>
          <w:noProof/>
        </w:rPr>
        <w:t>Febs j</w:t>
      </w:r>
      <w:r w:rsidRPr="00E201BA">
        <w:rPr>
          <w:noProof/>
        </w:rPr>
        <w:t xml:space="preserve"> 288: 7096-7122</w:t>
      </w:r>
    </w:p>
    <w:p w14:paraId="7352624F" w14:textId="77777777" w:rsidR="00E201BA" w:rsidRPr="00E201BA" w:rsidRDefault="00E201BA" w:rsidP="00E201BA">
      <w:pPr>
        <w:pStyle w:val="EndNoteBibliography"/>
        <w:spacing w:after="240"/>
        <w:rPr>
          <w:noProof/>
        </w:rPr>
      </w:pPr>
      <w:r w:rsidRPr="00E201BA">
        <w:rPr>
          <w:noProof/>
        </w:rPr>
        <w:t xml:space="preserve">Couser WG, Remuzzi G, Mendis S, Tonelli M (2011) The contribution of chronic kidney disease to the global burden of major noncommunicable diseases. </w:t>
      </w:r>
      <w:r w:rsidRPr="00E201BA">
        <w:rPr>
          <w:i/>
          <w:noProof/>
        </w:rPr>
        <w:t>Kidney Int</w:t>
      </w:r>
      <w:r w:rsidRPr="00E201BA">
        <w:rPr>
          <w:noProof/>
        </w:rPr>
        <w:t xml:space="preserve"> 80: 1258-1270</w:t>
      </w:r>
    </w:p>
    <w:p w14:paraId="0C50AB1D" w14:textId="77777777" w:rsidR="00E201BA" w:rsidRPr="00E201BA" w:rsidRDefault="00E201BA" w:rsidP="00E201BA">
      <w:pPr>
        <w:pStyle w:val="EndNoteBibliography"/>
        <w:spacing w:after="240"/>
        <w:rPr>
          <w:noProof/>
        </w:rPr>
      </w:pPr>
      <w:r w:rsidRPr="00E201BA">
        <w:rPr>
          <w:noProof/>
        </w:rPr>
        <w:t xml:space="preserve">Cybulsky AV (2013) The intersecting roles of endoplasmic reticulum stress, ubiquitin- proteasome system, and autophagy in the pathogenesis of proteinuric kidney disease. </w:t>
      </w:r>
      <w:r w:rsidRPr="00E201BA">
        <w:rPr>
          <w:i/>
          <w:noProof/>
        </w:rPr>
        <w:t>Kidney Int</w:t>
      </w:r>
      <w:r w:rsidRPr="00E201BA">
        <w:rPr>
          <w:noProof/>
        </w:rPr>
        <w:t xml:space="preserve"> 84: 25-33</w:t>
      </w:r>
    </w:p>
    <w:p w14:paraId="48900D42" w14:textId="77777777" w:rsidR="00E201BA" w:rsidRPr="00E201BA" w:rsidRDefault="00E201BA" w:rsidP="00E201BA">
      <w:pPr>
        <w:pStyle w:val="EndNoteBibliography"/>
        <w:spacing w:after="240"/>
        <w:rPr>
          <w:noProof/>
        </w:rPr>
      </w:pPr>
      <w:r w:rsidRPr="00E201BA">
        <w:rPr>
          <w:noProof/>
        </w:rPr>
        <w:t xml:space="preserve">Davyt M, Bharti N, Ignatova Z (2023) Effect of mRNA/tRNA mutations on translation speed: Implications for human diseases. </w:t>
      </w:r>
      <w:r w:rsidRPr="00E201BA">
        <w:rPr>
          <w:i/>
          <w:noProof/>
        </w:rPr>
        <w:t>J Biol Chem</w:t>
      </w:r>
      <w:r w:rsidRPr="00E201BA">
        <w:rPr>
          <w:noProof/>
        </w:rPr>
        <w:t xml:space="preserve"> 299: 105089</w:t>
      </w:r>
    </w:p>
    <w:p w14:paraId="3E89035A" w14:textId="77777777" w:rsidR="00E201BA" w:rsidRPr="00E201BA" w:rsidRDefault="00E201BA" w:rsidP="00E201BA">
      <w:pPr>
        <w:pStyle w:val="EndNoteBibliography"/>
        <w:spacing w:after="240"/>
        <w:rPr>
          <w:noProof/>
        </w:rPr>
      </w:pPr>
      <w:r w:rsidRPr="00E201BA">
        <w:rPr>
          <w:noProof/>
        </w:rPr>
        <w:t xml:space="preserve">Demichev V, Messner CB, Vernardis SI, Lilley KS, Ralser M (2020) DIA-NN: neural networks and </w:t>
      </w:r>
      <w:r w:rsidRPr="00E201BA">
        <w:rPr>
          <w:noProof/>
        </w:rPr>
        <w:lastRenderedPageBreak/>
        <w:t xml:space="preserve">interference correction enable deep proteome coverage in high throughput. </w:t>
      </w:r>
      <w:r w:rsidRPr="00E201BA">
        <w:rPr>
          <w:i/>
          <w:noProof/>
        </w:rPr>
        <w:t>Nat Methods</w:t>
      </w:r>
      <w:r w:rsidRPr="00E201BA">
        <w:rPr>
          <w:noProof/>
        </w:rPr>
        <w:t xml:space="preserve"> 17: 41-44</w:t>
      </w:r>
    </w:p>
    <w:p w14:paraId="18362A46" w14:textId="77777777" w:rsidR="00E201BA" w:rsidRPr="00E201BA" w:rsidRDefault="00E201BA" w:rsidP="00E201BA">
      <w:pPr>
        <w:pStyle w:val="EndNoteBibliography"/>
        <w:spacing w:after="240"/>
        <w:rPr>
          <w:noProof/>
        </w:rPr>
      </w:pPr>
      <w:r w:rsidRPr="00E201BA">
        <w:rPr>
          <w:noProof/>
        </w:rPr>
        <w:t xml:space="preserve">Duarte S, Viedma-Poyatos Á, Navarro-Carrasco E, Martínez AE, Pajares MA, Pérez-Sala D (2019) Vimentin filaments interact with the actin cortex in mitosis allowing normal cell division. </w:t>
      </w:r>
      <w:r w:rsidRPr="00E201BA">
        <w:rPr>
          <w:i/>
          <w:noProof/>
        </w:rPr>
        <w:t>Nat Commun</w:t>
      </w:r>
      <w:r w:rsidRPr="00E201BA">
        <w:rPr>
          <w:noProof/>
        </w:rPr>
        <w:t xml:space="preserve"> 10: 4200</w:t>
      </w:r>
    </w:p>
    <w:p w14:paraId="30604723" w14:textId="77777777" w:rsidR="00E201BA" w:rsidRPr="00E201BA" w:rsidRDefault="00E201BA" w:rsidP="00E201BA">
      <w:pPr>
        <w:pStyle w:val="EndNoteBibliography"/>
        <w:spacing w:after="240"/>
        <w:rPr>
          <w:noProof/>
        </w:rPr>
      </w:pPr>
      <w:r w:rsidRPr="00E201BA">
        <w:rPr>
          <w:noProof/>
        </w:rPr>
        <w:t>Dustin ML, Olszowy MW, Holdorf AD, Li J, Bromley S, Desai N, Widder P, Rosenberger F, van der Merwe PA, Allen PM</w:t>
      </w:r>
      <w:r w:rsidRPr="00E201BA">
        <w:rPr>
          <w:i/>
          <w:noProof/>
        </w:rPr>
        <w:t xml:space="preserve"> et al</w:t>
      </w:r>
      <w:r w:rsidRPr="00E201BA">
        <w:rPr>
          <w:noProof/>
        </w:rPr>
        <w:t xml:space="preserve"> (1998) A novel adaptor protein orchestrates receptor patterning and cytoskeletal polarity in T-cell contacts. </w:t>
      </w:r>
      <w:r w:rsidRPr="00E201BA">
        <w:rPr>
          <w:i/>
          <w:noProof/>
        </w:rPr>
        <w:t>Cell</w:t>
      </w:r>
      <w:r w:rsidRPr="00E201BA">
        <w:rPr>
          <w:noProof/>
        </w:rPr>
        <w:t xml:space="preserve"> 94: 667-677</w:t>
      </w:r>
    </w:p>
    <w:p w14:paraId="7CADBADB" w14:textId="77777777" w:rsidR="00E201BA" w:rsidRPr="00E201BA" w:rsidRDefault="00E201BA" w:rsidP="00E201BA">
      <w:pPr>
        <w:pStyle w:val="EndNoteBibliography"/>
        <w:spacing w:after="240"/>
        <w:rPr>
          <w:noProof/>
        </w:rPr>
      </w:pPr>
      <w:r w:rsidRPr="00E201BA">
        <w:rPr>
          <w:noProof/>
        </w:rPr>
        <w:t xml:space="preserve">Falkenberg CV, Azeloglu EU, Stothers M, Deerinck TJ, Chen Y, He JC, Ellisman MH, Hone JC, Iyengar R, Loew LM (2017) Fragility of foot process morphology in kidney podocytes arises from chaotic spatial propagation of cytoskeletal instability. </w:t>
      </w:r>
      <w:r w:rsidRPr="00E201BA">
        <w:rPr>
          <w:i/>
          <w:noProof/>
        </w:rPr>
        <w:t>PLoS Comput Biol</w:t>
      </w:r>
      <w:r w:rsidRPr="00E201BA">
        <w:rPr>
          <w:noProof/>
        </w:rPr>
        <w:t xml:space="preserve"> 13: e1005433</w:t>
      </w:r>
    </w:p>
    <w:p w14:paraId="31B1027E" w14:textId="77777777" w:rsidR="00E201BA" w:rsidRPr="00E201BA" w:rsidRDefault="00E201BA" w:rsidP="00E201BA">
      <w:pPr>
        <w:pStyle w:val="EndNoteBibliography"/>
        <w:spacing w:after="240"/>
        <w:rPr>
          <w:noProof/>
        </w:rPr>
      </w:pPr>
      <w:r w:rsidRPr="00E201BA">
        <w:rPr>
          <w:noProof/>
        </w:rPr>
        <w:t xml:space="preserve">Furman BL (2021) Streptozotocin-Induced Diabetic Models in Mice and Rats. </w:t>
      </w:r>
      <w:r w:rsidRPr="00E201BA">
        <w:rPr>
          <w:i/>
          <w:noProof/>
        </w:rPr>
        <w:t>Curr Protoc</w:t>
      </w:r>
      <w:r w:rsidRPr="00E201BA">
        <w:rPr>
          <w:noProof/>
        </w:rPr>
        <w:t xml:space="preserve"> 1: e78</w:t>
      </w:r>
    </w:p>
    <w:p w14:paraId="7538AEE0" w14:textId="77777777" w:rsidR="00E201BA" w:rsidRPr="00E201BA" w:rsidRDefault="00E201BA" w:rsidP="00E201BA">
      <w:pPr>
        <w:pStyle w:val="EndNoteBibliography"/>
        <w:spacing w:after="240"/>
        <w:rPr>
          <w:noProof/>
        </w:rPr>
      </w:pPr>
      <w:r w:rsidRPr="00E201BA">
        <w:rPr>
          <w:noProof/>
        </w:rPr>
        <w:t xml:space="preserve">Gigante M, Pontrelli P, Montemurno E, Roca L, Aucella F, Penza R, Caridi G, Ranieri E, Ghiggeri GM, Gesualdo L (2009) CD2AP mutations are associated with sporadic nephrotic syndrome and focal segmental glomerulosclerosis (FSGS). </w:t>
      </w:r>
      <w:r w:rsidRPr="00E201BA">
        <w:rPr>
          <w:i/>
          <w:noProof/>
        </w:rPr>
        <w:t>Nephrol Dial Transplant</w:t>
      </w:r>
      <w:r w:rsidRPr="00E201BA">
        <w:rPr>
          <w:noProof/>
        </w:rPr>
        <w:t xml:space="preserve"> 24: 1858-1864</w:t>
      </w:r>
    </w:p>
    <w:p w14:paraId="3BCE9A37" w14:textId="77777777" w:rsidR="00E201BA" w:rsidRPr="00E201BA" w:rsidRDefault="00E201BA" w:rsidP="00E201BA">
      <w:pPr>
        <w:pStyle w:val="EndNoteBibliography"/>
        <w:spacing w:after="240"/>
        <w:rPr>
          <w:noProof/>
        </w:rPr>
      </w:pPr>
      <w:r w:rsidRPr="00E201BA">
        <w:rPr>
          <w:noProof/>
        </w:rPr>
        <w:t xml:space="preserve">Glastras SJ, Chen H, Teh R, McGrath RT, Chen J, Pollock CA, Wong MG, Saad S (2016) Mouse Models of Diabetes, Obesity and Related Kidney Disease. </w:t>
      </w:r>
      <w:r w:rsidRPr="00E201BA">
        <w:rPr>
          <w:i/>
          <w:noProof/>
        </w:rPr>
        <w:t>PLoS One</w:t>
      </w:r>
      <w:r w:rsidRPr="00E201BA">
        <w:rPr>
          <w:noProof/>
        </w:rPr>
        <w:t xml:space="preserve"> 11: e0162131</w:t>
      </w:r>
    </w:p>
    <w:p w14:paraId="428B6668" w14:textId="77777777" w:rsidR="00E201BA" w:rsidRPr="00E201BA" w:rsidRDefault="00E201BA" w:rsidP="00E201BA">
      <w:pPr>
        <w:pStyle w:val="EndNoteBibliography"/>
        <w:spacing w:after="240"/>
        <w:rPr>
          <w:noProof/>
        </w:rPr>
      </w:pPr>
      <w:r w:rsidRPr="00E201BA">
        <w:rPr>
          <w:noProof/>
        </w:rPr>
        <w:t>Groenewoud MJ, Dekker JM, Fritsche A, Reiling E, Nijpels G, Heine RJ, Maassen JA, Machicao F, Schäfer SA, Häring HU</w:t>
      </w:r>
      <w:r w:rsidRPr="00E201BA">
        <w:rPr>
          <w:i/>
          <w:noProof/>
        </w:rPr>
        <w:t xml:space="preserve"> et al</w:t>
      </w:r>
      <w:r w:rsidRPr="00E201BA">
        <w:rPr>
          <w:noProof/>
        </w:rPr>
        <w:t xml:space="preserve"> (2008) Variants of CDKAL1 and IGF2BP2 affect first-phase insulin secretion during hyperglycaemic clamps. </w:t>
      </w:r>
      <w:r w:rsidRPr="00E201BA">
        <w:rPr>
          <w:i/>
          <w:noProof/>
        </w:rPr>
        <w:t>Diabetologia</w:t>
      </w:r>
      <w:r w:rsidRPr="00E201BA">
        <w:rPr>
          <w:noProof/>
        </w:rPr>
        <w:t xml:space="preserve"> 51: 1659-1663</w:t>
      </w:r>
    </w:p>
    <w:p w14:paraId="1598EEFD" w14:textId="77777777" w:rsidR="00E201BA" w:rsidRPr="00E201BA" w:rsidRDefault="00E201BA" w:rsidP="00E201BA">
      <w:pPr>
        <w:pStyle w:val="EndNoteBibliography"/>
        <w:spacing w:after="240"/>
        <w:rPr>
          <w:noProof/>
        </w:rPr>
      </w:pPr>
      <w:r w:rsidRPr="00E201BA">
        <w:rPr>
          <w:noProof/>
        </w:rPr>
        <w:t xml:space="preserve">Hashimoto T, Shibata K, Honda K, Nobe K (2021) Acetic acid treatment causes renal inflammation and chronic kidney disease in mice. </w:t>
      </w:r>
      <w:r w:rsidRPr="00E201BA">
        <w:rPr>
          <w:i/>
          <w:noProof/>
        </w:rPr>
        <w:t>J Pharmacol Sci</w:t>
      </w:r>
      <w:r w:rsidRPr="00E201BA">
        <w:rPr>
          <w:noProof/>
        </w:rPr>
        <w:t xml:space="preserve"> 146: 160-168</w:t>
      </w:r>
    </w:p>
    <w:p w14:paraId="6DF495E0" w14:textId="77777777" w:rsidR="00E201BA" w:rsidRPr="00E201BA" w:rsidRDefault="00E201BA" w:rsidP="00E201BA">
      <w:pPr>
        <w:pStyle w:val="EndNoteBibliography"/>
        <w:spacing w:after="240"/>
        <w:rPr>
          <w:noProof/>
        </w:rPr>
      </w:pPr>
      <w:r w:rsidRPr="00E201BA">
        <w:rPr>
          <w:noProof/>
        </w:rPr>
        <w:t xml:space="preserve">Helm M, Alfonzo JD (2014) Posttranscriptional RNA Modifications: playing metabolic games in a cell's chemical Legoland. </w:t>
      </w:r>
      <w:r w:rsidRPr="00E201BA">
        <w:rPr>
          <w:i/>
          <w:noProof/>
        </w:rPr>
        <w:t>Chem Biol</w:t>
      </w:r>
      <w:r w:rsidRPr="00E201BA">
        <w:rPr>
          <w:noProof/>
        </w:rPr>
        <w:t xml:space="preserve"> 21: 174-185</w:t>
      </w:r>
    </w:p>
    <w:p w14:paraId="7609BABA" w14:textId="77777777" w:rsidR="00E201BA" w:rsidRPr="00E201BA" w:rsidRDefault="00E201BA" w:rsidP="00E201BA">
      <w:pPr>
        <w:pStyle w:val="EndNoteBibliography"/>
        <w:spacing w:after="240"/>
        <w:rPr>
          <w:noProof/>
        </w:rPr>
      </w:pPr>
      <w:r w:rsidRPr="00E201BA">
        <w:rPr>
          <w:noProof/>
        </w:rPr>
        <w:t xml:space="preserve">Hsu MF, Bettaieb A, Ito Y, Graham J, Havel PJ, Haj FG (2017) Protein tyrosine phosphatase Shp2 deficiency in podocytes attenuates lipopolysaccharide-induced proteinuria. </w:t>
      </w:r>
      <w:r w:rsidRPr="00E201BA">
        <w:rPr>
          <w:i/>
          <w:noProof/>
        </w:rPr>
        <w:t>Sci Rep</w:t>
      </w:r>
      <w:r w:rsidRPr="00E201BA">
        <w:rPr>
          <w:noProof/>
        </w:rPr>
        <w:t xml:space="preserve"> 7: 461</w:t>
      </w:r>
    </w:p>
    <w:p w14:paraId="375C3526" w14:textId="77777777" w:rsidR="00E201BA" w:rsidRPr="00E201BA" w:rsidRDefault="00E201BA" w:rsidP="00E201BA">
      <w:pPr>
        <w:pStyle w:val="EndNoteBibliography"/>
        <w:spacing w:after="240"/>
        <w:rPr>
          <w:noProof/>
        </w:rPr>
      </w:pPr>
      <w:r w:rsidRPr="00E201BA">
        <w:rPr>
          <w:noProof/>
        </w:rPr>
        <w:t>Huber TB, Hartleben B, Kim J, Schmidts M, Schermer B, Keil A, Egger L, Lecha RL, Borner C, Pavenstädt H</w:t>
      </w:r>
      <w:r w:rsidRPr="00E201BA">
        <w:rPr>
          <w:i/>
          <w:noProof/>
        </w:rPr>
        <w:t xml:space="preserve"> et al</w:t>
      </w:r>
      <w:r w:rsidRPr="00E201BA">
        <w:rPr>
          <w:noProof/>
        </w:rPr>
        <w:t xml:space="preserve"> (2003) Nephrin and CD2AP associate with phosphoinositide 3-OH kinase and stimulate AKT-dependent signaling. </w:t>
      </w:r>
      <w:r w:rsidRPr="00E201BA">
        <w:rPr>
          <w:i/>
          <w:noProof/>
        </w:rPr>
        <w:t>Mol Cell Biol</w:t>
      </w:r>
      <w:r w:rsidRPr="00E201BA">
        <w:rPr>
          <w:noProof/>
        </w:rPr>
        <w:t xml:space="preserve"> 23: 4917-4928</w:t>
      </w:r>
    </w:p>
    <w:p w14:paraId="45FF53A4" w14:textId="77777777" w:rsidR="00E201BA" w:rsidRPr="00E201BA" w:rsidRDefault="00E201BA" w:rsidP="00E201BA">
      <w:pPr>
        <w:pStyle w:val="EndNoteBibliography"/>
        <w:spacing w:after="240"/>
        <w:rPr>
          <w:noProof/>
        </w:rPr>
      </w:pPr>
      <w:r w:rsidRPr="00E201BA">
        <w:rPr>
          <w:noProof/>
        </w:rPr>
        <w:t xml:space="preserve">Inagi R (2009) Endoplasmic reticulum stress in the kidney as a novel mediator of kidney injury. </w:t>
      </w:r>
      <w:r w:rsidRPr="00E201BA">
        <w:rPr>
          <w:i/>
          <w:noProof/>
        </w:rPr>
        <w:t>Nephron Exp Nephrol</w:t>
      </w:r>
      <w:r w:rsidRPr="00E201BA">
        <w:rPr>
          <w:noProof/>
        </w:rPr>
        <w:t xml:space="preserve"> 112: e1-9</w:t>
      </w:r>
    </w:p>
    <w:p w14:paraId="04A2872B" w14:textId="77777777" w:rsidR="00E201BA" w:rsidRPr="00E201BA" w:rsidRDefault="00E201BA" w:rsidP="00E201BA">
      <w:pPr>
        <w:pStyle w:val="EndNoteBibliography"/>
        <w:spacing w:after="240"/>
        <w:rPr>
          <w:noProof/>
        </w:rPr>
      </w:pPr>
      <w:r w:rsidRPr="00E201BA">
        <w:rPr>
          <w:noProof/>
        </w:rPr>
        <w:lastRenderedPageBreak/>
        <w:t xml:space="preserve">Ingolia NT, Ghaemmaghami S, Newman JR, Weissman JS (2009) Genome-wide analysis in vivo of translation with nucleotide resolution using ribosome profiling. </w:t>
      </w:r>
      <w:r w:rsidRPr="00E201BA">
        <w:rPr>
          <w:i/>
          <w:noProof/>
        </w:rPr>
        <w:t>Science</w:t>
      </w:r>
      <w:r w:rsidRPr="00E201BA">
        <w:rPr>
          <w:noProof/>
        </w:rPr>
        <w:t xml:space="preserve"> 324: 218-223</w:t>
      </w:r>
    </w:p>
    <w:p w14:paraId="545D604B" w14:textId="77777777" w:rsidR="00E201BA" w:rsidRPr="00E201BA" w:rsidRDefault="00E201BA" w:rsidP="00E201BA">
      <w:pPr>
        <w:pStyle w:val="EndNoteBibliography"/>
        <w:spacing w:after="240"/>
        <w:rPr>
          <w:noProof/>
        </w:rPr>
      </w:pPr>
      <w:r w:rsidRPr="00E201BA">
        <w:rPr>
          <w:noProof/>
        </w:rPr>
        <w:t>Ishii T, Furuya F, Takahashi K, Shikata M, Takamura T, Kobayashi H, Miyazaki A, Morinaga J, Terada K, Oike Y</w:t>
      </w:r>
      <w:r w:rsidRPr="00E201BA">
        <w:rPr>
          <w:i/>
          <w:noProof/>
        </w:rPr>
        <w:t xml:space="preserve"> et al</w:t>
      </w:r>
      <w:r w:rsidRPr="00E201BA">
        <w:rPr>
          <w:noProof/>
        </w:rPr>
        <w:t xml:space="preserve"> (2019) Angiopoietin-Like Protein 2 Promotes the Progression of Diabetic Kidney Disease. </w:t>
      </w:r>
      <w:r w:rsidRPr="00E201BA">
        <w:rPr>
          <w:i/>
          <w:noProof/>
        </w:rPr>
        <w:t>J Clin Endocrinol Metab</w:t>
      </w:r>
      <w:r w:rsidRPr="00E201BA">
        <w:rPr>
          <w:noProof/>
        </w:rPr>
        <w:t xml:space="preserve"> 104: 172-180</w:t>
      </w:r>
    </w:p>
    <w:p w14:paraId="1B244419" w14:textId="77777777" w:rsidR="00E201BA" w:rsidRPr="00E201BA" w:rsidRDefault="00E201BA" w:rsidP="00E201BA">
      <w:pPr>
        <w:pStyle w:val="EndNoteBibliography"/>
        <w:spacing w:after="240"/>
        <w:rPr>
          <w:noProof/>
        </w:rPr>
      </w:pPr>
      <w:r w:rsidRPr="00E201BA">
        <w:rPr>
          <w:noProof/>
        </w:rPr>
        <w:t xml:space="preserve">Ito Y, Hsu MF, Bettaieb A, Koike S, Mello A, Calvo-Rubio M, Villalba JM, Haj FG (2017) Protein tyrosine phosphatase 1B deficiency in podocytes mitigates hyperglycemia-induced renal injury. </w:t>
      </w:r>
      <w:r w:rsidRPr="00E201BA">
        <w:rPr>
          <w:i/>
          <w:noProof/>
        </w:rPr>
        <w:t>Metabolism</w:t>
      </w:r>
      <w:r w:rsidRPr="00E201BA">
        <w:rPr>
          <w:noProof/>
        </w:rPr>
        <w:t xml:space="preserve"> 76: 56-69</w:t>
      </w:r>
    </w:p>
    <w:p w14:paraId="372215CD" w14:textId="77777777" w:rsidR="00E201BA" w:rsidRPr="00E201BA" w:rsidRDefault="00E201BA" w:rsidP="00E201BA">
      <w:pPr>
        <w:pStyle w:val="EndNoteBibliography"/>
        <w:spacing w:after="240"/>
        <w:rPr>
          <w:noProof/>
        </w:rPr>
      </w:pPr>
      <w:r w:rsidRPr="00E201BA">
        <w:rPr>
          <w:noProof/>
        </w:rPr>
        <w:t>Jiang G, Hu C, Tam CH, Lau ES, Wang Y, Luk AO, Yang X, Kong AP, Ho JS, Lam VK</w:t>
      </w:r>
      <w:r w:rsidRPr="00E201BA">
        <w:rPr>
          <w:i/>
          <w:noProof/>
        </w:rPr>
        <w:t xml:space="preserve"> et al</w:t>
      </w:r>
      <w:r w:rsidRPr="00E201BA">
        <w:rPr>
          <w:noProof/>
        </w:rPr>
        <w:t xml:space="preserve"> (2016) Genetic and clinical variables identify predictors for chronic kidney disease in type 2 diabetes. </w:t>
      </w:r>
      <w:r w:rsidRPr="00E201BA">
        <w:rPr>
          <w:i/>
          <w:noProof/>
        </w:rPr>
        <w:t>Kidney Int</w:t>
      </w:r>
      <w:r w:rsidRPr="00E201BA">
        <w:rPr>
          <w:noProof/>
        </w:rPr>
        <w:t xml:space="preserve"> 89: 411-420</w:t>
      </w:r>
    </w:p>
    <w:p w14:paraId="10271260" w14:textId="77777777" w:rsidR="00E201BA" w:rsidRPr="00E201BA" w:rsidRDefault="00E201BA" w:rsidP="00E201BA">
      <w:pPr>
        <w:pStyle w:val="EndNoteBibliography"/>
        <w:spacing w:after="240"/>
        <w:rPr>
          <w:noProof/>
        </w:rPr>
      </w:pPr>
      <w:r w:rsidRPr="00E201BA">
        <w:rPr>
          <w:noProof/>
        </w:rPr>
        <w:t xml:space="preserve">Kapur M, Ackerman SL (2018) mRNA Translation Gone Awry: Translation Fidelity and Neurological Disease. </w:t>
      </w:r>
      <w:r w:rsidRPr="00E201BA">
        <w:rPr>
          <w:i/>
          <w:noProof/>
        </w:rPr>
        <w:t>Trends Genet</w:t>
      </w:r>
      <w:r w:rsidRPr="00E201BA">
        <w:rPr>
          <w:noProof/>
        </w:rPr>
        <w:t xml:space="preserve"> 34: 218-231</w:t>
      </w:r>
    </w:p>
    <w:p w14:paraId="4D14429B" w14:textId="77777777" w:rsidR="00E201BA" w:rsidRPr="00E201BA" w:rsidRDefault="00E201BA" w:rsidP="00E201BA">
      <w:pPr>
        <w:pStyle w:val="EndNoteBibliography"/>
        <w:spacing w:after="240"/>
        <w:rPr>
          <w:noProof/>
        </w:rPr>
      </w:pPr>
      <w:r w:rsidRPr="00E201BA">
        <w:rPr>
          <w:noProof/>
        </w:rPr>
        <w:t xml:space="preserve">Karikó K, Buckstein M, Ni H, Weissman D (2005) Suppression of RNA recognition by Toll-like receptors: the impact of nucleoside modification and the evolutionary origin of RNA. </w:t>
      </w:r>
      <w:r w:rsidRPr="00E201BA">
        <w:rPr>
          <w:i/>
          <w:noProof/>
        </w:rPr>
        <w:t>Immunity</w:t>
      </w:r>
      <w:r w:rsidRPr="00E201BA">
        <w:rPr>
          <w:noProof/>
        </w:rPr>
        <w:t xml:space="preserve"> 23: 165-175</w:t>
      </w:r>
    </w:p>
    <w:p w14:paraId="47AF0CDC" w14:textId="77777777" w:rsidR="00E201BA" w:rsidRPr="00E201BA" w:rsidRDefault="00E201BA" w:rsidP="00E201BA">
      <w:pPr>
        <w:pStyle w:val="EndNoteBibliography"/>
        <w:spacing w:after="240"/>
        <w:rPr>
          <w:noProof/>
        </w:rPr>
      </w:pPr>
      <w:r w:rsidRPr="00E201BA">
        <w:rPr>
          <w:noProof/>
        </w:rPr>
        <w:t xml:space="preserve">Karikó K, Muramatsu H, Welsh FA, Ludwig J, Kato H, Akira S, Weissman D (2008) Incorporation of pseudouridine into mRNA yields superior nonimmunogenic vector with increased translational capacity and biological stability. </w:t>
      </w:r>
      <w:r w:rsidRPr="00E201BA">
        <w:rPr>
          <w:i/>
          <w:noProof/>
        </w:rPr>
        <w:t>Mol Ther</w:t>
      </w:r>
      <w:r w:rsidRPr="00E201BA">
        <w:rPr>
          <w:noProof/>
        </w:rPr>
        <w:t xml:space="preserve"> 16: 1833-1840</w:t>
      </w:r>
    </w:p>
    <w:p w14:paraId="40917E78" w14:textId="77777777" w:rsidR="00E201BA" w:rsidRPr="00E201BA" w:rsidRDefault="00E201BA" w:rsidP="00E201BA">
      <w:pPr>
        <w:pStyle w:val="EndNoteBibliography"/>
        <w:spacing w:after="240"/>
        <w:rPr>
          <w:noProof/>
        </w:rPr>
      </w:pPr>
      <w:r w:rsidRPr="00E201BA">
        <w:rPr>
          <w:noProof/>
        </w:rPr>
        <w:t xml:space="preserve">Kaufman RJ (2011) Beta-cell failure, stress, and type 2 diabetes. </w:t>
      </w:r>
      <w:r w:rsidRPr="00E201BA">
        <w:rPr>
          <w:i/>
          <w:noProof/>
        </w:rPr>
        <w:t>N Engl J Med</w:t>
      </w:r>
      <w:r w:rsidRPr="00E201BA">
        <w:rPr>
          <w:noProof/>
        </w:rPr>
        <w:t xml:space="preserve"> 365: 1931-1933</w:t>
      </w:r>
    </w:p>
    <w:p w14:paraId="3660EF4A" w14:textId="77777777" w:rsidR="00E201BA" w:rsidRPr="00E201BA" w:rsidRDefault="00E201BA" w:rsidP="00E201BA">
      <w:pPr>
        <w:pStyle w:val="EndNoteBibliography"/>
        <w:spacing w:after="240"/>
        <w:rPr>
          <w:noProof/>
        </w:rPr>
      </w:pPr>
      <w:r w:rsidRPr="00E201BA">
        <w:rPr>
          <w:noProof/>
        </w:rPr>
        <w:t xml:space="preserve">KDIGO (2022) KDIGO 2022 Clinical Practice Guideline for Diabetes Management in Chronic Kidney Disease. </w:t>
      </w:r>
      <w:r w:rsidRPr="00E201BA">
        <w:rPr>
          <w:i/>
          <w:noProof/>
        </w:rPr>
        <w:t>Kidney Int</w:t>
      </w:r>
      <w:r w:rsidRPr="00E201BA">
        <w:rPr>
          <w:noProof/>
        </w:rPr>
        <w:t xml:space="preserve"> 102: S1-s127</w:t>
      </w:r>
    </w:p>
    <w:p w14:paraId="37877367" w14:textId="77777777" w:rsidR="00E201BA" w:rsidRPr="00E201BA" w:rsidRDefault="00E201BA" w:rsidP="00E201BA">
      <w:pPr>
        <w:pStyle w:val="EndNoteBibliography"/>
        <w:spacing w:after="240"/>
        <w:rPr>
          <w:noProof/>
        </w:rPr>
      </w:pPr>
      <w:r w:rsidRPr="00E201BA">
        <w:rPr>
          <w:noProof/>
        </w:rPr>
        <w:t>Kestilä M, Lenkkeri U, Männikkö M, Lamerdin J, McCready P, Putaala H, Ruotsalainen V, Morita T, Nissinen M, Herva R</w:t>
      </w:r>
      <w:r w:rsidRPr="00E201BA">
        <w:rPr>
          <w:i/>
          <w:noProof/>
        </w:rPr>
        <w:t xml:space="preserve"> et al</w:t>
      </w:r>
      <w:r w:rsidRPr="00E201BA">
        <w:rPr>
          <w:noProof/>
        </w:rPr>
        <w:t xml:space="preserve"> (1998) Positionally cloned gene for a novel glomerular protein--nephrin--is mutated in congenital nephrotic syndrome. </w:t>
      </w:r>
      <w:r w:rsidRPr="00E201BA">
        <w:rPr>
          <w:i/>
          <w:noProof/>
        </w:rPr>
        <w:t>Mol Cell</w:t>
      </w:r>
      <w:r w:rsidRPr="00E201BA">
        <w:rPr>
          <w:noProof/>
        </w:rPr>
        <w:t xml:space="preserve"> 1: 575-582</w:t>
      </w:r>
    </w:p>
    <w:p w14:paraId="0E569B6F" w14:textId="77777777" w:rsidR="00E201BA" w:rsidRPr="00E201BA" w:rsidRDefault="00E201BA" w:rsidP="00E201BA">
      <w:pPr>
        <w:pStyle w:val="EndNoteBibliography"/>
        <w:spacing w:after="240"/>
        <w:rPr>
          <w:noProof/>
        </w:rPr>
      </w:pPr>
      <w:r w:rsidRPr="00E201BA">
        <w:rPr>
          <w:noProof/>
        </w:rPr>
        <w:t xml:space="preserve">Kopp JB, Anders HJ, Susztak K, Podestà MA, Remuzzi G, Hildebrandt F, Romagnani P (2020) Podocytopathies. </w:t>
      </w:r>
      <w:r w:rsidRPr="00E201BA">
        <w:rPr>
          <w:i/>
          <w:noProof/>
        </w:rPr>
        <w:t>Nat Rev Dis Primers</w:t>
      </w:r>
      <w:r w:rsidRPr="00E201BA">
        <w:rPr>
          <w:noProof/>
        </w:rPr>
        <w:t xml:space="preserve"> 6: 68</w:t>
      </w:r>
    </w:p>
    <w:p w14:paraId="5AEB3DBE" w14:textId="77777777" w:rsidR="00E201BA" w:rsidRPr="00E201BA" w:rsidRDefault="00E201BA" w:rsidP="00E201BA">
      <w:pPr>
        <w:pStyle w:val="EndNoteBibliography"/>
        <w:spacing w:after="240"/>
        <w:rPr>
          <w:noProof/>
        </w:rPr>
      </w:pPr>
      <w:r w:rsidRPr="00E201BA">
        <w:rPr>
          <w:noProof/>
        </w:rPr>
        <w:t xml:space="preserve">Lasagni L, Lazzeri E, Shankland SJ, Anders HJ, Romagnani P (2013) Podocyte mitosis - a catastrophe. </w:t>
      </w:r>
      <w:r w:rsidRPr="00E201BA">
        <w:rPr>
          <w:i/>
          <w:noProof/>
        </w:rPr>
        <w:t>Curr Mol Med</w:t>
      </w:r>
      <w:r w:rsidRPr="00E201BA">
        <w:rPr>
          <w:noProof/>
        </w:rPr>
        <w:t xml:space="preserve"> 13: 13-23</w:t>
      </w:r>
    </w:p>
    <w:p w14:paraId="314E8E76" w14:textId="77777777" w:rsidR="00E201BA" w:rsidRPr="00E201BA" w:rsidRDefault="00E201BA" w:rsidP="00E201BA">
      <w:pPr>
        <w:pStyle w:val="EndNoteBibliography"/>
        <w:spacing w:after="240"/>
        <w:rPr>
          <w:noProof/>
        </w:rPr>
      </w:pPr>
      <w:r w:rsidRPr="00E201BA">
        <w:rPr>
          <w:noProof/>
        </w:rPr>
        <w:t xml:space="preserve">Levin A, Stevens PE (2014) Summary of KDIGO 2012 CKD Guideline: behind the scenes, need for guidance, and a framework for moving forward. </w:t>
      </w:r>
      <w:r w:rsidRPr="00E201BA">
        <w:rPr>
          <w:i/>
          <w:noProof/>
        </w:rPr>
        <w:t>Kidney Int</w:t>
      </w:r>
      <w:r w:rsidRPr="00E201BA">
        <w:rPr>
          <w:noProof/>
        </w:rPr>
        <w:t xml:space="preserve"> 85: 49-61</w:t>
      </w:r>
    </w:p>
    <w:p w14:paraId="07B6D480" w14:textId="77777777" w:rsidR="00E201BA" w:rsidRPr="00E201BA" w:rsidRDefault="00E201BA" w:rsidP="00E201BA">
      <w:pPr>
        <w:pStyle w:val="EndNoteBibliography"/>
        <w:spacing w:after="240"/>
        <w:rPr>
          <w:noProof/>
        </w:rPr>
      </w:pPr>
      <w:r w:rsidRPr="00E201BA">
        <w:rPr>
          <w:noProof/>
        </w:rPr>
        <w:lastRenderedPageBreak/>
        <w:t xml:space="preserve">Liu YX, Zhang AQ, Luo FM, Sheng Y, Wang CY, Dong Y, Fan L, Liu L (2021) Case Report: A Novel Heterozygous Mutation of CD2AP in a Chinese Family With Proteinuria Leads to Focal Segmental Glomerulosclerosis. </w:t>
      </w:r>
      <w:r w:rsidRPr="00E201BA">
        <w:rPr>
          <w:i/>
          <w:noProof/>
        </w:rPr>
        <w:t>Front Pediatr</w:t>
      </w:r>
      <w:r w:rsidRPr="00E201BA">
        <w:rPr>
          <w:noProof/>
        </w:rPr>
        <w:t xml:space="preserve"> 9: 687455</w:t>
      </w:r>
    </w:p>
    <w:p w14:paraId="7AC5D7B2" w14:textId="77777777" w:rsidR="00E201BA" w:rsidRPr="00E201BA" w:rsidRDefault="00E201BA" w:rsidP="00E201BA">
      <w:pPr>
        <w:pStyle w:val="EndNoteBibliography"/>
        <w:spacing w:after="240"/>
        <w:rPr>
          <w:noProof/>
        </w:rPr>
      </w:pPr>
      <w:r w:rsidRPr="00E201BA">
        <w:rPr>
          <w:noProof/>
        </w:rPr>
        <w:t xml:space="preserve">Maekawa H, Inagi R (2017) Stress Signal Network between Hypoxia and ER Stress in Chronic Kidney Disease. </w:t>
      </w:r>
      <w:r w:rsidRPr="00E201BA">
        <w:rPr>
          <w:i/>
          <w:noProof/>
        </w:rPr>
        <w:t>Front Physiol</w:t>
      </w:r>
      <w:r w:rsidRPr="00E201BA">
        <w:rPr>
          <w:noProof/>
        </w:rPr>
        <w:t xml:space="preserve"> 8: 74</w:t>
      </w:r>
    </w:p>
    <w:p w14:paraId="246A0087" w14:textId="77777777" w:rsidR="00E201BA" w:rsidRPr="00E201BA" w:rsidRDefault="00E201BA" w:rsidP="00E201BA">
      <w:pPr>
        <w:pStyle w:val="EndNoteBibliography"/>
        <w:spacing w:after="240"/>
        <w:rPr>
          <w:noProof/>
        </w:rPr>
      </w:pPr>
      <w:r w:rsidRPr="00E201BA">
        <w:rPr>
          <w:noProof/>
        </w:rPr>
        <w:t>Martin CE, Phippen NJ, Keyvani Chahi A, Tilak M, Banerjee SL, Lu P, New LA, Williamson CR, Platt MJ, Simpson JA</w:t>
      </w:r>
      <w:r w:rsidRPr="00E201BA">
        <w:rPr>
          <w:i/>
          <w:noProof/>
        </w:rPr>
        <w:t xml:space="preserve"> et al</w:t>
      </w:r>
      <w:r w:rsidRPr="00E201BA">
        <w:rPr>
          <w:noProof/>
        </w:rPr>
        <w:t xml:space="preserve"> (2022) Complementary Nck1/2 Signaling in Podocytes Controls α Actinin-4-Mediated Actin Organization, Adhesion, and Basement Membrane Composition. </w:t>
      </w:r>
      <w:r w:rsidRPr="00E201BA">
        <w:rPr>
          <w:i/>
          <w:noProof/>
        </w:rPr>
        <w:t>J Am Soc Nephrol</w:t>
      </w:r>
      <w:r w:rsidRPr="00E201BA">
        <w:rPr>
          <w:noProof/>
        </w:rPr>
        <w:t xml:space="preserve"> 33: 1546-1567</w:t>
      </w:r>
    </w:p>
    <w:p w14:paraId="0E725A58" w14:textId="77777777" w:rsidR="00E201BA" w:rsidRPr="00E201BA" w:rsidRDefault="00E201BA" w:rsidP="00E201BA">
      <w:pPr>
        <w:pStyle w:val="EndNoteBibliography"/>
        <w:spacing w:after="240"/>
        <w:rPr>
          <w:noProof/>
        </w:rPr>
      </w:pPr>
      <w:r w:rsidRPr="00E201BA">
        <w:rPr>
          <w:noProof/>
        </w:rPr>
        <w:t xml:space="preserve">Matsumura H, Hasuwa H, Inoue N, Ikawa M, Okabe M (2004) Lineage-specific cell disruption in living mice by Cre-mediated expression of diphtheria toxin A chain. </w:t>
      </w:r>
      <w:r w:rsidRPr="00E201BA">
        <w:rPr>
          <w:i/>
          <w:noProof/>
        </w:rPr>
        <w:t>Biochem Biophys Res Commun</w:t>
      </w:r>
      <w:r w:rsidRPr="00E201BA">
        <w:rPr>
          <w:noProof/>
        </w:rPr>
        <w:t xml:space="preserve"> 321: 275-279</w:t>
      </w:r>
    </w:p>
    <w:p w14:paraId="39360E80" w14:textId="77777777" w:rsidR="00E201BA" w:rsidRPr="00E201BA" w:rsidRDefault="00E201BA" w:rsidP="00E201BA">
      <w:pPr>
        <w:pStyle w:val="EndNoteBibliography"/>
        <w:spacing w:after="240"/>
        <w:rPr>
          <w:noProof/>
        </w:rPr>
      </w:pPr>
      <w:r w:rsidRPr="00E201BA">
        <w:rPr>
          <w:noProof/>
        </w:rPr>
        <w:t xml:space="preserve">Matsuura J, Akichika S, Wei FY, Suzuki T, Yamamoto T, Watanabe Y, Valášek LS, Mukasa A, Tomizawa K, Chujo T (2024) Human DUS1L catalyzes dihydrouridine modification at tRNA positions 16/17, and DUS1L overexpression perturbs translation. </w:t>
      </w:r>
      <w:r w:rsidRPr="00E201BA">
        <w:rPr>
          <w:i/>
          <w:noProof/>
        </w:rPr>
        <w:t>Commun Biol</w:t>
      </w:r>
      <w:r w:rsidRPr="00E201BA">
        <w:rPr>
          <w:noProof/>
        </w:rPr>
        <w:t xml:space="preserve"> 7: 1238</w:t>
      </w:r>
    </w:p>
    <w:p w14:paraId="196DF2AD" w14:textId="77777777" w:rsidR="00E201BA" w:rsidRPr="00E201BA" w:rsidRDefault="00E201BA" w:rsidP="00E201BA">
      <w:pPr>
        <w:pStyle w:val="EndNoteBibliography"/>
        <w:spacing w:after="240"/>
        <w:rPr>
          <w:noProof/>
        </w:rPr>
      </w:pPr>
      <w:r w:rsidRPr="00E201BA">
        <w:rPr>
          <w:noProof/>
        </w:rPr>
        <w:t>Matsuzaka T, Shimano H, Yahagi N, Amemiya-Kudo M, Okazaki H, Tamura Y, Iizuka Y, Ohashi K, Tomita S, Sekiya M</w:t>
      </w:r>
      <w:r w:rsidRPr="00E201BA">
        <w:rPr>
          <w:i/>
          <w:noProof/>
        </w:rPr>
        <w:t xml:space="preserve"> et al</w:t>
      </w:r>
      <w:r w:rsidRPr="00E201BA">
        <w:rPr>
          <w:noProof/>
        </w:rPr>
        <w:t xml:space="preserve"> (2004) Insulin-independent induction of sterol regulatory element-binding protein-1c expression in the livers of streptozotocin-treated mice. </w:t>
      </w:r>
      <w:r w:rsidRPr="00E201BA">
        <w:rPr>
          <w:i/>
          <w:noProof/>
        </w:rPr>
        <w:t>Diabetes</w:t>
      </w:r>
      <w:r w:rsidRPr="00E201BA">
        <w:rPr>
          <w:noProof/>
        </w:rPr>
        <w:t xml:space="preserve"> 53: 560-569</w:t>
      </w:r>
    </w:p>
    <w:p w14:paraId="67CF81F0" w14:textId="77777777" w:rsidR="00E201BA" w:rsidRPr="00E201BA" w:rsidRDefault="00E201BA" w:rsidP="00E201BA">
      <w:pPr>
        <w:pStyle w:val="EndNoteBibliography"/>
        <w:spacing w:after="240"/>
        <w:rPr>
          <w:noProof/>
        </w:rPr>
      </w:pPr>
      <w:r w:rsidRPr="00E201BA">
        <w:rPr>
          <w:noProof/>
        </w:rPr>
        <w:t xml:space="preserve">Moeller MJ, Sanden SK, Soofi A, Wiggins RC, Holzman LB (2003) Podocyte-specific expression of cre recombinase in transgenic mice. </w:t>
      </w:r>
      <w:r w:rsidRPr="00E201BA">
        <w:rPr>
          <w:i/>
          <w:noProof/>
        </w:rPr>
        <w:t>Genesis</w:t>
      </w:r>
      <w:r w:rsidRPr="00E201BA">
        <w:rPr>
          <w:noProof/>
        </w:rPr>
        <w:t xml:space="preserve"> 35: 39-42</w:t>
      </w:r>
    </w:p>
    <w:p w14:paraId="5E5C0C23" w14:textId="77777777" w:rsidR="00E201BA" w:rsidRPr="00E201BA" w:rsidRDefault="00E201BA" w:rsidP="00E201BA">
      <w:pPr>
        <w:pStyle w:val="EndNoteBibliography"/>
        <w:spacing w:after="240"/>
        <w:rPr>
          <w:noProof/>
        </w:rPr>
      </w:pPr>
      <w:r w:rsidRPr="00E201BA">
        <w:rPr>
          <w:noProof/>
        </w:rPr>
        <w:t>Murakami Y, Wei FY, Kawamura Y, Horiguchi H, Kadomatsu T, Miyata K, Miura K, Oike Y, Ando Y, Ueda M</w:t>
      </w:r>
      <w:r w:rsidRPr="00E201BA">
        <w:rPr>
          <w:i/>
          <w:noProof/>
        </w:rPr>
        <w:t xml:space="preserve"> et al</w:t>
      </w:r>
      <w:r w:rsidRPr="00E201BA">
        <w:rPr>
          <w:noProof/>
        </w:rPr>
        <w:t xml:space="preserve"> (2023) NSUN3-mediated mitochondrial tRNA 5-formylcytidine modification is essential for embryonic development and respiratory complexes in mice. </w:t>
      </w:r>
      <w:r w:rsidRPr="00E201BA">
        <w:rPr>
          <w:i/>
          <w:noProof/>
        </w:rPr>
        <w:t>Commun Biol</w:t>
      </w:r>
      <w:r w:rsidRPr="00E201BA">
        <w:rPr>
          <w:noProof/>
        </w:rPr>
        <w:t xml:space="preserve"> 6: 307</w:t>
      </w:r>
    </w:p>
    <w:p w14:paraId="2A751D12" w14:textId="77777777" w:rsidR="00E201BA" w:rsidRPr="00E201BA" w:rsidRDefault="00E201BA" w:rsidP="00E201BA">
      <w:pPr>
        <w:pStyle w:val="EndNoteBibliography"/>
        <w:spacing w:after="240"/>
        <w:rPr>
          <w:noProof/>
        </w:rPr>
      </w:pPr>
      <w:r w:rsidRPr="00E201BA">
        <w:rPr>
          <w:noProof/>
        </w:rPr>
        <w:t xml:space="preserve">Naaman SC, Bakris GL (2023) Diabetic Nephropathy: Update on Pillars of Therapy Slowing Progression. </w:t>
      </w:r>
      <w:r w:rsidRPr="00E201BA">
        <w:rPr>
          <w:i/>
          <w:noProof/>
        </w:rPr>
        <w:t>Diabetes Care</w:t>
      </w:r>
      <w:r w:rsidRPr="00E201BA">
        <w:rPr>
          <w:noProof/>
        </w:rPr>
        <w:t xml:space="preserve"> 46: 1574-1586</w:t>
      </w:r>
    </w:p>
    <w:p w14:paraId="0938E77E" w14:textId="77777777" w:rsidR="00E201BA" w:rsidRPr="00E201BA" w:rsidRDefault="00E201BA" w:rsidP="00E201BA">
      <w:pPr>
        <w:pStyle w:val="EndNoteBibliography"/>
        <w:spacing w:after="240"/>
        <w:rPr>
          <w:noProof/>
        </w:rPr>
      </w:pPr>
      <w:r w:rsidRPr="00E201BA">
        <w:rPr>
          <w:noProof/>
        </w:rPr>
        <w:t xml:space="preserve">Nagano H, Ito S, Masuda T, Ohtsuki S (2022) Effect of Insulin Receptor-Knockdown on the Expression Levels of Blood-Brain Barrier Functional Proteins in Human Brain Microvascular Endothelial Cells. </w:t>
      </w:r>
      <w:r w:rsidRPr="00E201BA">
        <w:rPr>
          <w:i/>
          <w:noProof/>
        </w:rPr>
        <w:t>Pharm Res</w:t>
      </w:r>
      <w:r w:rsidRPr="00E201BA">
        <w:rPr>
          <w:noProof/>
        </w:rPr>
        <w:t xml:space="preserve"> 39: 1561-1574</w:t>
      </w:r>
    </w:p>
    <w:p w14:paraId="3F61835C" w14:textId="77777777" w:rsidR="00E201BA" w:rsidRPr="00E201BA" w:rsidRDefault="00E201BA" w:rsidP="00E201BA">
      <w:pPr>
        <w:pStyle w:val="EndNoteBibliography"/>
        <w:spacing w:after="240"/>
        <w:rPr>
          <w:noProof/>
        </w:rPr>
      </w:pPr>
      <w:r w:rsidRPr="00E201BA">
        <w:rPr>
          <w:noProof/>
        </w:rPr>
        <w:t xml:space="preserve">Nagata M (2016) Podocyte injury and its consequences. </w:t>
      </w:r>
      <w:r w:rsidRPr="00E201BA">
        <w:rPr>
          <w:i/>
          <w:noProof/>
        </w:rPr>
        <w:t>Kidney Int</w:t>
      </w:r>
      <w:r w:rsidRPr="00E201BA">
        <w:rPr>
          <w:noProof/>
        </w:rPr>
        <w:t xml:space="preserve"> 89: 1221-1230</w:t>
      </w:r>
    </w:p>
    <w:p w14:paraId="347FEFD1" w14:textId="77777777" w:rsidR="00E201BA" w:rsidRPr="00E201BA" w:rsidRDefault="00E201BA" w:rsidP="00E201BA">
      <w:pPr>
        <w:pStyle w:val="EndNoteBibliography"/>
        <w:spacing w:after="240"/>
        <w:rPr>
          <w:noProof/>
        </w:rPr>
      </w:pPr>
      <w:r w:rsidRPr="00E201BA">
        <w:rPr>
          <w:noProof/>
        </w:rPr>
        <w:t>Nagayoshi Y, Chujo T, Hirata S, Nakatsuka H, Chen CW, Takakura M, Miyauchi K, Ikeuchi Y, Carlyle BC, Kitchen RR</w:t>
      </w:r>
      <w:r w:rsidRPr="00E201BA">
        <w:rPr>
          <w:i/>
          <w:noProof/>
        </w:rPr>
        <w:t xml:space="preserve"> et al</w:t>
      </w:r>
      <w:r w:rsidRPr="00E201BA">
        <w:rPr>
          <w:noProof/>
        </w:rPr>
        <w:t xml:space="preserve"> (2021) Loss of Ftsj1 perturbs codon-specific translation efficiency in the brain </w:t>
      </w:r>
      <w:r w:rsidRPr="00E201BA">
        <w:rPr>
          <w:noProof/>
        </w:rPr>
        <w:lastRenderedPageBreak/>
        <w:t xml:space="preserve">and is associated with X-linked intellectual disability. </w:t>
      </w:r>
      <w:r w:rsidRPr="00E201BA">
        <w:rPr>
          <w:i/>
          <w:noProof/>
        </w:rPr>
        <w:t>Sci Adv</w:t>
      </w:r>
      <w:r w:rsidRPr="00E201BA">
        <w:rPr>
          <w:noProof/>
        </w:rPr>
        <w:t xml:space="preserve"> 7</w:t>
      </w:r>
    </w:p>
    <w:p w14:paraId="6CE97E59" w14:textId="77777777" w:rsidR="00E201BA" w:rsidRPr="00E201BA" w:rsidRDefault="00E201BA" w:rsidP="00E201BA">
      <w:pPr>
        <w:pStyle w:val="EndNoteBibliography"/>
        <w:spacing w:after="240"/>
        <w:rPr>
          <w:noProof/>
        </w:rPr>
      </w:pPr>
      <w:r w:rsidRPr="00E201BA">
        <w:rPr>
          <w:noProof/>
        </w:rPr>
        <w:t>Nagayoshi Y, Nishiguchi K, Yamamura R, Chujo T, Oshiumi H, Nagata H, Kaneko H, Yamamoto K, Nakata H, Sakakida K</w:t>
      </w:r>
      <w:r w:rsidRPr="00E201BA">
        <w:rPr>
          <w:i/>
          <w:noProof/>
        </w:rPr>
        <w:t xml:space="preserve"> et al</w:t>
      </w:r>
      <w:r w:rsidRPr="00E201BA">
        <w:rPr>
          <w:noProof/>
        </w:rPr>
        <w:t xml:space="preserve"> (2022) t(6)A and ms(2)t(6)A Modified Nucleosides in Serum and Urine as Strong Candidate Biomarkers of COVID-19 Infection and Severity. </w:t>
      </w:r>
      <w:r w:rsidRPr="00E201BA">
        <w:rPr>
          <w:i/>
          <w:noProof/>
        </w:rPr>
        <w:t>Biomolecules</w:t>
      </w:r>
      <w:r w:rsidRPr="00E201BA">
        <w:rPr>
          <w:noProof/>
        </w:rPr>
        <w:t xml:space="preserve"> 12</w:t>
      </w:r>
    </w:p>
    <w:p w14:paraId="1885EB92" w14:textId="77777777" w:rsidR="00E201BA" w:rsidRPr="00E201BA" w:rsidRDefault="00E201BA" w:rsidP="00E201BA">
      <w:pPr>
        <w:pStyle w:val="EndNoteBibliography"/>
        <w:spacing w:after="240"/>
        <w:rPr>
          <w:noProof/>
        </w:rPr>
      </w:pPr>
      <w:r w:rsidRPr="00E201BA">
        <w:rPr>
          <w:noProof/>
        </w:rPr>
        <w:t>Narendran A, Vangaveti S, Ranganathan SV, Eruysal E, Craft M, Alrifai O, Chua FY, Sarachan K, Litwa B, Ramachandran S</w:t>
      </w:r>
      <w:r w:rsidRPr="00E201BA">
        <w:rPr>
          <w:i/>
          <w:noProof/>
        </w:rPr>
        <w:t xml:space="preserve"> et al</w:t>
      </w:r>
      <w:r w:rsidRPr="00E201BA">
        <w:rPr>
          <w:noProof/>
        </w:rPr>
        <w:t xml:space="preserve"> (2020) Silencing of the tRNA Modification Enzyme Cdkal1 Effects Functional Insulin Synthesis in NIT-1 Cells: tRNA(Lys3) Lacking ms(2)- (ms(2)t(6)A37) is Unable to Establish Sufficient Anticodon:Codon Interactions to Decode the Wobble Codon AAG. </w:t>
      </w:r>
      <w:r w:rsidRPr="00E201BA">
        <w:rPr>
          <w:i/>
          <w:noProof/>
        </w:rPr>
        <w:t>Front Mol Biosci</w:t>
      </w:r>
      <w:r w:rsidRPr="00E201BA">
        <w:rPr>
          <w:noProof/>
        </w:rPr>
        <w:t xml:space="preserve"> 7: 584228</w:t>
      </w:r>
    </w:p>
    <w:p w14:paraId="398DB251" w14:textId="77777777" w:rsidR="00E201BA" w:rsidRPr="00E201BA" w:rsidRDefault="00E201BA" w:rsidP="00E201BA">
      <w:pPr>
        <w:pStyle w:val="EndNoteBibliography"/>
        <w:spacing w:after="240"/>
        <w:rPr>
          <w:noProof/>
        </w:rPr>
      </w:pPr>
      <w:r w:rsidRPr="00E201BA">
        <w:rPr>
          <w:noProof/>
        </w:rPr>
        <w:t>Nozu K, Sako M, Tanaka S, Kano Y, Ohwada Y, Morohashi T, Hamada R, Ohtsuka Y, Oka M, Kamei K</w:t>
      </w:r>
      <w:r w:rsidRPr="00E201BA">
        <w:rPr>
          <w:i/>
          <w:noProof/>
        </w:rPr>
        <w:t xml:space="preserve"> et al</w:t>
      </w:r>
      <w:r w:rsidRPr="00E201BA">
        <w:rPr>
          <w:noProof/>
        </w:rPr>
        <w:t xml:space="preserve"> (2024) Rituximab in combination with cyclosporine and steroid pulse therapy for childhood-onset multidrug-resistant nephrotic syndrome: a multicenter single-arm clinical trial (JSKDC11 trial). </w:t>
      </w:r>
      <w:r w:rsidRPr="00E201BA">
        <w:rPr>
          <w:i/>
          <w:noProof/>
        </w:rPr>
        <w:t>Clin Exp Nephrol</w:t>
      </w:r>
      <w:r w:rsidRPr="00E201BA">
        <w:rPr>
          <w:noProof/>
        </w:rPr>
        <w:t xml:space="preserve"> 28: 337-348</w:t>
      </w:r>
    </w:p>
    <w:p w14:paraId="71B2AA33" w14:textId="77777777" w:rsidR="00E201BA" w:rsidRPr="00E201BA" w:rsidRDefault="00E201BA" w:rsidP="00E201BA">
      <w:pPr>
        <w:pStyle w:val="EndNoteBibliography"/>
        <w:spacing w:after="240"/>
        <w:rPr>
          <w:noProof/>
        </w:rPr>
      </w:pPr>
      <w:r w:rsidRPr="00E201BA">
        <w:rPr>
          <w:noProof/>
        </w:rPr>
        <w:t xml:space="preserve">Oikawa R, Hosoda C, Nasa Y, Daicho T, Tanoue A, Tsujimoto G, Takagi N, Tanonaka K, Takeo S (2010) Decreased susceptibility to salt-induced hypertension in subtotally nephrectomized mice lacking the vasopressin V1a receptor. </w:t>
      </w:r>
      <w:r w:rsidRPr="00E201BA">
        <w:rPr>
          <w:i/>
          <w:noProof/>
        </w:rPr>
        <w:t>Cardiovasc Res</w:t>
      </w:r>
      <w:r w:rsidRPr="00E201BA">
        <w:rPr>
          <w:noProof/>
        </w:rPr>
        <w:t xml:space="preserve"> 87: 187-194</w:t>
      </w:r>
    </w:p>
    <w:p w14:paraId="5A5A1069" w14:textId="77777777" w:rsidR="00E201BA" w:rsidRPr="00E201BA" w:rsidRDefault="00E201BA" w:rsidP="00E201BA">
      <w:pPr>
        <w:pStyle w:val="EndNoteBibliography"/>
        <w:spacing w:after="240"/>
        <w:rPr>
          <w:noProof/>
        </w:rPr>
      </w:pPr>
      <w:r w:rsidRPr="00E201BA">
        <w:rPr>
          <w:noProof/>
        </w:rPr>
        <w:t xml:space="preserve">Piwkowska A, Rogacka D, Audzeyenka I, Angielski S, Jankowski M (2015) Combined effect of insulin and high glucose concentration on albumin permeability in cultured rat podocytes. </w:t>
      </w:r>
      <w:r w:rsidRPr="00E201BA">
        <w:rPr>
          <w:i/>
          <w:noProof/>
        </w:rPr>
        <w:t>Biochem Biophys Res Commun</w:t>
      </w:r>
      <w:r w:rsidRPr="00E201BA">
        <w:rPr>
          <w:noProof/>
        </w:rPr>
        <w:t xml:space="preserve"> 461: 383-389</w:t>
      </w:r>
    </w:p>
    <w:p w14:paraId="156F35B9" w14:textId="77777777" w:rsidR="00E201BA" w:rsidRPr="00E201BA" w:rsidRDefault="00E201BA" w:rsidP="00E201BA">
      <w:pPr>
        <w:pStyle w:val="EndNoteBibliography"/>
        <w:spacing w:after="240"/>
        <w:rPr>
          <w:noProof/>
        </w:rPr>
      </w:pPr>
      <w:r w:rsidRPr="00E201BA">
        <w:rPr>
          <w:noProof/>
        </w:rPr>
        <w:t xml:space="preserve">Reynolds PA (2020) The mechanobiology of kidney podocytes in health and disease. </w:t>
      </w:r>
      <w:r w:rsidRPr="00E201BA">
        <w:rPr>
          <w:i/>
          <w:noProof/>
        </w:rPr>
        <w:t>Clin Sci (Lond)</w:t>
      </w:r>
      <w:r w:rsidRPr="00E201BA">
        <w:rPr>
          <w:noProof/>
        </w:rPr>
        <w:t xml:space="preserve"> 134: 1245-1253</w:t>
      </w:r>
    </w:p>
    <w:p w14:paraId="7F3F70CD" w14:textId="77777777" w:rsidR="00E201BA" w:rsidRPr="00E201BA" w:rsidRDefault="00E201BA" w:rsidP="00E201BA">
      <w:pPr>
        <w:pStyle w:val="EndNoteBibliography"/>
        <w:spacing w:after="240"/>
        <w:rPr>
          <w:noProof/>
        </w:rPr>
      </w:pPr>
      <w:r w:rsidRPr="00E201BA">
        <w:rPr>
          <w:noProof/>
        </w:rPr>
        <w:t xml:space="preserve">Roselli S, Heidet L, Sich M, Henger A, Kretzler M, Gubler MC, Antignac C (2004) Early glomerular filtration defect and severe renal disease in podocin-deficient mice. </w:t>
      </w:r>
      <w:r w:rsidRPr="00E201BA">
        <w:rPr>
          <w:i/>
          <w:noProof/>
        </w:rPr>
        <w:t>Mol Cell Biol</w:t>
      </w:r>
      <w:r w:rsidRPr="00E201BA">
        <w:rPr>
          <w:noProof/>
        </w:rPr>
        <w:t xml:space="preserve"> 24: 550-560</w:t>
      </w:r>
    </w:p>
    <w:p w14:paraId="703B50E4" w14:textId="77777777" w:rsidR="00E201BA" w:rsidRPr="00E201BA" w:rsidRDefault="00E201BA" w:rsidP="00E201BA">
      <w:pPr>
        <w:pStyle w:val="EndNoteBibliography"/>
        <w:spacing w:after="240"/>
        <w:rPr>
          <w:noProof/>
        </w:rPr>
      </w:pPr>
      <w:r w:rsidRPr="00E201BA">
        <w:rPr>
          <w:noProof/>
        </w:rPr>
        <w:t>Saxena R, Voight BF, Lyssenko V, Burtt NP, de Bakker PI, Chen H, Roix JJ, Kathiresan S, Hirschhorn JN, Daly MJ</w:t>
      </w:r>
      <w:r w:rsidRPr="00E201BA">
        <w:rPr>
          <w:i/>
          <w:noProof/>
        </w:rPr>
        <w:t xml:space="preserve"> et al</w:t>
      </w:r>
      <w:r w:rsidRPr="00E201BA">
        <w:rPr>
          <w:noProof/>
        </w:rPr>
        <w:t xml:space="preserve"> (2007) Genome-wide association analysis identifies loci for type 2 diabetes and triglyceride levels. </w:t>
      </w:r>
      <w:r w:rsidRPr="00E201BA">
        <w:rPr>
          <w:i/>
          <w:noProof/>
        </w:rPr>
        <w:t>Science</w:t>
      </w:r>
      <w:r w:rsidRPr="00E201BA">
        <w:rPr>
          <w:noProof/>
        </w:rPr>
        <w:t xml:space="preserve"> 316: 1331-1336</w:t>
      </w:r>
    </w:p>
    <w:p w14:paraId="1036F18E" w14:textId="77777777" w:rsidR="00E201BA" w:rsidRPr="00E201BA" w:rsidRDefault="00E201BA" w:rsidP="00E201BA">
      <w:pPr>
        <w:pStyle w:val="EndNoteBibliography"/>
        <w:spacing w:after="240"/>
        <w:rPr>
          <w:noProof/>
        </w:rPr>
      </w:pPr>
      <w:r w:rsidRPr="00E201BA">
        <w:rPr>
          <w:noProof/>
        </w:rPr>
        <w:t>Scott LJ, Mohlke KL, Bonnycastle LL, Willer CJ, Li Y, Duren WL, Erdos MR, Stringham HM, Chines PS, Jackson AU</w:t>
      </w:r>
      <w:r w:rsidRPr="00E201BA">
        <w:rPr>
          <w:i/>
          <w:noProof/>
        </w:rPr>
        <w:t xml:space="preserve"> et al</w:t>
      </w:r>
      <w:r w:rsidRPr="00E201BA">
        <w:rPr>
          <w:noProof/>
        </w:rPr>
        <w:t xml:space="preserve"> (2007) A genome-wide association study of type 2 diabetes in Finns detects multiple susceptibility variants. </w:t>
      </w:r>
      <w:r w:rsidRPr="00E201BA">
        <w:rPr>
          <w:i/>
          <w:noProof/>
        </w:rPr>
        <w:t>Science</w:t>
      </w:r>
      <w:r w:rsidRPr="00E201BA">
        <w:rPr>
          <w:noProof/>
        </w:rPr>
        <w:t xml:space="preserve"> 316: 1341-1345</w:t>
      </w:r>
    </w:p>
    <w:p w14:paraId="07C33612" w14:textId="77777777" w:rsidR="00E201BA" w:rsidRPr="00E201BA" w:rsidRDefault="00E201BA" w:rsidP="00E201BA">
      <w:pPr>
        <w:pStyle w:val="EndNoteBibliography"/>
        <w:spacing w:after="240"/>
        <w:rPr>
          <w:noProof/>
        </w:rPr>
      </w:pPr>
      <w:r w:rsidRPr="00E201BA">
        <w:rPr>
          <w:noProof/>
        </w:rPr>
        <w:t xml:space="preserve">Shih NY, Li J, Karpitskii V, Nguyen A, Dustin ML, Kanagawa O, Miner JH, Shaw AS (1999) Congenital nephrotic syndrome in mice lacking CD2-associated protein. </w:t>
      </w:r>
      <w:r w:rsidRPr="00E201BA">
        <w:rPr>
          <w:i/>
          <w:noProof/>
        </w:rPr>
        <w:t>Science</w:t>
      </w:r>
      <w:r w:rsidRPr="00E201BA">
        <w:rPr>
          <w:noProof/>
        </w:rPr>
        <w:t xml:space="preserve"> 286: 312-315</w:t>
      </w:r>
    </w:p>
    <w:p w14:paraId="7CC9DA15" w14:textId="77777777" w:rsidR="00E201BA" w:rsidRPr="00E201BA" w:rsidRDefault="00E201BA" w:rsidP="00E201BA">
      <w:pPr>
        <w:pStyle w:val="EndNoteBibliography"/>
        <w:spacing w:after="240"/>
        <w:rPr>
          <w:noProof/>
        </w:rPr>
      </w:pPr>
      <w:r w:rsidRPr="00E201BA">
        <w:rPr>
          <w:noProof/>
        </w:rPr>
        <w:lastRenderedPageBreak/>
        <w:t>Steinthorsdottir V, Thorleifsson G, Reynisdottir I, Benediktsson R, Jonsdottir T, Walters GB, Styrkarsdottir U, Gretarsdottir S, Emilsson V, Ghosh S</w:t>
      </w:r>
      <w:r w:rsidRPr="00E201BA">
        <w:rPr>
          <w:i/>
          <w:noProof/>
        </w:rPr>
        <w:t xml:space="preserve"> et al</w:t>
      </w:r>
      <w:r w:rsidRPr="00E201BA">
        <w:rPr>
          <w:noProof/>
        </w:rPr>
        <w:t xml:space="preserve"> (2007) A variant in CDKAL1 influences insulin response and risk of type 2 diabetes. </w:t>
      </w:r>
      <w:r w:rsidRPr="00E201BA">
        <w:rPr>
          <w:i/>
          <w:noProof/>
        </w:rPr>
        <w:t>Nat Genet</w:t>
      </w:r>
      <w:r w:rsidRPr="00E201BA">
        <w:rPr>
          <w:noProof/>
        </w:rPr>
        <w:t xml:space="preserve"> 39: 770-775</w:t>
      </w:r>
    </w:p>
    <w:p w14:paraId="7D7786CB" w14:textId="77777777" w:rsidR="00E201BA" w:rsidRPr="00E201BA" w:rsidRDefault="00E201BA" w:rsidP="00E201BA">
      <w:pPr>
        <w:pStyle w:val="EndNoteBibliography"/>
        <w:spacing w:after="240"/>
        <w:rPr>
          <w:noProof/>
        </w:rPr>
      </w:pPr>
      <w:r w:rsidRPr="00E201BA">
        <w:rPr>
          <w:noProof/>
        </w:rPr>
        <w:t xml:space="preserve">Suzuki T (2021) The expanding world of tRNA modifications and their disease relevance. </w:t>
      </w:r>
      <w:r w:rsidRPr="00E201BA">
        <w:rPr>
          <w:i/>
          <w:noProof/>
        </w:rPr>
        <w:t>Nat Rev Mol Cell Biol</w:t>
      </w:r>
      <w:r w:rsidRPr="00E201BA">
        <w:rPr>
          <w:noProof/>
        </w:rPr>
        <w:t xml:space="preserve"> 22: 375-392</w:t>
      </w:r>
    </w:p>
    <w:p w14:paraId="3F4FC251" w14:textId="77777777" w:rsidR="00E201BA" w:rsidRPr="00E201BA" w:rsidRDefault="00E201BA" w:rsidP="00E201BA">
      <w:pPr>
        <w:pStyle w:val="EndNoteBibliography"/>
        <w:spacing w:after="240"/>
        <w:rPr>
          <w:noProof/>
        </w:rPr>
      </w:pPr>
      <w:r w:rsidRPr="00E201BA">
        <w:rPr>
          <w:noProof/>
        </w:rPr>
        <w:t xml:space="preserve">Tang VW, Brieher WM (2013) FSGS3/CD2AP is a barbed-end capping protein that stabilizes actin and strengthens adherens junctions. </w:t>
      </w:r>
      <w:r w:rsidRPr="00E201BA">
        <w:rPr>
          <w:i/>
          <w:noProof/>
        </w:rPr>
        <w:t>J Cell Biol</w:t>
      </w:r>
      <w:r w:rsidRPr="00E201BA">
        <w:rPr>
          <w:noProof/>
        </w:rPr>
        <w:t xml:space="preserve"> 203: 815-833</w:t>
      </w:r>
    </w:p>
    <w:p w14:paraId="7D2AED8A" w14:textId="77777777" w:rsidR="00E201BA" w:rsidRPr="00E201BA" w:rsidRDefault="00E201BA" w:rsidP="00E201BA">
      <w:pPr>
        <w:pStyle w:val="EndNoteBibliography"/>
        <w:spacing w:after="240"/>
        <w:rPr>
          <w:noProof/>
        </w:rPr>
      </w:pPr>
      <w:r w:rsidRPr="00E201BA">
        <w:rPr>
          <w:noProof/>
        </w:rPr>
        <w:t xml:space="preserve">TheGalaxyCommunity (2022) The Galaxy platform for accessible, reproducible and collaborative biomedical analyses: 2022 update. </w:t>
      </w:r>
      <w:r w:rsidRPr="00E201BA">
        <w:rPr>
          <w:i/>
          <w:noProof/>
        </w:rPr>
        <w:t>Nucleic Acids Res</w:t>
      </w:r>
      <w:r w:rsidRPr="00E201BA">
        <w:rPr>
          <w:noProof/>
        </w:rPr>
        <w:t xml:space="preserve"> 50: W345-w351</w:t>
      </w:r>
    </w:p>
    <w:p w14:paraId="353029ED" w14:textId="77777777" w:rsidR="00E201BA" w:rsidRPr="00E201BA" w:rsidRDefault="00E201BA" w:rsidP="00E201BA">
      <w:pPr>
        <w:pStyle w:val="EndNoteBibliography"/>
        <w:spacing w:after="240"/>
        <w:rPr>
          <w:noProof/>
        </w:rPr>
      </w:pPr>
      <w:r w:rsidRPr="00E201BA">
        <w:rPr>
          <w:noProof/>
        </w:rPr>
        <w:t xml:space="preserve">Tian X, Ishibe S (2016) Targeting the podocyte cytoskeleton: from pathogenesis to therapy in proteinuric kidney disease. </w:t>
      </w:r>
      <w:r w:rsidRPr="00E201BA">
        <w:rPr>
          <w:i/>
          <w:noProof/>
        </w:rPr>
        <w:t>Nephrol Dial Transplant</w:t>
      </w:r>
      <w:r w:rsidRPr="00E201BA">
        <w:rPr>
          <w:noProof/>
        </w:rPr>
        <w:t xml:space="preserve"> 31: 1577-1583</w:t>
      </w:r>
    </w:p>
    <w:p w14:paraId="09A9ED14" w14:textId="77777777" w:rsidR="00E201BA" w:rsidRPr="00E201BA" w:rsidRDefault="00E201BA" w:rsidP="00E201BA">
      <w:pPr>
        <w:pStyle w:val="EndNoteBibliography"/>
        <w:spacing w:after="240"/>
        <w:rPr>
          <w:noProof/>
        </w:rPr>
      </w:pPr>
      <w:r w:rsidRPr="00E201BA">
        <w:rPr>
          <w:noProof/>
        </w:rPr>
        <w:t>Trautmann A, Bodria M, Ozaltin F, Gheisari A, Melk A, Azocar M, Anarat A, Caliskan S, Emma F, Gellermann J</w:t>
      </w:r>
      <w:r w:rsidRPr="00E201BA">
        <w:rPr>
          <w:i/>
          <w:noProof/>
        </w:rPr>
        <w:t xml:space="preserve"> et al</w:t>
      </w:r>
      <w:r w:rsidRPr="00E201BA">
        <w:rPr>
          <w:noProof/>
        </w:rPr>
        <w:t xml:space="preserve"> (2015) Spectrum of steroid-resistant and congenital nephrotic syndrome in children: the PodoNet registry cohort. </w:t>
      </w:r>
      <w:r w:rsidRPr="00E201BA">
        <w:rPr>
          <w:i/>
          <w:noProof/>
        </w:rPr>
        <w:t>Clin J Am Soc Nephrol</w:t>
      </w:r>
      <w:r w:rsidRPr="00E201BA">
        <w:rPr>
          <w:noProof/>
        </w:rPr>
        <w:t xml:space="preserve"> 10: 592-600</w:t>
      </w:r>
    </w:p>
    <w:p w14:paraId="62E69ED5" w14:textId="77777777" w:rsidR="00E201BA" w:rsidRPr="00E201BA" w:rsidRDefault="00E201BA" w:rsidP="00E201BA">
      <w:pPr>
        <w:pStyle w:val="EndNoteBibliography"/>
        <w:spacing w:after="240"/>
        <w:rPr>
          <w:noProof/>
        </w:rPr>
      </w:pPr>
      <w:r w:rsidRPr="00E201BA">
        <w:rPr>
          <w:noProof/>
        </w:rPr>
        <w:t>Tresky R, Miyamoto Y, Nagayoshi Y, Yabuki Y, Araki K, Takahashi Y, Komohara Y, Ge H, Nishiguchi K, Fukuda T</w:t>
      </w:r>
      <w:r w:rsidRPr="00E201BA">
        <w:rPr>
          <w:i/>
          <w:noProof/>
        </w:rPr>
        <w:t xml:space="preserve"> et al</w:t>
      </w:r>
      <w:r w:rsidRPr="00E201BA">
        <w:rPr>
          <w:noProof/>
        </w:rPr>
        <w:t xml:space="preserve"> (2024) TRMT10A dysfunction perturbs codon translation of initiator methionine and glutamine and impairs brain functions in mice. </w:t>
      </w:r>
      <w:r w:rsidRPr="00E201BA">
        <w:rPr>
          <w:i/>
          <w:noProof/>
        </w:rPr>
        <w:t>Nucleic Acids Res</w:t>
      </w:r>
      <w:r w:rsidRPr="00E201BA">
        <w:rPr>
          <w:noProof/>
        </w:rPr>
        <w:t xml:space="preserve"> 52: 9230-9246</w:t>
      </w:r>
    </w:p>
    <w:p w14:paraId="6140A1B7" w14:textId="77777777" w:rsidR="00E201BA" w:rsidRPr="00E201BA" w:rsidRDefault="00E201BA" w:rsidP="00E201BA">
      <w:pPr>
        <w:pStyle w:val="EndNoteBibliography"/>
        <w:spacing w:after="240"/>
        <w:rPr>
          <w:noProof/>
        </w:rPr>
      </w:pPr>
      <w:r w:rsidRPr="00E201BA">
        <w:rPr>
          <w:noProof/>
        </w:rPr>
        <w:t xml:space="preserve">Wang H, Sheng J, He H, Chen X, Li J, Tan R, Wang L, Lan HY (2019) A simple and highly purified method for isolation of glomeruli from the mouse kidney. </w:t>
      </w:r>
      <w:r w:rsidRPr="00E201BA">
        <w:rPr>
          <w:i/>
          <w:noProof/>
        </w:rPr>
        <w:t>Am J Physiol Renal Physiol</w:t>
      </w:r>
      <w:r w:rsidRPr="00E201BA">
        <w:rPr>
          <w:noProof/>
        </w:rPr>
        <w:t xml:space="preserve"> 317: F1217-f1223</w:t>
      </w:r>
    </w:p>
    <w:p w14:paraId="14330284" w14:textId="77777777" w:rsidR="00E201BA" w:rsidRPr="00E201BA" w:rsidRDefault="00E201BA" w:rsidP="00E201BA">
      <w:pPr>
        <w:pStyle w:val="EndNoteBibliography"/>
        <w:spacing w:after="240"/>
        <w:rPr>
          <w:noProof/>
        </w:rPr>
      </w:pPr>
      <w:r w:rsidRPr="00E201BA">
        <w:rPr>
          <w:noProof/>
        </w:rPr>
        <w:t>Wei FY, Suzuki T, Watanabe S, Kimura S, Kaitsuka T, Fujimura A, Matsui H, Atta M, Michiue H, Fontecave M</w:t>
      </w:r>
      <w:r w:rsidRPr="00E201BA">
        <w:rPr>
          <w:i/>
          <w:noProof/>
        </w:rPr>
        <w:t xml:space="preserve"> et al</w:t>
      </w:r>
      <w:r w:rsidRPr="00E201BA">
        <w:rPr>
          <w:noProof/>
        </w:rPr>
        <w:t xml:space="preserve"> (2011) Deficit of tRNA(Lys) modification by Cdkal1 causes the development of type 2 diabetes in mice. </w:t>
      </w:r>
      <w:r w:rsidRPr="00E201BA">
        <w:rPr>
          <w:i/>
          <w:noProof/>
        </w:rPr>
        <w:t>J Clin Invest</w:t>
      </w:r>
      <w:r w:rsidRPr="00E201BA">
        <w:rPr>
          <w:noProof/>
        </w:rPr>
        <w:t xml:space="preserve"> 121: 3598-3608</w:t>
      </w:r>
    </w:p>
    <w:p w14:paraId="13AAA273" w14:textId="77777777" w:rsidR="00E201BA" w:rsidRPr="00E201BA" w:rsidRDefault="00E201BA" w:rsidP="00E201BA">
      <w:pPr>
        <w:pStyle w:val="EndNoteBibliography"/>
        <w:spacing w:after="240"/>
        <w:rPr>
          <w:noProof/>
        </w:rPr>
      </w:pPr>
      <w:r w:rsidRPr="00E201BA">
        <w:rPr>
          <w:noProof/>
        </w:rPr>
        <w:t xml:space="preserve">Xie P, Wei FY, Hirata S, Kaitsuka T, Suzuki T, Suzuki T, Tomizawa K (2013) Quantitative PCR measurement of tRNA 2-methylthio modification for assessing type 2 diabetes risk. </w:t>
      </w:r>
      <w:r w:rsidRPr="00E201BA">
        <w:rPr>
          <w:i/>
          <w:noProof/>
        </w:rPr>
        <w:t>Clin Chem</w:t>
      </w:r>
      <w:r w:rsidRPr="00E201BA">
        <w:rPr>
          <w:noProof/>
        </w:rPr>
        <w:t xml:space="preserve"> 59: 1604-1612</w:t>
      </w:r>
    </w:p>
    <w:p w14:paraId="303FC610" w14:textId="77777777" w:rsidR="00E201BA" w:rsidRPr="00E201BA" w:rsidRDefault="00E201BA" w:rsidP="00E201BA">
      <w:pPr>
        <w:pStyle w:val="EndNoteBibliography"/>
        <w:spacing w:after="240"/>
        <w:rPr>
          <w:noProof/>
        </w:rPr>
      </w:pPr>
      <w:r w:rsidRPr="00E201BA">
        <w:rPr>
          <w:noProof/>
        </w:rPr>
        <w:t xml:space="preserve">Yarian C, Marszalek M, Sochacka E, Malkiewicz A, Guenther R, Miskiewicz A, Agris PF (2000) Modified nucleoside dependent Watson-Crick and wobble codon binding by tRNALysUUU species. </w:t>
      </w:r>
      <w:r w:rsidRPr="00E201BA">
        <w:rPr>
          <w:i/>
          <w:noProof/>
        </w:rPr>
        <w:t>Biochemistry</w:t>
      </w:r>
      <w:r w:rsidRPr="00E201BA">
        <w:rPr>
          <w:noProof/>
        </w:rPr>
        <w:t xml:space="preserve"> 39: 13390-13395</w:t>
      </w:r>
    </w:p>
    <w:p w14:paraId="68B44E5A" w14:textId="77777777" w:rsidR="00E201BA" w:rsidRPr="00E201BA" w:rsidRDefault="00E201BA" w:rsidP="00E201BA">
      <w:pPr>
        <w:pStyle w:val="EndNoteBibliography"/>
        <w:spacing w:after="240"/>
        <w:rPr>
          <w:noProof/>
        </w:rPr>
      </w:pPr>
      <w:r w:rsidRPr="00E201BA">
        <w:rPr>
          <w:noProof/>
        </w:rPr>
        <w:t xml:space="preserve">Yasuda H, Fukusumi Y, Zhang Y, Kawachi H (2023) 14-3-3 Proteins stabilize actin and vimentin filaments to maintain processes in renal glomerular podocyte. </w:t>
      </w:r>
      <w:r w:rsidRPr="00E201BA">
        <w:rPr>
          <w:i/>
          <w:noProof/>
        </w:rPr>
        <w:t>Faseb j</w:t>
      </w:r>
      <w:r w:rsidRPr="00E201BA">
        <w:rPr>
          <w:noProof/>
        </w:rPr>
        <w:t xml:space="preserve"> 37: e23168</w:t>
      </w:r>
    </w:p>
    <w:p w14:paraId="43760C48" w14:textId="77777777" w:rsidR="00E201BA" w:rsidRPr="00E201BA" w:rsidRDefault="00E201BA" w:rsidP="00E201BA">
      <w:pPr>
        <w:pStyle w:val="EndNoteBibliography"/>
        <w:spacing w:after="240"/>
        <w:rPr>
          <w:noProof/>
        </w:rPr>
      </w:pPr>
      <w:r w:rsidRPr="00E201BA">
        <w:rPr>
          <w:noProof/>
        </w:rPr>
        <w:lastRenderedPageBreak/>
        <w:t>Zeggini E, Weedon MN, Lindgren CM, Frayling TM, Elliott KS, Lango H, Timpson NJ, Perry JR, Rayner NW, Freathy RM</w:t>
      </w:r>
      <w:r w:rsidRPr="00E201BA">
        <w:rPr>
          <w:i/>
          <w:noProof/>
        </w:rPr>
        <w:t xml:space="preserve"> et al</w:t>
      </w:r>
      <w:r w:rsidRPr="00E201BA">
        <w:rPr>
          <w:noProof/>
        </w:rPr>
        <w:t xml:space="preserve"> (2007) Replication of genome-wide association signals in UK samples reveals risk loci for type 2 diabetes. </w:t>
      </w:r>
      <w:r w:rsidRPr="00E201BA">
        <w:rPr>
          <w:i/>
          <w:noProof/>
        </w:rPr>
        <w:t>Science</w:t>
      </w:r>
      <w:r w:rsidRPr="00E201BA">
        <w:rPr>
          <w:noProof/>
        </w:rPr>
        <w:t xml:space="preserve"> 316: 1336-1341</w:t>
      </w:r>
    </w:p>
    <w:p w14:paraId="3F3CC82C" w14:textId="77777777" w:rsidR="00E201BA" w:rsidRPr="00E201BA" w:rsidRDefault="00E201BA" w:rsidP="00E201BA">
      <w:pPr>
        <w:pStyle w:val="EndNoteBibliography"/>
        <w:spacing w:after="240"/>
        <w:rPr>
          <w:noProof/>
        </w:rPr>
      </w:pPr>
      <w:r w:rsidRPr="00E201BA">
        <w:rPr>
          <w:noProof/>
        </w:rPr>
        <w:t xml:space="preserve">Zhao J, Bruck S, Cemerski S, Zhang L, Butler B, Dani A, Cooper JA, Shaw AS (2013) CD2AP links cortactin and capping protein at the cell periphery to facilitate formation of lamellipodia. </w:t>
      </w:r>
      <w:r w:rsidRPr="00E201BA">
        <w:rPr>
          <w:i/>
          <w:noProof/>
        </w:rPr>
        <w:t>Mol Cell Biol</w:t>
      </w:r>
      <w:r w:rsidRPr="00E201BA">
        <w:rPr>
          <w:noProof/>
        </w:rPr>
        <w:t xml:space="preserve"> 33: 38-47</w:t>
      </w:r>
    </w:p>
    <w:p w14:paraId="0705B2F8" w14:textId="77777777" w:rsidR="00E201BA" w:rsidRPr="00E201BA" w:rsidRDefault="00E201BA" w:rsidP="00E201BA">
      <w:pPr>
        <w:pStyle w:val="EndNoteBibliography"/>
        <w:rPr>
          <w:noProof/>
        </w:rPr>
      </w:pPr>
      <w:r w:rsidRPr="00E201BA">
        <w:rPr>
          <w:noProof/>
        </w:rPr>
        <w:t xml:space="preserve">Zhou B, Wei FY, Kanai N, Fujimura A, Kaitsuka T, Tomizawa K (2014) Identification of a splicing variant that regulates type 2 diabetes risk factor CDKAL1 level by a coding-independent mechanism in human. </w:t>
      </w:r>
      <w:r w:rsidRPr="00E201BA">
        <w:rPr>
          <w:i/>
          <w:noProof/>
        </w:rPr>
        <w:t>Hum Mol Genet</w:t>
      </w:r>
      <w:r w:rsidRPr="00E201BA">
        <w:rPr>
          <w:noProof/>
        </w:rPr>
        <w:t xml:space="preserve"> 23: 4639-4650</w:t>
      </w:r>
    </w:p>
    <w:p w14:paraId="26B48422" w14:textId="12F61EBB" w:rsidR="00390479" w:rsidRPr="00A55D32" w:rsidRDefault="00390479" w:rsidP="00F11280">
      <w:pPr>
        <w:suppressLineNumbers/>
        <w:spacing w:line="360" w:lineRule="auto"/>
        <w:rPr>
          <w:rFonts w:ascii="Times New Roman" w:hAnsi="Times New Roman" w:cs="Times New Roman"/>
          <w:b/>
          <w:bCs/>
          <w:color w:val="FF0000"/>
        </w:rPr>
      </w:pPr>
      <w:r w:rsidRPr="006E4CFD">
        <w:rPr>
          <w:rFonts w:ascii="Times New Roman" w:hAnsi="Times New Roman" w:cs="Times New Roman"/>
          <w:b/>
          <w:bCs/>
        </w:rPr>
        <w:fldChar w:fldCharType="end"/>
      </w:r>
    </w:p>
    <w:p w14:paraId="13C795B1" w14:textId="77777777" w:rsidR="0062088A" w:rsidRPr="00A55D32" w:rsidRDefault="0062088A" w:rsidP="00FC3B38">
      <w:pPr>
        <w:suppressLineNumbers/>
        <w:spacing w:line="360" w:lineRule="auto"/>
        <w:rPr>
          <w:rFonts w:ascii="Times New Roman" w:eastAsia="MS Mincho" w:hAnsi="Times New Roman" w:cs="Times New Roman"/>
          <w:b/>
          <w:bCs/>
          <w:color w:val="FF0000"/>
        </w:rPr>
      </w:pPr>
    </w:p>
    <w:p w14:paraId="76C13EAE" w14:textId="77777777" w:rsidR="0062088A" w:rsidRPr="006E4CFD" w:rsidRDefault="0062088A" w:rsidP="00FC3B38">
      <w:pPr>
        <w:suppressLineNumbers/>
        <w:spacing w:line="360" w:lineRule="auto"/>
        <w:rPr>
          <w:rFonts w:ascii="Times New Roman" w:eastAsia="MS Mincho" w:hAnsi="Times New Roman" w:cs="Times New Roman"/>
          <w:b/>
          <w:bCs/>
          <w:color w:val="000000" w:themeColor="text1"/>
        </w:rPr>
      </w:pPr>
    </w:p>
    <w:p w14:paraId="5040CE46" w14:textId="0ABA929E" w:rsidR="00F96F2E" w:rsidRPr="006E4CFD" w:rsidRDefault="00F96F2E" w:rsidP="001D3127">
      <w:pPr>
        <w:pStyle w:val="NormalWeb"/>
        <w:spacing w:before="0" w:beforeAutospacing="0" w:after="0" w:afterAutospacing="0" w:line="360" w:lineRule="auto"/>
        <w:rPr>
          <w:rFonts w:ascii="Times New Roman" w:hAnsi="Times New Roman" w:cs="Times New Roman"/>
          <w:color w:val="000000"/>
          <w:shd w:val="clear" w:color="auto" w:fill="FFFFFF"/>
        </w:rPr>
        <w:sectPr w:rsidR="00F96F2E" w:rsidRPr="006E4CFD" w:rsidSect="005328E5">
          <w:headerReference w:type="default" r:id="rId12"/>
          <w:footerReference w:type="even" r:id="rId13"/>
          <w:footerReference w:type="default" r:id="rId14"/>
          <w:pgSz w:w="11906" w:h="16838"/>
          <w:pgMar w:top="1440" w:right="1077" w:bottom="1440" w:left="1077" w:header="851" w:footer="992" w:gutter="0"/>
          <w:lnNumType w:countBy="1" w:restart="continuous"/>
          <w:cols w:space="425"/>
          <w:docGrid w:type="lines" w:linePitch="357" w:charSpace="819"/>
        </w:sectPr>
      </w:pPr>
    </w:p>
    <w:p w14:paraId="39B6B18E" w14:textId="6FF9C424" w:rsidR="00C56058" w:rsidRPr="006E4CFD" w:rsidRDefault="00833659" w:rsidP="00C56058">
      <w:pPr>
        <w:pStyle w:val="NormalWeb"/>
        <w:spacing w:before="0" w:beforeAutospacing="0" w:after="0" w:afterAutospacing="0" w:line="360" w:lineRule="auto"/>
        <w:rPr>
          <w:rFonts w:ascii="Times New Roman" w:hAnsi="Times New Roman" w:cs="Times New Roman"/>
          <w:b/>
          <w:bCs/>
          <w:color w:val="000000"/>
          <w:shd w:val="clear" w:color="auto" w:fill="FFFFFF"/>
        </w:rPr>
      </w:pPr>
      <w:r w:rsidRPr="006E4CFD">
        <w:rPr>
          <w:rFonts w:ascii="Times New Roman" w:hAnsi="Times New Roman" w:cs="Times New Roman"/>
          <w:b/>
          <w:bCs/>
          <w:color w:val="000000"/>
          <w:shd w:val="clear" w:color="auto" w:fill="FFFFFF"/>
        </w:rPr>
        <w:lastRenderedPageBreak/>
        <w:t>Figure legends</w:t>
      </w:r>
    </w:p>
    <w:p w14:paraId="0B7FB6BA" w14:textId="4C197213" w:rsidR="000662B2" w:rsidRPr="003B1CCC" w:rsidRDefault="00833659" w:rsidP="00C56058">
      <w:pPr>
        <w:pStyle w:val="NormalWeb"/>
        <w:spacing w:before="0" w:beforeAutospacing="0" w:after="0" w:afterAutospacing="0" w:line="360" w:lineRule="auto"/>
        <w:rPr>
          <w:rFonts w:ascii="Times New Roman" w:hAnsi="Times New Roman" w:cs="Times New Roman"/>
          <w:color w:val="000000" w:themeColor="text1"/>
        </w:rPr>
      </w:pPr>
      <w:r w:rsidRPr="006E4CFD">
        <w:rPr>
          <w:rFonts w:ascii="Times New Roman" w:hAnsi="Times New Roman" w:cs="Times New Roman"/>
          <w:b/>
          <w:bCs/>
          <w:color w:val="000000" w:themeColor="text1"/>
        </w:rPr>
        <w:t>Figure 1. CKD progression phenotypes observed upon increased kidney load in systemic</w:t>
      </w:r>
      <w:r w:rsidRPr="006E4CFD">
        <w:rPr>
          <w:rFonts w:ascii="Times New Roman" w:hAnsi="Times New Roman" w:cs="Times New Roman"/>
          <w:b/>
          <w:bCs/>
          <w:i/>
          <w:iCs/>
          <w:color w:val="000000" w:themeColor="text1"/>
        </w:rPr>
        <w:t xml:space="preserve"> Cdkal1</w:t>
      </w:r>
      <w:r w:rsidRPr="006E4CFD">
        <w:rPr>
          <w:rFonts w:ascii="Times New Roman" w:hAnsi="Times New Roman" w:cs="Times New Roman"/>
          <w:b/>
          <w:bCs/>
          <w:color w:val="000000" w:themeColor="text1"/>
        </w:rPr>
        <w:t xml:space="preserve"> KO mice. </w:t>
      </w:r>
      <w:r w:rsidRPr="006E4CFD">
        <w:rPr>
          <w:rFonts w:ascii="Times New Roman" w:hAnsi="Times New Roman" w:cs="Times New Roman"/>
          <w:color w:val="000000" w:themeColor="text1"/>
        </w:rPr>
        <w:t>(</w:t>
      </w:r>
      <w:r w:rsidR="00AD57C1" w:rsidRPr="006E4CFD">
        <w:rPr>
          <w:rFonts w:ascii="Times New Roman" w:hAnsi="Times New Roman" w:cs="Times New Roman"/>
          <w:b/>
          <w:bCs/>
          <w:color w:val="000000" w:themeColor="text1"/>
        </w:rPr>
        <w:t>A</w:t>
      </w:r>
      <w:r w:rsidRPr="006E4CFD">
        <w:rPr>
          <w:rFonts w:ascii="Times New Roman" w:hAnsi="Times New Roman" w:cs="Times New Roman"/>
          <w:color w:val="000000" w:themeColor="text1"/>
        </w:rPr>
        <w:t>) Chemical structure of ms</w:t>
      </w:r>
      <w:r w:rsidRPr="006E4CFD">
        <w:rPr>
          <w:rFonts w:ascii="Times New Roman" w:hAnsi="Times New Roman" w:cs="Times New Roman"/>
          <w:color w:val="000000" w:themeColor="text1"/>
          <w:vertAlign w:val="superscript"/>
        </w:rPr>
        <w:t>2</w:t>
      </w:r>
      <w:r w:rsidRPr="006E4CFD">
        <w:rPr>
          <w:rFonts w:ascii="Times New Roman" w:hAnsi="Times New Roman" w:cs="Times New Roman"/>
          <w:color w:val="000000" w:themeColor="text1"/>
        </w:rPr>
        <w:t>t</w:t>
      </w:r>
      <w:r w:rsidRPr="006E4CFD">
        <w:rPr>
          <w:rFonts w:ascii="Times New Roman" w:hAnsi="Times New Roman" w:cs="Times New Roman"/>
          <w:color w:val="000000" w:themeColor="text1"/>
          <w:vertAlign w:val="superscript"/>
        </w:rPr>
        <w:t>6</w:t>
      </w:r>
      <w:r w:rsidRPr="006E4CFD">
        <w:rPr>
          <w:rFonts w:ascii="Times New Roman" w:hAnsi="Times New Roman" w:cs="Times New Roman"/>
          <w:color w:val="000000" w:themeColor="text1"/>
        </w:rPr>
        <w:t>A. The modified residues of 2-methylthio-</w:t>
      </w:r>
      <w:r w:rsidRPr="006E4CFD">
        <w:rPr>
          <w:rFonts w:ascii="Times New Roman" w:hAnsi="Times New Roman" w:cs="Times New Roman"/>
          <w:i/>
          <w:color w:val="000000" w:themeColor="text1"/>
        </w:rPr>
        <w:t>N</w:t>
      </w:r>
      <w:r w:rsidRPr="006E4CFD">
        <w:rPr>
          <w:rFonts w:ascii="Times New Roman" w:hAnsi="Times New Roman" w:cs="Times New Roman"/>
          <w:color w:val="000000" w:themeColor="text1"/>
          <w:vertAlign w:val="superscript"/>
        </w:rPr>
        <w:t>6</w:t>
      </w:r>
      <w:r w:rsidRPr="006E4CFD">
        <w:rPr>
          <w:rFonts w:ascii="Times New Roman" w:hAnsi="Times New Roman" w:cs="Times New Roman"/>
          <w:color w:val="000000" w:themeColor="text1"/>
        </w:rPr>
        <w:t>-threonylcarbamoyladenosine (ms</w:t>
      </w:r>
      <w:r w:rsidRPr="006E4CFD">
        <w:rPr>
          <w:rFonts w:ascii="Times New Roman" w:hAnsi="Times New Roman" w:cs="Times New Roman"/>
          <w:color w:val="000000" w:themeColor="text1"/>
          <w:vertAlign w:val="superscript"/>
        </w:rPr>
        <w:t>2</w:t>
      </w:r>
      <w:r w:rsidRPr="006E4CFD">
        <w:rPr>
          <w:rFonts w:ascii="Times New Roman" w:hAnsi="Times New Roman" w:cs="Times New Roman"/>
          <w:color w:val="000000" w:themeColor="text1"/>
        </w:rPr>
        <w:t>t</w:t>
      </w:r>
      <w:r w:rsidRPr="006E4CFD">
        <w:rPr>
          <w:rFonts w:ascii="Times New Roman" w:hAnsi="Times New Roman" w:cs="Times New Roman"/>
          <w:color w:val="000000" w:themeColor="text1"/>
          <w:vertAlign w:val="superscript"/>
        </w:rPr>
        <w:t>6</w:t>
      </w:r>
      <w:r w:rsidRPr="006E4CFD">
        <w:rPr>
          <w:rFonts w:ascii="Times New Roman" w:hAnsi="Times New Roman" w:cs="Times New Roman"/>
          <w:color w:val="000000" w:themeColor="text1"/>
        </w:rPr>
        <w:t>A) are depicted in red and the adenosine backbone in black. (</w:t>
      </w:r>
      <w:r w:rsidR="00AD57C1" w:rsidRPr="006E4CFD">
        <w:rPr>
          <w:rFonts w:ascii="Times New Roman" w:hAnsi="Times New Roman" w:cs="Times New Roman"/>
          <w:b/>
          <w:bCs/>
          <w:color w:val="000000" w:themeColor="text1"/>
        </w:rPr>
        <w:t>B</w:t>
      </w:r>
      <w:r w:rsidRPr="006E4CFD">
        <w:rPr>
          <w:rFonts w:ascii="Times New Roman" w:hAnsi="Times New Roman" w:cs="Times New Roman"/>
          <w:color w:val="000000" w:themeColor="text1"/>
        </w:rPr>
        <w:t>) Secondary structure of the human cytoplasmic tRNA</w:t>
      </w:r>
      <w:r w:rsidRPr="006E4CFD">
        <w:rPr>
          <w:rFonts w:ascii="Times New Roman" w:hAnsi="Times New Roman" w:cs="Times New Roman"/>
          <w:color w:val="000000" w:themeColor="text1"/>
          <w:vertAlign w:val="superscript"/>
        </w:rPr>
        <w:t>Lys</w:t>
      </w:r>
      <w:r w:rsidRPr="006E4CFD">
        <w:rPr>
          <w:rFonts w:ascii="Times New Roman" w:hAnsi="Times New Roman" w:cs="Times New Roman"/>
          <w:color w:val="000000" w:themeColor="text1"/>
          <w:vertAlign w:val="subscript"/>
        </w:rPr>
        <w:t>UUU</w:t>
      </w:r>
      <w:r w:rsidRPr="006E4CFD">
        <w:rPr>
          <w:rFonts w:ascii="Times New Roman" w:hAnsi="Times New Roman" w:cs="Times New Roman"/>
          <w:color w:val="000000" w:themeColor="text1"/>
        </w:rPr>
        <w:t xml:space="preserve">, with the following modified nucleosides: </w:t>
      </w:r>
      <w:r w:rsidRPr="006E4CFD">
        <w:rPr>
          <w:rFonts w:ascii="Times New Roman" w:hAnsi="Times New Roman" w:cs="Times New Roman"/>
          <w:i/>
          <w:color w:val="000000" w:themeColor="text1"/>
        </w:rPr>
        <w:t>N</w:t>
      </w:r>
      <w:r w:rsidRPr="006E4CFD">
        <w:rPr>
          <w:rFonts w:ascii="Times New Roman" w:hAnsi="Times New Roman" w:cs="Times New Roman"/>
          <w:color w:val="000000" w:themeColor="text1"/>
          <w:vertAlign w:val="superscript"/>
        </w:rPr>
        <w:t>2</w:t>
      </w:r>
      <w:r w:rsidRPr="006E4CFD">
        <w:rPr>
          <w:rFonts w:ascii="Times New Roman" w:hAnsi="Times New Roman" w:cs="Times New Roman"/>
          <w:color w:val="000000" w:themeColor="text1"/>
        </w:rPr>
        <w:t>-methylguanosine (m</w:t>
      </w:r>
      <w:r w:rsidRPr="006E4CFD">
        <w:rPr>
          <w:rFonts w:ascii="Times New Roman" w:hAnsi="Times New Roman" w:cs="Times New Roman"/>
          <w:color w:val="000000" w:themeColor="text1"/>
          <w:vertAlign w:val="superscript"/>
        </w:rPr>
        <w:t>2</w:t>
      </w:r>
      <w:r w:rsidRPr="006E4CFD">
        <w:rPr>
          <w:rFonts w:ascii="Times New Roman" w:hAnsi="Times New Roman" w:cs="Times New Roman"/>
          <w:color w:val="000000" w:themeColor="text1"/>
        </w:rPr>
        <w:t>G), dihydrouridine (D), pseudouridine (Ψ), 5-methoxycarbonylmethyl-2-thiouridine (mcm</w:t>
      </w:r>
      <w:r w:rsidRPr="006E4CFD">
        <w:rPr>
          <w:rFonts w:ascii="Times New Roman" w:hAnsi="Times New Roman" w:cs="Times New Roman"/>
          <w:color w:val="000000" w:themeColor="text1"/>
          <w:vertAlign w:val="superscript"/>
        </w:rPr>
        <w:t>5</w:t>
      </w:r>
      <w:r w:rsidRPr="006E4CFD">
        <w:rPr>
          <w:rFonts w:ascii="Times New Roman" w:hAnsi="Times New Roman" w:cs="Times New Roman"/>
          <w:color w:val="000000" w:themeColor="text1"/>
        </w:rPr>
        <w:t>s</w:t>
      </w:r>
      <w:r w:rsidRPr="006E4CFD">
        <w:rPr>
          <w:rFonts w:ascii="Times New Roman" w:hAnsi="Times New Roman" w:cs="Times New Roman"/>
          <w:color w:val="000000" w:themeColor="text1"/>
          <w:vertAlign w:val="superscript"/>
        </w:rPr>
        <w:t>2</w:t>
      </w:r>
      <w:r w:rsidRPr="006E4CFD">
        <w:rPr>
          <w:rFonts w:ascii="Times New Roman" w:hAnsi="Times New Roman" w:cs="Times New Roman"/>
          <w:color w:val="000000" w:themeColor="text1"/>
        </w:rPr>
        <w:t xml:space="preserve">U), </w:t>
      </w:r>
      <w:r w:rsidRPr="006E4CFD">
        <w:rPr>
          <w:rFonts w:ascii="Times New Roman" w:hAnsi="Times New Roman" w:cs="Times New Roman"/>
          <w:i/>
          <w:color w:val="000000" w:themeColor="text1"/>
        </w:rPr>
        <w:t>N</w:t>
      </w:r>
      <w:r w:rsidRPr="006E4CFD">
        <w:rPr>
          <w:rFonts w:ascii="Times New Roman" w:hAnsi="Times New Roman" w:cs="Times New Roman"/>
          <w:color w:val="000000" w:themeColor="text1"/>
          <w:vertAlign w:val="superscript"/>
        </w:rPr>
        <w:t>7</w:t>
      </w:r>
      <w:r w:rsidRPr="006E4CFD">
        <w:rPr>
          <w:rFonts w:ascii="Times New Roman" w:hAnsi="Times New Roman" w:cs="Times New Roman"/>
          <w:color w:val="000000" w:themeColor="text1"/>
        </w:rPr>
        <w:t>-methylguanosine (m</w:t>
      </w:r>
      <w:r w:rsidRPr="006E4CFD">
        <w:rPr>
          <w:rFonts w:ascii="Times New Roman" w:hAnsi="Times New Roman" w:cs="Times New Roman"/>
          <w:color w:val="000000" w:themeColor="text1"/>
          <w:vertAlign w:val="superscript"/>
        </w:rPr>
        <w:t>7</w:t>
      </w:r>
      <w:r w:rsidRPr="006E4CFD">
        <w:rPr>
          <w:rFonts w:ascii="Times New Roman" w:hAnsi="Times New Roman" w:cs="Times New Roman"/>
          <w:color w:val="000000" w:themeColor="text1"/>
        </w:rPr>
        <w:t>G), 5-methylcytidine (m</w:t>
      </w:r>
      <w:r w:rsidRPr="006E4CFD">
        <w:rPr>
          <w:rFonts w:ascii="Times New Roman" w:hAnsi="Times New Roman" w:cs="Times New Roman"/>
          <w:color w:val="000000" w:themeColor="text1"/>
          <w:vertAlign w:val="superscript"/>
        </w:rPr>
        <w:t>5</w:t>
      </w:r>
      <w:r w:rsidRPr="006E4CFD">
        <w:rPr>
          <w:rFonts w:ascii="Times New Roman" w:hAnsi="Times New Roman" w:cs="Times New Roman"/>
          <w:color w:val="000000" w:themeColor="text1"/>
        </w:rPr>
        <w:t>C), 5,2'-</w:t>
      </w:r>
      <w:r w:rsidRPr="006E4CFD">
        <w:rPr>
          <w:rFonts w:ascii="Times New Roman" w:hAnsi="Times New Roman" w:cs="Times New Roman"/>
          <w:i/>
          <w:color w:val="000000" w:themeColor="text1"/>
        </w:rPr>
        <w:t>O</w:t>
      </w:r>
      <w:r w:rsidRPr="006E4CFD">
        <w:rPr>
          <w:rFonts w:ascii="Times New Roman" w:hAnsi="Times New Roman" w:cs="Times New Roman"/>
          <w:color w:val="000000" w:themeColor="text1"/>
        </w:rPr>
        <w:t>-dimethyluridine (m</w:t>
      </w:r>
      <w:r w:rsidRPr="006E4CFD">
        <w:rPr>
          <w:rFonts w:ascii="Times New Roman" w:hAnsi="Times New Roman" w:cs="Times New Roman"/>
          <w:color w:val="000000" w:themeColor="text1"/>
          <w:vertAlign w:val="superscript"/>
        </w:rPr>
        <w:t>5</w:t>
      </w:r>
      <w:r w:rsidRPr="006E4CFD">
        <w:rPr>
          <w:rFonts w:ascii="Times New Roman" w:hAnsi="Times New Roman" w:cs="Times New Roman"/>
          <w:color w:val="000000" w:themeColor="text1"/>
        </w:rPr>
        <w:t xml:space="preserve">Um), and </w:t>
      </w:r>
      <w:r w:rsidRPr="006E4CFD">
        <w:rPr>
          <w:rFonts w:ascii="Times New Roman" w:hAnsi="Times New Roman" w:cs="Times New Roman"/>
          <w:i/>
          <w:iCs/>
          <w:color w:val="000000" w:themeColor="text1"/>
        </w:rPr>
        <w:t>N</w:t>
      </w:r>
      <w:r w:rsidRPr="006E4CFD">
        <w:rPr>
          <w:rFonts w:ascii="Times New Roman" w:hAnsi="Times New Roman" w:cs="Times New Roman"/>
          <w:iCs/>
          <w:color w:val="000000" w:themeColor="text1"/>
          <w:vertAlign w:val="superscript"/>
        </w:rPr>
        <w:t>1</w:t>
      </w:r>
      <w:r w:rsidRPr="006E4CFD">
        <w:rPr>
          <w:rFonts w:ascii="Times New Roman" w:hAnsi="Times New Roman" w:cs="Times New Roman"/>
          <w:color w:val="000000" w:themeColor="text1"/>
        </w:rPr>
        <w:t>-methyladenosine (m</w:t>
      </w:r>
      <w:r w:rsidRPr="006E4CFD">
        <w:rPr>
          <w:rFonts w:ascii="Times New Roman" w:hAnsi="Times New Roman" w:cs="Times New Roman"/>
          <w:color w:val="000000" w:themeColor="text1"/>
          <w:vertAlign w:val="superscript"/>
        </w:rPr>
        <w:t>1</w:t>
      </w:r>
      <w:r w:rsidRPr="006E4CFD">
        <w:rPr>
          <w:rFonts w:ascii="Times New Roman" w:hAnsi="Times New Roman" w:cs="Times New Roman"/>
          <w:color w:val="000000" w:themeColor="text1"/>
        </w:rPr>
        <w:t>A). (</w:t>
      </w:r>
      <w:r w:rsidR="00AD57C1" w:rsidRPr="006E4CFD">
        <w:rPr>
          <w:rFonts w:ascii="Times New Roman" w:hAnsi="Times New Roman" w:cs="Times New Roman"/>
          <w:b/>
          <w:color w:val="000000" w:themeColor="text1"/>
        </w:rPr>
        <w:t>C</w:t>
      </w:r>
      <w:r w:rsidRPr="006E4CFD">
        <w:rPr>
          <w:rFonts w:ascii="Times New Roman" w:hAnsi="Times New Roman" w:cs="Times New Roman"/>
          <w:color w:val="000000" w:themeColor="text1"/>
        </w:rPr>
        <w:t xml:space="preserve">) Generation of systemic </w:t>
      </w:r>
      <w:r w:rsidRPr="006E4CFD">
        <w:rPr>
          <w:rFonts w:ascii="Times New Roman" w:hAnsi="Times New Roman" w:cs="Times New Roman"/>
          <w:i/>
          <w:iCs/>
          <w:color w:val="000000" w:themeColor="text1"/>
        </w:rPr>
        <w:t>Cdkal1</w:t>
      </w:r>
      <w:r w:rsidRPr="006E4CFD">
        <w:rPr>
          <w:rFonts w:ascii="Times New Roman" w:hAnsi="Times New Roman" w:cs="Times New Roman"/>
          <w:color w:val="000000" w:themeColor="text1"/>
        </w:rPr>
        <w:t xml:space="preserve"> KO mice. Mice with </w:t>
      </w:r>
      <w:r w:rsidRPr="006E4CFD">
        <w:rPr>
          <w:rFonts w:ascii="Times New Roman" w:hAnsi="Times New Roman" w:cs="Times New Roman"/>
          <w:i/>
          <w:iCs/>
          <w:color w:val="000000" w:themeColor="text1"/>
        </w:rPr>
        <w:t>Cdkal1</w:t>
      </w:r>
      <w:r w:rsidRPr="006E4CFD">
        <w:rPr>
          <w:rFonts w:ascii="Times New Roman" w:hAnsi="Times New Roman" w:cs="Times New Roman"/>
          <w:color w:val="000000" w:themeColor="text1"/>
        </w:rPr>
        <w:t xml:space="preserve"> exon 5 flanked by loxP sequences (green triangles) were crossed with ubiquitously Cre-expressing mice to generate systemic</w:t>
      </w:r>
      <w:r w:rsidRPr="006E4CFD">
        <w:rPr>
          <w:rFonts w:ascii="Times New Roman" w:hAnsi="Times New Roman" w:cs="Times New Roman"/>
          <w:i/>
          <w:iCs/>
          <w:color w:val="000000" w:themeColor="text1"/>
        </w:rPr>
        <w:t xml:space="preserve"> Cdkal1</w:t>
      </w:r>
      <w:r w:rsidRPr="006E4CFD">
        <w:rPr>
          <w:rFonts w:ascii="Times New Roman" w:hAnsi="Times New Roman" w:cs="Times New Roman"/>
          <w:color w:val="000000" w:themeColor="text1"/>
        </w:rPr>
        <w:t xml:space="preserve"> KO mice. pA, rabbit β globin poly-adenylation signal. (</w:t>
      </w:r>
      <w:r w:rsidR="00AD57C1" w:rsidRPr="006E4CFD">
        <w:rPr>
          <w:rFonts w:ascii="Times New Roman" w:hAnsi="Times New Roman" w:cs="Times New Roman"/>
          <w:b/>
          <w:color w:val="000000" w:themeColor="text1"/>
        </w:rPr>
        <w:t>D</w:t>
      </w:r>
      <w:r w:rsidRPr="006E4CFD">
        <w:rPr>
          <w:rFonts w:ascii="Times New Roman" w:hAnsi="Times New Roman" w:cs="Times New Roman"/>
          <w:color w:val="000000" w:themeColor="text1"/>
        </w:rPr>
        <w:t>) Body mass</w:t>
      </w:r>
      <w:r w:rsidRPr="007307AC">
        <w:rPr>
          <w:rFonts w:ascii="Times New Roman" w:hAnsi="Times New Roman" w:cs="Times New Roman"/>
          <w:color w:val="000000" w:themeColor="text1"/>
        </w:rPr>
        <w:t>es of systemic</w:t>
      </w:r>
      <w:r w:rsidRPr="007307AC">
        <w:rPr>
          <w:rFonts w:ascii="Times New Roman" w:hAnsi="Times New Roman" w:cs="Times New Roman"/>
          <w:i/>
          <w:iCs/>
          <w:color w:val="000000" w:themeColor="text1"/>
        </w:rPr>
        <w:t xml:space="preserve"> Cdkal1</w:t>
      </w:r>
      <w:r w:rsidRPr="007307AC">
        <w:rPr>
          <w:rFonts w:ascii="Times New Roman" w:hAnsi="Times New Roman" w:cs="Times New Roman"/>
          <w:color w:val="000000" w:themeColor="text1"/>
        </w:rPr>
        <w:t xml:space="preserve"> KO mice and floxed mice. </w:t>
      </w:r>
      <w:r w:rsidRPr="007307AC">
        <w:rPr>
          <w:rFonts w:ascii="Times New Roman" w:hAnsi="Times New Roman" w:cs="Times New Roman"/>
          <w:i/>
          <w:iCs/>
          <w:color w:val="000000" w:themeColor="text1"/>
        </w:rPr>
        <w:t xml:space="preserve">n </w:t>
      </w:r>
      <w:r w:rsidRPr="007307AC">
        <w:rPr>
          <w:rFonts w:ascii="Times New Roman" w:hAnsi="Times New Roman" w:cs="Times New Roman"/>
          <w:color w:val="000000" w:themeColor="text1"/>
        </w:rPr>
        <w:t>= 6.</w:t>
      </w:r>
      <w:r w:rsidR="000454ED" w:rsidRPr="007307AC">
        <w:rPr>
          <w:rFonts w:ascii="Times New Roman" w:hAnsi="Times New Roman" w:cs="Times New Roman"/>
          <w:color w:val="000000" w:themeColor="text1"/>
        </w:rPr>
        <w:t xml:space="preserve"> Data are presented as mean ± SEM.</w:t>
      </w:r>
      <w:r w:rsidR="00966682" w:rsidRPr="007307AC">
        <w:rPr>
          <w:rFonts w:ascii="Times New Roman" w:hAnsi="Times New Roman" w:cs="Times New Roman"/>
          <w:color w:val="000000" w:themeColor="text1"/>
        </w:rPr>
        <w:t xml:space="preserve"> </w:t>
      </w:r>
      <w:r w:rsidRPr="007307AC">
        <w:rPr>
          <w:rFonts w:ascii="Times New Roman" w:hAnsi="Times New Roman" w:cs="Times New Roman"/>
          <w:color w:val="000000" w:themeColor="text1"/>
        </w:rPr>
        <w:t>(</w:t>
      </w:r>
      <w:r w:rsidR="003C7248" w:rsidRPr="007307AC">
        <w:rPr>
          <w:rFonts w:ascii="Times New Roman" w:hAnsi="Times New Roman" w:cs="Times New Roman"/>
          <w:b/>
          <w:color w:val="000000" w:themeColor="text1"/>
        </w:rPr>
        <w:t>E</w:t>
      </w:r>
      <w:r w:rsidRPr="007307AC">
        <w:rPr>
          <w:rFonts w:ascii="Times New Roman" w:hAnsi="Times New Roman" w:cs="Times New Roman"/>
          <w:color w:val="000000" w:themeColor="text1"/>
        </w:rPr>
        <w:t>) Urine albumin levels normalized by urine creatinine (Cr) before (8-week-old) and after 5/6 nephrectomy (Nx) (12-week-old).</w:t>
      </w:r>
      <w:r w:rsidRPr="007307AC">
        <w:rPr>
          <w:rFonts w:ascii="Times New Roman" w:hAnsi="Times New Roman" w:cs="Times New Roman"/>
          <w:i/>
          <w:iCs/>
          <w:color w:val="000000" w:themeColor="text1"/>
        </w:rPr>
        <w:t xml:space="preserve"> n </w:t>
      </w:r>
      <w:r w:rsidRPr="007307AC">
        <w:rPr>
          <w:rFonts w:ascii="Times New Roman" w:hAnsi="Times New Roman" w:cs="Times New Roman"/>
          <w:color w:val="000000" w:themeColor="text1"/>
        </w:rPr>
        <w:t>= 6</w:t>
      </w:r>
      <w:r w:rsidR="00580600" w:rsidRPr="007307AC">
        <w:rPr>
          <w:rFonts w:ascii="Times New Roman" w:hAnsi="Times New Roman" w:cs="Times New Roman"/>
          <w:color w:val="000000" w:themeColor="text1"/>
        </w:rPr>
        <w:t xml:space="preserve"> each</w:t>
      </w:r>
      <w:r w:rsidRPr="007307AC">
        <w:rPr>
          <w:rFonts w:ascii="Times New Roman" w:hAnsi="Times New Roman" w:cs="Times New Roman"/>
          <w:color w:val="000000" w:themeColor="text1"/>
        </w:rPr>
        <w:t xml:space="preserve">. </w:t>
      </w:r>
      <w:r w:rsidR="003C7248" w:rsidRPr="000454ED">
        <w:rPr>
          <w:rFonts w:ascii="Times New Roman" w:hAnsi="Times New Roman" w:cs="Times New Roman"/>
          <w:color w:val="000000" w:themeColor="text1"/>
        </w:rPr>
        <w:t>**</w:t>
      </w:r>
      <w:r w:rsidR="003C7248" w:rsidRPr="000454ED">
        <w:rPr>
          <w:rFonts w:ascii="Times New Roman" w:hAnsi="Times New Roman" w:cs="Times New Roman"/>
          <w:i/>
          <w:iCs/>
          <w:color w:val="000000" w:themeColor="text1"/>
        </w:rPr>
        <w:t>P</w:t>
      </w:r>
      <w:r w:rsidR="00457A43" w:rsidRPr="000454ED">
        <w:rPr>
          <w:rFonts w:ascii="Times New Roman" w:hAnsi="Times New Roman" w:cs="Times New Roman"/>
          <w:i/>
          <w:iCs/>
          <w:color w:val="000000" w:themeColor="text1"/>
        </w:rPr>
        <w:t xml:space="preserve"> </w:t>
      </w:r>
      <w:r w:rsidR="003C7248" w:rsidRPr="000454ED">
        <w:rPr>
          <w:rFonts w:ascii="Times New Roman" w:hAnsi="Times New Roman" w:cs="Times New Roman"/>
          <w:color w:val="000000" w:themeColor="text1"/>
        </w:rPr>
        <w:t>=</w:t>
      </w:r>
      <w:r w:rsidR="00457A43" w:rsidRPr="000454ED">
        <w:rPr>
          <w:rFonts w:ascii="Times New Roman" w:hAnsi="Times New Roman" w:cs="Times New Roman"/>
          <w:color w:val="000000" w:themeColor="text1"/>
        </w:rPr>
        <w:t xml:space="preserve"> </w:t>
      </w:r>
      <w:r w:rsidR="003C7248" w:rsidRPr="000454ED">
        <w:rPr>
          <w:rFonts w:ascii="Times New Roman" w:hAnsi="Times New Roman" w:cs="Times New Roman"/>
          <w:color w:val="000000" w:themeColor="text1"/>
        </w:rPr>
        <w:t>0.0079</w:t>
      </w:r>
      <w:r w:rsidR="000447D7" w:rsidRPr="000454ED">
        <w:rPr>
          <w:rFonts w:ascii="Times New Roman" w:hAnsi="Times New Roman" w:cs="Times New Roman"/>
          <w:color w:val="000000" w:themeColor="text1"/>
        </w:rPr>
        <w:t xml:space="preserve">. </w:t>
      </w:r>
      <w:r w:rsidRPr="000454ED">
        <w:rPr>
          <w:rFonts w:ascii="Times New Roman" w:hAnsi="Times New Roman" w:cs="Times New Roman"/>
          <w:color w:val="000000" w:themeColor="text1"/>
        </w:rPr>
        <w:t>(</w:t>
      </w:r>
      <w:r w:rsidR="000447D7" w:rsidRPr="000454ED">
        <w:rPr>
          <w:rFonts w:ascii="Times New Roman" w:hAnsi="Times New Roman" w:cs="Times New Roman"/>
          <w:b/>
          <w:color w:val="000000" w:themeColor="text1"/>
        </w:rPr>
        <w:t>F</w:t>
      </w:r>
      <w:r w:rsidRPr="000454ED">
        <w:rPr>
          <w:rFonts w:ascii="Times New Roman" w:hAnsi="Times New Roman" w:cs="Times New Roman"/>
          <w:color w:val="000000" w:themeColor="text1"/>
        </w:rPr>
        <w:t xml:space="preserve">) Serum creatinine levels. </w:t>
      </w:r>
      <w:r w:rsidRPr="000454ED">
        <w:rPr>
          <w:rFonts w:ascii="Times New Roman" w:hAnsi="Times New Roman" w:cs="Times New Roman"/>
          <w:i/>
          <w:iCs/>
          <w:color w:val="000000" w:themeColor="text1"/>
        </w:rPr>
        <w:t xml:space="preserve">n </w:t>
      </w:r>
      <w:r w:rsidRPr="000454ED">
        <w:rPr>
          <w:rFonts w:ascii="Times New Roman" w:hAnsi="Times New Roman" w:cs="Times New Roman"/>
          <w:color w:val="000000" w:themeColor="text1"/>
        </w:rPr>
        <w:t>= 4–5</w:t>
      </w:r>
      <w:r w:rsidR="00F86262" w:rsidRPr="000454ED">
        <w:rPr>
          <w:rFonts w:ascii="Times New Roman" w:hAnsi="Times New Roman" w:cs="Times New Roman"/>
          <w:color w:val="000000" w:themeColor="text1"/>
        </w:rPr>
        <w:t>. *</w:t>
      </w:r>
      <w:r w:rsidR="00F86262" w:rsidRPr="000454ED">
        <w:rPr>
          <w:rFonts w:ascii="Times New Roman" w:hAnsi="Times New Roman" w:cs="Times New Roman"/>
          <w:i/>
          <w:iCs/>
          <w:color w:val="000000" w:themeColor="text1"/>
        </w:rPr>
        <w:t>P</w:t>
      </w:r>
      <w:r w:rsidR="00457A43" w:rsidRPr="000454ED">
        <w:rPr>
          <w:rFonts w:ascii="Times New Roman" w:hAnsi="Times New Roman" w:cs="Times New Roman"/>
          <w:i/>
          <w:iCs/>
          <w:color w:val="000000" w:themeColor="text1"/>
        </w:rPr>
        <w:t xml:space="preserve"> </w:t>
      </w:r>
      <w:r w:rsidR="00F86262" w:rsidRPr="000454ED">
        <w:rPr>
          <w:rFonts w:ascii="Times New Roman" w:hAnsi="Times New Roman" w:cs="Times New Roman"/>
          <w:color w:val="000000" w:themeColor="text1"/>
        </w:rPr>
        <w:t>=</w:t>
      </w:r>
      <w:r w:rsidR="00457A43" w:rsidRPr="000454ED">
        <w:rPr>
          <w:rFonts w:ascii="Times New Roman" w:hAnsi="Times New Roman" w:cs="Times New Roman"/>
          <w:color w:val="000000" w:themeColor="text1"/>
        </w:rPr>
        <w:t xml:space="preserve"> </w:t>
      </w:r>
      <w:r w:rsidR="00F86262" w:rsidRPr="000454ED">
        <w:rPr>
          <w:rFonts w:ascii="Times New Roman" w:hAnsi="Times New Roman" w:cs="Times New Roman"/>
          <w:color w:val="000000" w:themeColor="text1"/>
        </w:rPr>
        <w:t xml:space="preserve">0.0197. </w:t>
      </w:r>
      <w:r w:rsidRPr="000454ED">
        <w:rPr>
          <w:rFonts w:ascii="Times New Roman" w:hAnsi="Times New Roman" w:cs="Times New Roman"/>
          <w:color w:val="000000" w:themeColor="text1"/>
        </w:rPr>
        <w:t>(</w:t>
      </w:r>
      <w:r w:rsidR="00F86262" w:rsidRPr="000454ED">
        <w:rPr>
          <w:rFonts w:ascii="Times New Roman" w:hAnsi="Times New Roman" w:cs="Times New Roman"/>
          <w:b/>
          <w:color w:val="000000" w:themeColor="text1"/>
        </w:rPr>
        <w:t>G</w:t>
      </w:r>
      <w:r w:rsidRPr="000454ED">
        <w:rPr>
          <w:rFonts w:ascii="Times New Roman" w:hAnsi="Times New Roman" w:cs="Times New Roman"/>
          <w:color w:val="000000" w:themeColor="text1"/>
        </w:rPr>
        <w:t xml:space="preserve">) Urine albumin level normalized by urine creatinine before (8-week-old) or after streptozotocin (STZ) administrations (33-week-old). </w:t>
      </w:r>
      <w:r w:rsidRPr="000454ED">
        <w:rPr>
          <w:rFonts w:ascii="Times New Roman" w:hAnsi="Times New Roman" w:cs="Times New Roman"/>
          <w:i/>
          <w:iCs/>
          <w:color w:val="000000" w:themeColor="text1"/>
        </w:rPr>
        <w:t xml:space="preserve">n </w:t>
      </w:r>
      <w:r w:rsidRPr="000454ED">
        <w:rPr>
          <w:rFonts w:ascii="Times New Roman" w:hAnsi="Times New Roman" w:cs="Times New Roman"/>
          <w:color w:val="000000" w:themeColor="text1"/>
        </w:rPr>
        <w:t>= 4–5.</w:t>
      </w:r>
      <w:r w:rsidR="00AC772A" w:rsidRPr="000454ED">
        <w:rPr>
          <w:rFonts w:ascii="Times New Roman" w:hAnsi="Times New Roman" w:cs="Times New Roman"/>
          <w:color w:val="000000" w:themeColor="text1"/>
        </w:rPr>
        <w:t xml:space="preserve"> </w:t>
      </w:r>
      <w:r w:rsidR="00CB53C3" w:rsidRPr="000454ED">
        <w:rPr>
          <w:rFonts w:ascii="Times New Roman" w:hAnsi="Times New Roman" w:cs="Times New Roman"/>
          <w:color w:val="000000" w:themeColor="text1"/>
        </w:rPr>
        <w:t>*</w:t>
      </w:r>
      <w:r w:rsidR="00FA4EDD" w:rsidRPr="000454ED">
        <w:rPr>
          <w:rFonts w:ascii="Times New Roman" w:hAnsi="Times New Roman" w:cs="Times New Roman"/>
          <w:color w:val="000000" w:themeColor="text1"/>
        </w:rPr>
        <w:t>**</w:t>
      </w:r>
      <w:r w:rsidR="00CB53C3" w:rsidRPr="000454ED">
        <w:rPr>
          <w:rFonts w:ascii="Times New Roman" w:hAnsi="Times New Roman" w:cs="Times New Roman"/>
          <w:i/>
          <w:iCs/>
          <w:color w:val="000000" w:themeColor="text1"/>
        </w:rPr>
        <w:t>P</w:t>
      </w:r>
      <w:r w:rsidR="00457A43" w:rsidRPr="000454ED">
        <w:rPr>
          <w:rFonts w:ascii="Times New Roman" w:hAnsi="Times New Roman" w:cs="Times New Roman"/>
          <w:i/>
          <w:iCs/>
          <w:color w:val="000000" w:themeColor="text1"/>
        </w:rPr>
        <w:t xml:space="preserve"> </w:t>
      </w:r>
      <w:r w:rsidR="00CB53C3" w:rsidRPr="000454ED">
        <w:rPr>
          <w:rFonts w:ascii="Times New Roman" w:hAnsi="Times New Roman" w:cs="Times New Roman"/>
          <w:color w:val="000000" w:themeColor="text1"/>
        </w:rPr>
        <w:t>=</w:t>
      </w:r>
      <w:r w:rsidR="00457A43" w:rsidRPr="000454ED">
        <w:rPr>
          <w:rFonts w:ascii="Times New Roman" w:hAnsi="Times New Roman" w:cs="Times New Roman"/>
          <w:color w:val="000000" w:themeColor="text1"/>
        </w:rPr>
        <w:t xml:space="preserve"> </w:t>
      </w:r>
      <w:r w:rsidR="00CB53C3" w:rsidRPr="000454ED">
        <w:rPr>
          <w:rFonts w:ascii="Times New Roman" w:hAnsi="Times New Roman" w:cs="Times New Roman"/>
          <w:color w:val="000000" w:themeColor="text1"/>
        </w:rPr>
        <w:t>0.0</w:t>
      </w:r>
      <w:r w:rsidR="00AD62D9" w:rsidRPr="000454ED">
        <w:rPr>
          <w:rFonts w:ascii="Times New Roman" w:hAnsi="Times New Roman" w:cs="Times New Roman"/>
          <w:color w:val="000000" w:themeColor="text1"/>
        </w:rPr>
        <w:t>009</w:t>
      </w:r>
      <w:r w:rsidR="00B32500" w:rsidRPr="000454ED">
        <w:rPr>
          <w:rFonts w:ascii="Times New Roman" w:hAnsi="Times New Roman" w:cs="Times New Roman"/>
          <w:color w:val="000000" w:themeColor="text1"/>
        </w:rPr>
        <w:t xml:space="preserve"> by 2-way ANOVA </w:t>
      </w:r>
      <w:r w:rsidR="00B32500" w:rsidRPr="006E4CFD">
        <w:rPr>
          <w:rFonts w:ascii="Times New Roman" w:hAnsi="Times New Roman" w:cs="Times New Roman"/>
          <w:color w:val="000000" w:themeColor="text1"/>
        </w:rPr>
        <w:t xml:space="preserve">followed by Sidak </w:t>
      </w:r>
      <w:r w:rsidR="00B32500" w:rsidRPr="006E4CFD">
        <w:rPr>
          <w:rFonts w:ascii="Times New Roman" w:hAnsi="Times New Roman" w:cs="Times New Roman"/>
          <w:i/>
          <w:iCs/>
          <w:color w:val="000000" w:themeColor="text1"/>
        </w:rPr>
        <w:t>post-hoc</w:t>
      </w:r>
      <w:r w:rsidR="00B32500" w:rsidRPr="006E4CFD">
        <w:rPr>
          <w:rFonts w:ascii="Times New Roman" w:hAnsi="Times New Roman" w:cs="Times New Roman"/>
          <w:color w:val="000000" w:themeColor="text1"/>
        </w:rPr>
        <w:t xml:space="preserve"> test (E–G). </w:t>
      </w:r>
      <w:r w:rsidR="00AC772A" w:rsidRPr="006E4CFD">
        <w:rPr>
          <w:rFonts w:ascii="Times New Roman" w:hAnsi="Times New Roman" w:cs="Times New Roman"/>
          <w:color w:val="000000" w:themeColor="text1"/>
        </w:rPr>
        <w:t xml:space="preserve">Data are presented as mean ± SEM. </w:t>
      </w:r>
      <w:r w:rsidRPr="006E4CFD">
        <w:rPr>
          <w:rFonts w:ascii="Times New Roman" w:hAnsi="Times New Roman" w:cs="Times New Roman"/>
          <w:color w:val="000000" w:themeColor="text1"/>
        </w:rPr>
        <w:t>(</w:t>
      </w:r>
      <w:r w:rsidR="00DA7A4B" w:rsidRPr="006E4CFD">
        <w:rPr>
          <w:rFonts w:ascii="Times New Roman" w:hAnsi="Times New Roman" w:cs="Times New Roman"/>
          <w:b/>
          <w:color w:val="000000" w:themeColor="text1"/>
        </w:rPr>
        <w:t>H</w:t>
      </w:r>
      <w:r w:rsidRPr="006E4CFD">
        <w:rPr>
          <w:rFonts w:ascii="Times New Roman" w:hAnsi="Times New Roman" w:cs="Times New Roman"/>
          <w:color w:val="000000" w:themeColor="text1"/>
        </w:rPr>
        <w:t>) Representative images of the kidney glomeruli of systemic</w:t>
      </w:r>
      <w:r w:rsidRPr="006E4CFD">
        <w:rPr>
          <w:rFonts w:ascii="Times New Roman" w:hAnsi="Times New Roman" w:cs="Times New Roman"/>
          <w:i/>
          <w:iCs/>
          <w:color w:val="000000" w:themeColor="text1"/>
        </w:rPr>
        <w:t xml:space="preserve"> Cdkal1</w:t>
      </w:r>
      <w:r w:rsidRPr="006E4CFD">
        <w:rPr>
          <w:rFonts w:ascii="Times New Roman" w:hAnsi="Times New Roman" w:cs="Times New Roman"/>
          <w:color w:val="000000" w:themeColor="text1"/>
        </w:rPr>
        <w:t xml:space="preserve"> KO mice and floxed mice (10-week-old). Scale bars, 500 μm (left), 50 μm (right). (</w:t>
      </w:r>
      <w:r w:rsidR="00C32052" w:rsidRPr="006E4CFD">
        <w:rPr>
          <w:rFonts w:ascii="Times New Roman" w:hAnsi="Times New Roman" w:cs="Times New Roman"/>
          <w:b/>
          <w:color w:val="000000" w:themeColor="text1"/>
        </w:rPr>
        <w:t>I</w:t>
      </w:r>
      <w:r w:rsidRPr="006E4CFD">
        <w:rPr>
          <w:rFonts w:ascii="Times New Roman" w:hAnsi="Times New Roman" w:cs="Times New Roman"/>
          <w:color w:val="000000" w:themeColor="text1"/>
        </w:rPr>
        <w:t>) Representative images of the kidney glomeruli of systemic</w:t>
      </w:r>
      <w:r w:rsidRPr="006E4CFD">
        <w:rPr>
          <w:rFonts w:ascii="Times New Roman" w:hAnsi="Times New Roman" w:cs="Times New Roman"/>
          <w:i/>
          <w:iCs/>
          <w:color w:val="000000" w:themeColor="text1"/>
        </w:rPr>
        <w:t xml:space="preserve"> Cdkal1</w:t>
      </w:r>
      <w:r w:rsidRPr="006E4CFD">
        <w:rPr>
          <w:rFonts w:ascii="Times New Roman" w:hAnsi="Times New Roman" w:cs="Times New Roman"/>
          <w:color w:val="000000" w:themeColor="text1"/>
        </w:rPr>
        <w:t xml:space="preserve"> KO mice after 5/6 nephrectomy (12-week-old). Arrows indicate areas of segmental sclerosis within the glomeruli.</w:t>
      </w:r>
      <w:r w:rsidRPr="006E4CFD">
        <w:rPr>
          <w:rFonts w:ascii="Times New Roman" w:hAnsi="Times New Roman" w:cs="Times New Roman"/>
          <w:color w:val="FF0000"/>
        </w:rPr>
        <w:t xml:space="preserve"> </w:t>
      </w:r>
      <w:r w:rsidRPr="006E4CFD">
        <w:rPr>
          <w:rFonts w:ascii="Times New Roman" w:hAnsi="Times New Roman" w:cs="Times New Roman"/>
          <w:color w:val="000000" w:themeColor="text1"/>
        </w:rPr>
        <w:t xml:space="preserve">Scale bars, 500 μm (left), 200 μm (center), and 50 μm (right). </w:t>
      </w:r>
      <w:r w:rsidR="00AD7CCB">
        <w:rPr>
          <w:rFonts w:ascii="Times New Roman" w:hAnsi="Times New Roman" w:cs="Times New Roman"/>
          <w:color w:val="000000" w:themeColor="text1"/>
        </w:rPr>
        <w:fldChar w:fldCharType="begin">
          <w:fldData xml:space="preserve">PEVuZE5vdGU+PENpdGUgRXhjbHVkZVllYXI9IjEiPjxBdXRob3I+Tm96dTwvQXV0aG9yPjxZZWFy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</w:fldData>
        </w:fldChar>
      </w:r>
      <w:r w:rsidR="00AD7CCB">
        <w:rPr>
          <w:rFonts w:ascii="Times New Roman" w:hAnsi="Times New Roman" w:cs="Times New Roman"/>
          <w:color w:val="000000" w:themeColor="text1"/>
        </w:rPr>
        <w:instrText xml:space="preserve"> ADDIN EN.CITE </w:instrText>
      </w:r>
      <w:r w:rsidR="00AD7CCB">
        <w:rPr>
          <w:rFonts w:ascii="Times New Roman" w:hAnsi="Times New Roman" w:cs="Times New Roman"/>
          <w:color w:val="000000" w:themeColor="text1"/>
        </w:rPr>
        <w:fldChar w:fldCharType="begin">
          <w:fldData xml:space="preserve">PEVuZE5vdGU+PENpdGUgRXhjbHVkZVllYXI9IjEiPjxBdXRob3I+Tm96dTwvQXV0aG9yPjxZZWFy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</w:fldData>
        </w:fldChar>
      </w:r>
      <w:r w:rsidR="00AD7CCB">
        <w:rPr>
          <w:rFonts w:ascii="Times New Roman" w:hAnsi="Times New Roman" w:cs="Times New Roman"/>
          <w:color w:val="000000" w:themeColor="text1"/>
        </w:rPr>
        <w:instrText xml:space="preserve"> ADDIN EN.CITE.DATA </w:instrText>
      </w:r>
      <w:r w:rsidR="00AD7CCB">
        <w:rPr>
          <w:rFonts w:ascii="Times New Roman" w:hAnsi="Times New Roman" w:cs="Times New Roman"/>
          <w:color w:val="000000" w:themeColor="text1"/>
        </w:rPr>
      </w:r>
      <w:r w:rsidR="00AD7CCB">
        <w:rPr>
          <w:rFonts w:ascii="Times New Roman" w:hAnsi="Times New Roman" w:cs="Times New Roman"/>
          <w:color w:val="000000" w:themeColor="text1"/>
        </w:rPr>
        <w:fldChar w:fldCharType="end"/>
      </w:r>
      <w:r w:rsidR="00AD7CCB">
        <w:rPr>
          <w:rFonts w:ascii="Times New Roman" w:hAnsi="Times New Roman" w:cs="Times New Roman"/>
          <w:color w:val="000000" w:themeColor="text1"/>
        </w:rPr>
      </w:r>
      <w:r w:rsidR="00AD7CCB">
        <w:rPr>
          <w:rFonts w:ascii="Times New Roman" w:hAnsi="Times New Roman" w:cs="Times New Roman"/>
          <w:color w:val="000000" w:themeColor="text1"/>
        </w:rPr>
        <w:fldChar w:fldCharType="separate"/>
      </w:r>
      <w:r w:rsidR="00AD7CCB">
        <w:rPr>
          <w:rFonts w:ascii="Times New Roman" w:hAnsi="Times New Roman" w:cs="Times New Roman"/>
          <w:noProof/>
          <w:color w:val="000000" w:themeColor="text1"/>
        </w:rPr>
        <w:t>(Nozu</w:t>
      </w:r>
      <w:r w:rsidR="00AD7CCB" w:rsidRPr="00AD7CCB">
        <w:rPr>
          <w:rFonts w:ascii="Times New Roman" w:hAnsi="Times New Roman" w:cs="Times New Roman"/>
          <w:i/>
          <w:noProof/>
          <w:color w:val="000000" w:themeColor="text1"/>
        </w:rPr>
        <w:t xml:space="preserve"> et al</w:t>
      </w:r>
      <w:r w:rsidR="00AD7CCB">
        <w:rPr>
          <w:rFonts w:ascii="Times New Roman" w:hAnsi="Times New Roman" w:cs="Times New Roman"/>
          <w:noProof/>
          <w:color w:val="000000" w:themeColor="text1"/>
        </w:rPr>
        <w:t>)</w:t>
      </w:r>
      <w:r w:rsidR="00AD7CCB">
        <w:rPr>
          <w:rFonts w:ascii="Times New Roman" w:hAnsi="Times New Roman" w:cs="Times New Roman"/>
          <w:color w:val="000000" w:themeColor="text1"/>
        </w:rPr>
        <w:fldChar w:fldCharType="end"/>
      </w:r>
      <w:r w:rsidRPr="006E4CFD">
        <w:rPr>
          <w:rFonts w:ascii="Times New Roman" w:hAnsi="Times New Roman" w:cs="Times New Roman"/>
          <w:color w:val="000000" w:themeColor="text1"/>
        </w:rPr>
        <w:t xml:space="preserve"> Representative scanning electron microscope images of 40-week-old systemic </w:t>
      </w:r>
      <w:r w:rsidRPr="006E4CFD">
        <w:rPr>
          <w:rFonts w:ascii="Times New Roman" w:hAnsi="Times New Roman" w:cs="Times New Roman"/>
          <w:i/>
          <w:iCs/>
          <w:color w:val="000000" w:themeColor="text1"/>
        </w:rPr>
        <w:t>Cdkal1</w:t>
      </w:r>
      <w:r w:rsidRPr="006E4CFD">
        <w:rPr>
          <w:rFonts w:ascii="Times New Roman" w:hAnsi="Times New Roman" w:cs="Times New Roman"/>
          <w:color w:val="000000" w:themeColor="text1"/>
        </w:rPr>
        <w:t xml:space="preserve"> KO or floxed mouse glomeruli. Asterisks indicate foot process effacement.</w:t>
      </w:r>
      <w:r w:rsidRPr="006E4CFD">
        <w:rPr>
          <w:rFonts w:ascii="Times New Roman" w:hAnsi="Times New Roman" w:cs="Times New Roman"/>
          <w:color w:val="FF0000"/>
        </w:rPr>
        <w:t xml:space="preserve"> </w:t>
      </w:r>
      <w:r w:rsidRPr="006E4CFD">
        <w:rPr>
          <w:rFonts w:ascii="Times New Roman" w:hAnsi="Times New Roman" w:cs="Times New Roman"/>
          <w:color w:val="000000" w:themeColor="text1"/>
        </w:rPr>
        <w:t>Scale bars, 1 μm (upper panels), 0.5 μm (lower panels). (</w:t>
      </w:r>
      <w:r w:rsidR="00440A02" w:rsidRPr="006E4CFD">
        <w:rPr>
          <w:rFonts w:ascii="Times New Roman" w:hAnsi="Times New Roman" w:cs="Times New Roman"/>
          <w:b/>
          <w:bCs/>
          <w:color w:val="000000" w:themeColor="text1"/>
        </w:rPr>
        <w:t>K</w:t>
      </w:r>
      <w:r w:rsidRPr="006E4CFD">
        <w:rPr>
          <w:rFonts w:ascii="Times New Roman" w:hAnsi="Times New Roman" w:cs="Times New Roman"/>
          <w:color w:val="000000" w:themeColor="text1"/>
        </w:rPr>
        <w:t xml:space="preserve">) Quantitative analysis of foot process number/μm glomerular basement membrane in systemic </w:t>
      </w:r>
      <w:r w:rsidRPr="006E4CFD">
        <w:rPr>
          <w:rFonts w:ascii="Times New Roman" w:hAnsi="Times New Roman" w:cs="Times New Roman"/>
          <w:i/>
          <w:iCs/>
          <w:color w:val="000000" w:themeColor="text1"/>
        </w:rPr>
        <w:t>Cdkal1</w:t>
      </w:r>
      <w:r w:rsidRPr="006E4CFD">
        <w:rPr>
          <w:rFonts w:ascii="Times New Roman" w:hAnsi="Times New Roman" w:cs="Times New Roman"/>
          <w:color w:val="000000" w:themeColor="text1"/>
        </w:rPr>
        <w:t xml:space="preserve"> KO mic</w:t>
      </w:r>
      <w:r w:rsidRPr="003B1CCC">
        <w:rPr>
          <w:rFonts w:ascii="Times New Roman" w:hAnsi="Times New Roman" w:cs="Times New Roman"/>
          <w:color w:val="000000" w:themeColor="text1"/>
        </w:rPr>
        <w:t xml:space="preserve">e. </w:t>
      </w:r>
      <w:r w:rsidR="00091112" w:rsidRPr="003B1CCC">
        <w:rPr>
          <w:rFonts w:ascii="Times New Roman" w:hAnsi="Times New Roman" w:cs="Times New Roman"/>
          <w:color w:val="000000" w:themeColor="text1"/>
        </w:rPr>
        <w:t xml:space="preserve">Data were obtained from five glomeruli of one floxed mouse and one KO mouse. </w:t>
      </w:r>
      <w:r w:rsidRPr="003B1CCC">
        <w:rPr>
          <w:rFonts w:ascii="Times New Roman" w:hAnsi="Times New Roman" w:cs="Times New Roman"/>
          <w:i/>
          <w:iCs/>
          <w:color w:val="000000" w:themeColor="text1"/>
        </w:rPr>
        <w:t xml:space="preserve">n </w:t>
      </w:r>
      <w:r w:rsidRPr="003B1CCC">
        <w:rPr>
          <w:rFonts w:ascii="Times New Roman" w:hAnsi="Times New Roman" w:cs="Times New Roman"/>
          <w:color w:val="000000" w:themeColor="text1"/>
        </w:rPr>
        <w:t>= 5. Data are presented as mean ± SEM. **</w:t>
      </w:r>
      <w:r w:rsidRPr="003B1CCC">
        <w:rPr>
          <w:rFonts w:ascii="Times New Roman" w:hAnsi="Times New Roman" w:cs="Times New Roman"/>
          <w:i/>
          <w:iCs/>
          <w:color w:val="000000" w:themeColor="text1"/>
        </w:rPr>
        <w:t>P</w:t>
      </w:r>
      <w:r w:rsidR="00457A43" w:rsidRPr="003B1CCC">
        <w:rPr>
          <w:rFonts w:ascii="Times New Roman" w:hAnsi="Times New Roman" w:cs="Times New Roman"/>
          <w:i/>
          <w:iCs/>
          <w:color w:val="000000" w:themeColor="text1"/>
        </w:rPr>
        <w:t xml:space="preserve"> </w:t>
      </w:r>
      <w:r w:rsidR="00103EF6" w:rsidRPr="003B1CCC">
        <w:rPr>
          <w:rFonts w:ascii="Times New Roman" w:hAnsi="Times New Roman" w:cs="Times New Roman"/>
          <w:color w:val="000000" w:themeColor="text1"/>
        </w:rPr>
        <w:t>=</w:t>
      </w:r>
      <w:r w:rsidR="00457A43" w:rsidRPr="003B1CCC">
        <w:rPr>
          <w:rFonts w:ascii="Times New Roman" w:hAnsi="Times New Roman" w:cs="Times New Roman"/>
          <w:color w:val="000000" w:themeColor="text1"/>
        </w:rPr>
        <w:t xml:space="preserve"> </w:t>
      </w:r>
      <w:r w:rsidR="00103EF6" w:rsidRPr="003B1CCC">
        <w:rPr>
          <w:rFonts w:ascii="Times New Roman" w:hAnsi="Times New Roman" w:cs="Times New Roman"/>
          <w:color w:val="000000" w:themeColor="text1"/>
        </w:rPr>
        <w:t>0.079</w:t>
      </w:r>
      <w:r w:rsidRPr="003B1CCC">
        <w:rPr>
          <w:rFonts w:ascii="Times New Roman" w:hAnsi="Times New Roman" w:cs="Times New Roman"/>
          <w:color w:val="000000" w:themeColor="text1"/>
        </w:rPr>
        <w:t xml:space="preserve"> by Mann</w:t>
      </w:r>
      <w:r w:rsidR="00833EE7" w:rsidRPr="003B1CCC">
        <w:rPr>
          <w:rFonts w:ascii="Times New Roman" w:hAnsi="Times New Roman" w:cs="Times New Roman"/>
          <w:color w:val="000000" w:themeColor="text1"/>
        </w:rPr>
        <w:t>–</w:t>
      </w:r>
      <w:r w:rsidRPr="003B1CCC">
        <w:rPr>
          <w:rFonts w:ascii="Times New Roman" w:hAnsi="Times New Roman" w:cs="Times New Roman"/>
          <w:color w:val="000000" w:themeColor="text1"/>
        </w:rPr>
        <w:lastRenderedPageBreak/>
        <w:t>Whitney</w:t>
      </w:r>
      <w:r w:rsidRPr="003B1CCC">
        <w:rPr>
          <w:rFonts w:ascii="Times New Roman" w:hAnsi="Times New Roman" w:cs="Times New Roman"/>
          <w:i/>
          <w:iCs/>
          <w:color w:val="000000" w:themeColor="text1"/>
        </w:rPr>
        <w:t xml:space="preserve"> U</w:t>
      </w:r>
      <w:r w:rsidRPr="003B1CCC">
        <w:rPr>
          <w:rFonts w:ascii="Times New Roman" w:hAnsi="Times New Roman" w:cs="Times New Roman"/>
          <w:color w:val="000000" w:themeColor="text1"/>
        </w:rPr>
        <w:t xml:space="preserve"> test. </w:t>
      </w:r>
      <w:r w:rsidR="00021746" w:rsidRPr="003B1CCC">
        <w:rPr>
          <w:rFonts w:ascii="Times New Roman" w:hAnsi="Times New Roman" w:cs="Times New Roman"/>
          <w:color w:val="000000" w:themeColor="text1"/>
        </w:rPr>
        <w:t>(</w:t>
      </w:r>
      <w:r w:rsidR="00021746" w:rsidRPr="003B1CCC">
        <w:rPr>
          <w:rFonts w:ascii="Times New Roman" w:hAnsi="Times New Roman" w:cs="Times New Roman"/>
          <w:b/>
          <w:bCs/>
          <w:color w:val="000000" w:themeColor="text1"/>
        </w:rPr>
        <w:t>L)</w:t>
      </w:r>
      <w:r w:rsidR="00D054DD" w:rsidRPr="003B1CCC">
        <w:rPr>
          <w:rFonts w:ascii="Times New Roman" w:hAnsi="Times New Roman" w:cs="Times New Roman"/>
          <w:color w:val="000000" w:themeColor="text1"/>
        </w:rPr>
        <w:t xml:space="preserve"> Urine albumin levels normalized by urine creatinine (Cr) 50-week-old mice.</w:t>
      </w:r>
      <w:r w:rsidR="00D054DD" w:rsidRPr="003B1CCC">
        <w:rPr>
          <w:rFonts w:ascii="Times New Roman" w:hAnsi="Times New Roman" w:cs="Times New Roman"/>
          <w:i/>
          <w:iCs/>
          <w:color w:val="000000" w:themeColor="text1"/>
        </w:rPr>
        <w:t xml:space="preserve"> n </w:t>
      </w:r>
      <w:r w:rsidR="00D054DD" w:rsidRPr="003B1CCC">
        <w:rPr>
          <w:rFonts w:ascii="Times New Roman" w:hAnsi="Times New Roman" w:cs="Times New Roman"/>
          <w:color w:val="000000" w:themeColor="text1"/>
        </w:rPr>
        <w:t>= 6. Data are presented as mean ± SEM. *</w:t>
      </w:r>
      <w:r w:rsidR="00D054DD" w:rsidRPr="003B1CCC">
        <w:rPr>
          <w:rFonts w:ascii="Times New Roman" w:hAnsi="Times New Roman" w:cs="Times New Roman"/>
          <w:i/>
          <w:iCs/>
          <w:color w:val="000000" w:themeColor="text1"/>
        </w:rPr>
        <w:t xml:space="preserve">P </w:t>
      </w:r>
      <w:r w:rsidR="00D054DD" w:rsidRPr="003B1CCC">
        <w:rPr>
          <w:rFonts w:ascii="Times New Roman" w:hAnsi="Times New Roman" w:cs="Times New Roman"/>
          <w:color w:val="000000" w:themeColor="text1"/>
        </w:rPr>
        <w:t>= 0.0152 by Mann</w:t>
      </w:r>
      <w:r w:rsidR="004052F2" w:rsidRPr="003B1CCC">
        <w:rPr>
          <w:rFonts w:ascii="Times New Roman" w:hAnsi="Times New Roman" w:cs="Times New Roman"/>
          <w:color w:val="000000" w:themeColor="text1"/>
        </w:rPr>
        <w:t>–</w:t>
      </w:r>
      <w:r w:rsidR="00D054DD" w:rsidRPr="003B1CCC">
        <w:rPr>
          <w:rFonts w:ascii="Times New Roman" w:hAnsi="Times New Roman" w:cs="Times New Roman"/>
          <w:color w:val="000000" w:themeColor="text1"/>
        </w:rPr>
        <w:t>Whitney</w:t>
      </w:r>
      <w:r w:rsidR="00D054DD" w:rsidRPr="003B1CCC">
        <w:rPr>
          <w:rFonts w:ascii="Times New Roman" w:hAnsi="Times New Roman" w:cs="Times New Roman"/>
          <w:i/>
          <w:iCs/>
          <w:color w:val="000000" w:themeColor="text1"/>
        </w:rPr>
        <w:t xml:space="preserve"> U</w:t>
      </w:r>
      <w:r w:rsidR="00D054DD" w:rsidRPr="003B1CCC">
        <w:rPr>
          <w:rFonts w:ascii="Times New Roman" w:hAnsi="Times New Roman" w:cs="Times New Roman"/>
          <w:color w:val="000000" w:themeColor="text1"/>
        </w:rPr>
        <w:t xml:space="preserve"> test.</w:t>
      </w:r>
    </w:p>
    <w:p w14:paraId="241574C5" w14:textId="77777777" w:rsidR="00DA2C8E" w:rsidRPr="006E4CFD" w:rsidRDefault="00DA2C8E" w:rsidP="00C64C57">
      <w:pPr>
        <w:spacing w:line="360" w:lineRule="auto"/>
        <w:rPr>
          <w:rFonts w:ascii="Times New Roman" w:hAnsi="Times New Roman" w:cs="Times New Roman"/>
          <w:color w:val="000000" w:themeColor="text1"/>
        </w:rPr>
      </w:pPr>
    </w:p>
    <w:p w14:paraId="0C8EF9E9" w14:textId="54BAF9FE" w:rsidR="00516511" w:rsidRPr="006E4CFD" w:rsidRDefault="00833659" w:rsidP="00C64C57">
      <w:pPr>
        <w:spacing w:line="360" w:lineRule="auto"/>
        <w:rPr>
          <w:rFonts w:ascii="Times New Roman" w:hAnsi="Times New Roman" w:cs="Times New Roman"/>
          <w:color w:val="000000" w:themeColor="text1"/>
        </w:rPr>
      </w:pPr>
      <w:r w:rsidRPr="006E4CFD">
        <w:rPr>
          <w:rFonts w:ascii="Times New Roman" w:hAnsi="Times New Roman" w:cs="Times New Roman"/>
          <w:b/>
          <w:bCs/>
          <w:color w:val="000000" w:themeColor="text1"/>
        </w:rPr>
        <w:t xml:space="preserve">Figure </w:t>
      </w:r>
      <w:r w:rsidR="000D123C" w:rsidRPr="006E4CFD">
        <w:rPr>
          <w:rFonts w:ascii="Times New Roman" w:hAnsi="Times New Roman" w:cs="Times New Roman"/>
          <w:b/>
          <w:bCs/>
          <w:color w:val="000000" w:themeColor="text1"/>
        </w:rPr>
        <w:t>2</w:t>
      </w:r>
      <w:r w:rsidRPr="006E4CFD">
        <w:rPr>
          <w:rFonts w:ascii="Times New Roman" w:hAnsi="Times New Roman" w:cs="Times New Roman"/>
          <w:b/>
          <w:bCs/>
          <w:color w:val="000000" w:themeColor="text1"/>
        </w:rPr>
        <w:t>. CKD progression phenotype observed upon increased kidney load in podocyte-specific</w:t>
      </w:r>
      <w:r w:rsidRPr="006E4CFD">
        <w:rPr>
          <w:rFonts w:ascii="Times New Roman" w:hAnsi="Times New Roman" w:cs="Times New Roman"/>
          <w:b/>
          <w:bCs/>
          <w:i/>
          <w:iCs/>
          <w:color w:val="000000" w:themeColor="text1"/>
        </w:rPr>
        <w:t xml:space="preserve"> Cdkal1</w:t>
      </w:r>
      <w:r w:rsidRPr="006E4CFD">
        <w:rPr>
          <w:rFonts w:ascii="Times New Roman" w:hAnsi="Times New Roman" w:cs="Times New Roman"/>
          <w:b/>
          <w:bCs/>
          <w:color w:val="000000" w:themeColor="text1"/>
        </w:rPr>
        <w:t xml:space="preserve"> KO mice. </w:t>
      </w:r>
    </w:p>
    <w:p w14:paraId="16B596AB" w14:textId="7E3D9A44" w:rsidR="00F450F3" w:rsidRDefault="00833659" w:rsidP="00F450F3">
      <w:pPr>
        <w:pStyle w:val="NormalWeb"/>
        <w:tabs>
          <w:tab w:val="left" w:pos="5503"/>
        </w:tabs>
        <w:spacing w:before="0" w:beforeAutospacing="0" w:after="0" w:afterAutospacing="0"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t>(</w:t>
      </w:r>
      <w:r w:rsidR="002A2E4B" w:rsidRPr="006E4CFD">
        <w:rPr>
          <w:rFonts w:ascii="Times New Roman" w:hAnsi="Times New Roman" w:cs="Times New Roman"/>
          <w:b/>
          <w:bCs/>
          <w:color w:val="000000" w:themeColor="text1"/>
        </w:rPr>
        <w:t>A</w:t>
      </w:r>
      <w:r w:rsidRPr="006E4CFD">
        <w:rPr>
          <w:rFonts w:ascii="Times New Roman" w:hAnsi="Times New Roman" w:cs="Times New Roman"/>
          <w:color w:val="000000" w:themeColor="text1"/>
        </w:rPr>
        <w:t xml:space="preserve">) Body masses of </w:t>
      </w:r>
      <w:r w:rsidRPr="006E4CFD">
        <w:rPr>
          <w:rFonts w:ascii="Times New Roman" w:hAnsi="Times New Roman" w:cs="Times New Roman"/>
          <w:i/>
          <w:iCs/>
          <w:color w:val="000000" w:themeColor="text1"/>
        </w:rPr>
        <w:t xml:space="preserve">n </w:t>
      </w:r>
      <w:r w:rsidRPr="006E4CFD">
        <w:rPr>
          <w:rFonts w:ascii="Times New Roman" w:hAnsi="Times New Roman" w:cs="Times New Roman"/>
          <w:color w:val="000000" w:themeColor="text1"/>
        </w:rPr>
        <w:t xml:space="preserve">= 6 </w:t>
      </w:r>
      <w:r w:rsidRPr="006E4CFD">
        <w:rPr>
          <w:rFonts w:ascii="Times New Roman" w:hAnsi="Times New Roman" w:cs="Times New Roman"/>
          <w:iCs/>
          <w:color w:val="000000" w:themeColor="text1"/>
        </w:rPr>
        <w:t>podocyte-specific</w:t>
      </w:r>
      <w:r w:rsidRPr="006E4CFD">
        <w:rPr>
          <w:rFonts w:ascii="Times New Roman" w:hAnsi="Times New Roman" w:cs="Times New Roman"/>
          <w:i/>
          <w:iCs/>
          <w:color w:val="000000" w:themeColor="text1"/>
        </w:rPr>
        <w:t xml:space="preserve"> Cdkal1</w:t>
      </w:r>
      <w:r w:rsidRPr="006E4CFD">
        <w:rPr>
          <w:rFonts w:ascii="Times New Roman" w:hAnsi="Times New Roman" w:cs="Times New Roman"/>
          <w:color w:val="000000" w:themeColor="text1"/>
        </w:rPr>
        <w:t xml:space="preserve"> KO mice and floxed mi</w:t>
      </w:r>
      <w:r w:rsidRPr="007307AC">
        <w:rPr>
          <w:rFonts w:ascii="Times New Roman" w:hAnsi="Times New Roman" w:cs="Times New Roman"/>
          <w:color w:val="000000" w:themeColor="text1"/>
        </w:rPr>
        <w:t>ce.</w:t>
      </w:r>
      <w:r w:rsidR="002811B3" w:rsidRPr="007307AC">
        <w:rPr>
          <w:rFonts w:ascii="Times New Roman" w:hAnsi="Times New Roman" w:cs="Times New Roman"/>
          <w:color w:val="000000" w:themeColor="text1"/>
        </w:rPr>
        <w:t xml:space="preserve"> Data are presented as mean ± SEM.</w:t>
      </w:r>
      <w:r w:rsidRPr="007307AC">
        <w:rPr>
          <w:rFonts w:ascii="Times New Roman" w:hAnsi="Times New Roman" w:cs="Times New Roman"/>
          <w:color w:val="000000" w:themeColor="text1"/>
        </w:rPr>
        <w:t xml:space="preserve"> </w:t>
      </w:r>
      <w:r w:rsidR="00305513" w:rsidRPr="007307AC">
        <w:rPr>
          <w:rFonts w:ascii="Times New Roman" w:hAnsi="Times New Roman" w:cs="Times New Roman"/>
          <w:color w:val="000000" w:themeColor="text1"/>
        </w:rPr>
        <w:t>(</w:t>
      </w:r>
      <w:r w:rsidR="00CD1E90" w:rsidRPr="007307AC">
        <w:rPr>
          <w:rFonts w:ascii="Times New Roman" w:hAnsi="Times New Roman" w:cs="Times New Roman"/>
          <w:b/>
          <w:bCs/>
          <w:color w:val="000000" w:themeColor="text1"/>
        </w:rPr>
        <w:t>B</w:t>
      </w:r>
      <w:r w:rsidR="00305513" w:rsidRPr="007307AC">
        <w:rPr>
          <w:rFonts w:ascii="Times New Roman" w:hAnsi="Times New Roman" w:cs="Times New Roman"/>
          <w:b/>
          <w:bCs/>
          <w:color w:val="000000" w:themeColor="text1"/>
        </w:rPr>
        <w:t xml:space="preserve">, </w:t>
      </w:r>
      <w:r w:rsidR="00CD1E90" w:rsidRPr="007307AC">
        <w:rPr>
          <w:rFonts w:ascii="Times New Roman" w:hAnsi="Times New Roman" w:cs="Times New Roman"/>
          <w:b/>
          <w:bCs/>
          <w:color w:val="000000" w:themeColor="text1"/>
        </w:rPr>
        <w:t>C</w:t>
      </w:r>
      <w:r w:rsidR="00305513" w:rsidRPr="007307AC">
        <w:rPr>
          <w:rFonts w:ascii="Times New Roman" w:hAnsi="Times New Roman" w:cs="Times New Roman"/>
          <w:color w:val="000000" w:themeColor="text1"/>
        </w:rPr>
        <w:t>) Blood glucose (</w:t>
      </w:r>
      <w:r w:rsidR="00CD1E90" w:rsidRPr="007307AC">
        <w:rPr>
          <w:rFonts w:ascii="Times New Roman" w:hAnsi="Times New Roman" w:cs="Times New Roman"/>
          <w:color w:val="000000" w:themeColor="text1"/>
        </w:rPr>
        <w:t>B</w:t>
      </w:r>
      <w:r w:rsidR="00305513" w:rsidRPr="007307AC">
        <w:rPr>
          <w:rFonts w:ascii="Times New Roman" w:hAnsi="Times New Roman" w:cs="Times New Roman"/>
          <w:color w:val="000000" w:themeColor="text1"/>
        </w:rPr>
        <w:t>) and serum insulin levels (</w:t>
      </w:r>
      <w:r w:rsidR="00981A88" w:rsidRPr="007307AC">
        <w:rPr>
          <w:rFonts w:ascii="Times New Roman" w:hAnsi="Times New Roman" w:cs="Times New Roman"/>
          <w:color w:val="000000" w:themeColor="text1"/>
        </w:rPr>
        <w:t>C</w:t>
      </w:r>
      <w:r w:rsidR="00305513" w:rsidRPr="007307AC">
        <w:rPr>
          <w:rFonts w:ascii="Times New Roman" w:hAnsi="Times New Roman" w:cs="Times New Roman"/>
          <w:color w:val="000000" w:themeColor="text1"/>
        </w:rPr>
        <w:t>) during glucose to</w:t>
      </w:r>
      <w:r w:rsidR="00305513" w:rsidRPr="006E4CFD">
        <w:rPr>
          <w:rFonts w:ascii="Times New Roman" w:hAnsi="Times New Roman" w:cs="Times New Roman"/>
        </w:rPr>
        <w:t xml:space="preserve">lerance test at 20 weeks. </w:t>
      </w:r>
      <w:r w:rsidR="00305513" w:rsidRPr="006E4CFD">
        <w:rPr>
          <w:rFonts w:ascii="Times New Roman" w:hAnsi="Times New Roman" w:cs="Times New Roman"/>
          <w:i/>
        </w:rPr>
        <w:t>n</w:t>
      </w:r>
      <w:r w:rsidR="00305513" w:rsidRPr="006E4CFD">
        <w:rPr>
          <w:rFonts w:ascii="Times New Roman" w:hAnsi="Times New Roman" w:cs="Times New Roman"/>
        </w:rPr>
        <w:t xml:space="preserve"> = 6 for glucose and </w:t>
      </w:r>
      <w:r w:rsidR="00305513" w:rsidRPr="006E4CFD">
        <w:rPr>
          <w:rFonts w:ascii="Times New Roman" w:hAnsi="Times New Roman" w:cs="Times New Roman"/>
          <w:i/>
        </w:rPr>
        <w:t xml:space="preserve">n </w:t>
      </w:r>
      <w:r w:rsidR="00305513" w:rsidRPr="006E4CFD">
        <w:rPr>
          <w:rFonts w:ascii="Times New Roman" w:hAnsi="Times New Roman" w:cs="Times New Roman"/>
        </w:rPr>
        <w:t xml:space="preserve">= 4 for insulin. Data are presented as mean ± SEM; n.s., not significant by Mann–Whitney </w:t>
      </w:r>
      <w:r w:rsidR="00305513" w:rsidRPr="006E4CFD">
        <w:rPr>
          <w:rFonts w:ascii="Times New Roman" w:hAnsi="Times New Roman" w:cs="Times New Roman"/>
          <w:i/>
          <w:iCs/>
        </w:rPr>
        <w:t xml:space="preserve">U </w:t>
      </w:r>
      <w:r w:rsidR="00305513" w:rsidRPr="006E4CFD">
        <w:rPr>
          <w:rFonts w:ascii="Times New Roman" w:hAnsi="Times New Roman" w:cs="Times New Roman"/>
        </w:rPr>
        <w:t xml:space="preserve">test. </w:t>
      </w:r>
      <w:r w:rsidRPr="006E4CFD">
        <w:rPr>
          <w:rFonts w:ascii="Times New Roman" w:hAnsi="Times New Roman" w:cs="Times New Roman"/>
          <w:bCs/>
          <w:color w:val="000000" w:themeColor="text1"/>
        </w:rPr>
        <w:t>(</w:t>
      </w:r>
      <w:r w:rsidR="00981A88" w:rsidRPr="006E4CFD">
        <w:rPr>
          <w:rFonts w:ascii="Times New Roman" w:hAnsi="Times New Roman" w:cs="Times New Roman"/>
          <w:b/>
          <w:bCs/>
          <w:color w:val="000000" w:themeColor="text1"/>
        </w:rPr>
        <w:t>D</w:t>
      </w:r>
      <w:r w:rsidRPr="006E4CFD">
        <w:rPr>
          <w:rFonts w:ascii="Times New Roman" w:hAnsi="Times New Roman" w:cs="Times New Roman"/>
          <w:bCs/>
          <w:color w:val="000000" w:themeColor="text1"/>
        </w:rPr>
        <w:t>)</w:t>
      </w:r>
      <w:r w:rsidRPr="006E4CFD">
        <w:rPr>
          <w:rFonts w:ascii="Times New Roman" w:hAnsi="Times New Roman" w:cs="Times New Roman"/>
          <w:b/>
          <w:bCs/>
          <w:color w:val="000000" w:themeColor="text1"/>
        </w:rPr>
        <w:t xml:space="preserve"> </w:t>
      </w:r>
      <w:r w:rsidR="00506FEA" w:rsidRPr="006E4CFD">
        <w:rPr>
          <w:rFonts w:ascii="Times New Roman" w:hAnsi="Times New Roman" w:cs="Times New Roman"/>
          <w:color w:val="000000" w:themeColor="text1"/>
        </w:rPr>
        <w:t>PAS-stained</w:t>
      </w:r>
      <w:r w:rsidRPr="006E4CFD">
        <w:rPr>
          <w:rFonts w:ascii="Times New Roman" w:hAnsi="Times New Roman" w:cs="Times New Roman"/>
          <w:color w:val="000000" w:themeColor="text1"/>
        </w:rPr>
        <w:t xml:space="preserve"> kidney glomeruli from podocyte-specific </w:t>
      </w:r>
      <w:r w:rsidRPr="006E4CFD">
        <w:rPr>
          <w:rFonts w:ascii="Times New Roman" w:hAnsi="Times New Roman" w:cs="Times New Roman"/>
          <w:i/>
          <w:iCs/>
          <w:color w:val="000000" w:themeColor="text1"/>
        </w:rPr>
        <w:t>Cdkal1</w:t>
      </w:r>
      <w:r w:rsidRPr="006E4CFD">
        <w:rPr>
          <w:rFonts w:ascii="Times New Roman" w:hAnsi="Times New Roman" w:cs="Times New Roman"/>
          <w:color w:val="000000" w:themeColor="text1"/>
        </w:rPr>
        <w:t xml:space="preserve"> KO and floxed mice at 10 weeks of age. Scale bars, 500 μm (left), 50 μm (right). (</w:t>
      </w:r>
      <w:r w:rsidR="00981A88" w:rsidRPr="006E4CFD">
        <w:rPr>
          <w:rFonts w:ascii="Times New Roman" w:hAnsi="Times New Roman" w:cs="Times New Roman"/>
          <w:b/>
          <w:bCs/>
          <w:color w:val="000000" w:themeColor="text1"/>
        </w:rPr>
        <w:t>E</w:t>
      </w:r>
      <w:r w:rsidRPr="006E4CFD">
        <w:rPr>
          <w:rFonts w:ascii="Times New Roman" w:hAnsi="Times New Roman" w:cs="Times New Roman"/>
          <w:color w:val="000000" w:themeColor="text1"/>
        </w:rPr>
        <w:t>)</w:t>
      </w:r>
      <w:r w:rsidRPr="006E4CFD">
        <w:rPr>
          <w:rFonts w:ascii="Times New Roman" w:hAnsi="Times New Roman" w:cs="Times New Roman"/>
          <w:i/>
          <w:iCs/>
          <w:color w:val="000000" w:themeColor="text1"/>
        </w:rPr>
        <w:t xml:space="preserve"> </w:t>
      </w:r>
      <w:r w:rsidRPr="006E4CFD">
        <w:rPr>
          <w:rFonts w:ascii="Times New Roman" w:hAnsi="Times New Roman" w:cs="Times New Roman"/>
          <w:color w:val="000000" w:themeColor="text1"/>
        </w:rPr>
        <w:t>Urine albumin level normalized by urine creatinine (Cr)</w:t>
      </w:r>
      <w:r w:rsidR="003C4589" w:rsidRPr="006E4CFD">
        <w:rPr>
          <w:rFonts w:ascii="Times New Roman" w:hAnsi="Times New Roman" w:cs="Times New Roman"/>
          <w:color w:val="000000" w:themeColor="text1"/>
        </w:rPr>
        <w:t xml:space="preserve"> before (8-week-old) or after 5/6 nephrectomy</w:t>
      </w:r>
      <w:r w:rsidR="00AA7B0A" w:rsidRPr="006E4CFD">
        <w:rPr>
          <w:rFonts w:ascii="Times New Roman" w:hAnsi="Times New Roman" w:cs="Times New Roman"/>
          <w:color w:val="000000" w:themeColor="text1"/>
        </w:rPr>
        <w:t xml:space="preserve"> (Nx) </w:t>
      </w:r>
      <w:r w:rsidR="003C4589" w:rsidRPr="006E4CFD">
        <w:rPr>
          <w:rFonts w:ascii="Times New Roman" w:hAnsi="Times New Roman" w:cs="Times New Roman"/>
          <w:color w:val="000000" w:themeColor="text1"/>
        </w:rPr>
        <w:t>(1</w:t>
      </w:r>
      <w:r w:rsidR="00580600" w:rsidRPr="006E4CFD">
        <w:rPr>
          <w:rFonts w:ascii="Times New Roman" w:hAnsi="Times New Roman" w:cs="Times New Roman"/>
          <w:color w:val="000000" w:themeColor="text1"/>
        </w:rPr>
        <w:t>6</w:t>
      </w:r>
      <w:r w:rsidR="003C4589" w:rsidRPr="006E4CFD">
        <w:rPr>
          <w:rFonts w:ascii="Times New Roman" w:hAnsi="Times New Roman" w:cs="Times New Roman"/>
          <w:color w:val="000000" w:themeColor="text1"/>
        </w:rPr>
        <w:t>-week-old)</w:t>
      </w:r>
      <w:r w:rsidRPr="006E4CFD">
        <w:rPr>
          <w:rFonts w:ascii="Times New Roman" w:hAnsi="Times New Roman" w:cs="Times New Roman"/>
          <w:color w:val="000000" w:themeColor="text1"/>
        </w:rPr>
        <w:t xml:space="preserve">. </w:t>
      </w:r>
      <w:r w:rsidRPr="006E4CFD">
        <w:rPr>
          <w:rFonts w:ascii="Times New Roman" w:hAnsi="Times New Roman" w:cs="Times New Roman"/>
          <w:i/>
          <w:iCs/>
          <w:color w:val="000000" w:themeColor="text1"/>
        </w:rPr>
        <w:t xml:space="preserve">n </w:t>
      </w:r>
      <w:r w:rsidRPr="006E4CFD">
        <w:rPr>
          <w:rFonts w:ascii="Times New Roman" w:hAnsi="Times New Roman" w:cs="Times New Roman"/>
          <w:color w:val="000000" w:themeColor="text1"/>
        </w:rPr>
        <w:t xml:space="preserve">= 6 </w:t>
      </w:r>
      <w:r w:rsidRPr="00534D39">
        <w:rPr>
          <w:rFonts w:ascii="Times New Roman" w:hAnsi="Times New Roman" w:cs="Times New Roman"/>
          <w:color w:val="000000" w:themeColor="text1"/>
        </w:rPr>
        <w:t>each.</w:t>
      </w:r>
      <w:r w:rsidR="00E00441" w:rsidRPr="00534D39">
        <w:rPr>
          <w:rFonts w:ascii="Times New Roman" w:hAnsi="Times New Roman" w:cs="Times New Roman"/>
          <w:color w:val="000000" w:themeColor="text1"/>
        </w:rPr>
        <w:t xml:space="preserve"> ***</w:t>
      </w:r>
      <w:r w:rsidR="00E00441" w:rsidRPr="00534D39">
        <w:rPr>
          <w:rFonts w:ascii="Times New Roman" w:hAnsi="Times New Roman" w:cs="Times New Roman"/>
          <w:i/>
          <w:iCs/>
          <w:color w:val="000000" w:themeColor="text1"/>
        </w:rPr>
        <w:t>P</w:t>
      </w:r>
      <w:r w:rsidR="00457A43" w:rsidRPr="00534D39">
        <w:rPr>
          <w:rFonts w:ascii="Times New Roman" w:hAnsi="Times New Roman" w:cs="Times New Roman"/>
          <w:i/>
          <w:iCs/>
          <w:color w:val="000000" w:themeColor="text1"/>
        </w:rPr>
        <w:t xml:space="preserve"> </w:t>
      </w:r>
      <w:r w:rsidR="00E00441" w:rsidRPr="00534D39">
        <w:rPr>
          <w:rFonts w:ascii="Times New Roman" w:hAnsi="Times New Roman" w:cs="Times New Roman"/>
          <w:color w:val="000000" w:themeColor="text1"/>
        </w:rPr>
        <w:t>=</w:t>
      </w:r>
      <w:r w:rsidR="00457A43" w:rsidRPr="00534D39">
        <w:rPr>
          <w:rFonts w:ascii="Times New Roman" w:hAnsi="Times New Roman" w:cs="Times New Roman"/>
          <w:color w:val="000000" w:themeColor="text1"/>
        </w:rPr>
        <w:t xml:space="preserve"> </w:t>
      </w:r>
      <w:r w:rsidR="00E00441" w:rsidRPr="00534D39">
        <w:rPr>
          <w:rFonts w:ascii="Times New Roman" w:hAnsi="Times New Roman" w:cs="Times New Roman"/>
          <w:color w:val="000000" w:themeColor="text1"/>
        </w:rPr>
        <w:t>0.0007</w:t>
      </w:r>
      <w:r w:rsidRPr="00534D39">
        <w:rPr>
          <w:rFonts w:ascii="Times New Roman" w:hAnsi="Times New Roman" w:cs="Times New Roman"/>
          <w:color w:val="000000" w:themeColor="text1"/>
        </w:rPr>
        <w:t xml:space="preserve"> (</w:t>
      </w:r>
      <w:r w:rsidR="00981A88" w:rsidRPr="00534D39">
        <w:rPr>
          <w:rFonts w:ascii="Times New Roman" w:hAnsi="Times New Roman" w:cs="Times New Roman"/>
          <w:b/>
          <w:bCs/>
          <w:color w:val="000000" w:themeColor="text1"/>
        </w:rPr>
        <w:t>F</w:t>
      </w:r>
      <w:r w:rsidRPr="00534D39">
        <w:rPr>
          <w:rFonts w:ascii="Times New Roman" w:hAnsi="Times New Roman" w:cs="Times New Roman"/>
          <w:color w:val="000000" w:themeColor="text1"/>
        </w:rPr>
        <w:t xml:space="preserve">) Serum creatinine levels. </w:t>
      </w:r>
      <w:r w:rsidRPr="00534D39">
        <w:rPr>
          <w:rFonts w:ascii="Times New Roman" w:hAnsi="Times New Roman" w:cs="Times New Roman"/>
          <w:i/>
          <w:iCs/>
          <w:color w:val="000000" w:themeColor="text1"/>
        </w:rPr>
        <w:t xml:space="preserve">n </w:t>
      </w:r>
      <w:r w:rsidRPr="00534D39">
        <w:rPr>
          <w:rFonts w:ascii="Times New Roman" w:hAnsi="Times New Roman" w:cs="Times New Roman"/>
          <w:color w:val="000000" w:themeColor="text1"/>
        </w:rPr>
        <w:t>= 4–5</w:t>
      </w:r>
      <w:r w:rsidR="004D0780" w:rsidRPr="00534D39">
        <w:rPr>
          <w:rFonts w:ascii="Times New Roman" w:hAnsi="Times New Roman" w:cs="Times New Roman"/>
          <w:color w:val="000000" w:themeColor="text1"/>
        </w:rPr>
        <w:t>.</w:t>
      </w:r>
      <w:r w:rsidR="000A4FB7" w:rsidRPr="00534D39">
        <w:rPr>
          <w:rFonts w:ascii="Times New Roman" w:hAnsi="Times New Roman" w:cs="Times New Roman"/>
          <w:color w:val="000000" w:themeColor="text1"/>
        </w:rPr>
        <w:t xml:space="preserve"> </w:t>
      </w:r>
      <w:r w:rsidR="00816EAD" w:rsidRPr="00534D39">
        <w:rPr>
          <w:rFonts w:ascii="Times New Roman" w:hAnsi="Times New Roman" w:cs="Times New Roman"/>
          <w:color w:val="000000" w:themeColor="text1"/>
        </w:rPr>
        <w:t>**</w:t>
      </w:r>
      <w:r w:rsidR="00816EAD" w:rsidRPr="00534D39">
        <w:rPr>
          <w:rFonts w:ascii="Times New Roman" w:hAnsi="Times New Roman" w:cs="Times New Roman"/>
          <w:i/>
          <w:iCs/>
          <w:color w:val="000000" w:themeColor="text1"/>
        </w:rPr>
        <w:t>P</w:t>
      </w:r>
      <w:r w:rsidR="00457A43" w:rsidRPr="00534D39">
        <w:rPr>
          <w:rFonts w:ascii="Times New Roman" w:hAnsi="Times New Roman" w:cs="Times New Roman"/>
          <w:i/>
          <w:iCs/>
          <w:color w:val="000000" w:themeColor="text1"/>
        </w:rPr>
        <w:t xml:space="preserve"> </w:t>
      </w:r>
      <w:r w:rsidR="00816EAD" w:rsidRPr="00534D39">
        <w:rPr>
          <w:rFonts w:ascii="Times New Roman" w:hAnsi="Times New Roman" w:cs="Times New Roman"/>
          <w:color w:val="000000" w:themeColor="text1"/>
        </w:rPr>
        <w:t>=</w:t>
      </w:r>
      <w:r w:rsidR="00457A43" w:rsidRPr="00534D39">
        <w:rPr>
          <w:rFonts w:ascii="Times New Roman" w:hAnsi="Times New Roman" w:cs="Times New Roman"/>
          <w:color w:val="000000" w:themeColor="text1"/>
        </w:rPr>
        <w:t xml:space="preserve"> </w:t>
      </w:r>
      <w:r w:rsidR="00816EAD" w:rsidRPr="00534D39">
        <w:rPr>
          <w:rFonts w:ascii="Times New Roman" w:hAnsi="Times New Roman" w:cs="Times New Roman"/>
          <w:color w:val="000000" w:themeColor="text1"/>
        </w:rPr>
        <w:t>0.0085</w:t>
      </w:r>
      <w:r w:rsidRPr="00534D39">
        <w:rPr>
          <w:rFonts w:ascii="Times New Roman" w:hAnsi="Times New Roman" w:cs="Times New Roman"/>
          <w:color w:val="000000" w:themeColor="text1"/>
        </w:rPr>
        <w:t xml:space="preserve"> (</w:t>
      </w:r>
      <w:r w:rsidR="00981A88" w:rsidRPr="00534D39">
        <w:rPr>
          <w:rFonts w:ascii="Times New Roman" w:hAnsi="Times New Roman" w:cs="Times New Roman"/>
          <w:b/>
          <w:color w:val="000000" w:themeColor="text1"/>
        </w:rPr>
        <w:t>G</w:t>
      </w:r>
      <w:r w:rsidRPr="00534D39">
        <w:rPr>
          <w:rFonts w:ascii="Times New Roman" w:hAnsi="Times New Roman" w:cs="Times New Roman"/>
          <w:color w:val="000000" w:themeColor="text1"/>
        </w:rPr>
        <w:t xml:space="preserve">) </w:t>
      </w:r>
      <w:r w:rsidR="00F10767" w:rsidRPr="00534D39">
        <w:rPr>
          <w:rFonts w:ascii="Times New Roman" w:hAnsi="Times New Roman" w:cs="Times New Roman"/>
          <w:color w:val="000000" w:themeColor="text1"/>
        </w:rPr>
        <w:t>PAS-stained</w:t>
      </w:r>
      <w:r w:rsidRPr="00534D39">
        <w:rPr>
          <w:rFonts w:ascii="Times New Roman" w:hAnsi="Times New Roman" w:cs="Times New Roman"/>
          <w:color w:val="000000" w:themeColor="text1"/>
        </w:rPr>
        <w:t xml:space="preserve"> kidney glomeruli of podocyte-specific</w:t>
      </w:r>
      <w:r w:rsidRPr="00534D39">
        <w:rPr>
          <w:rFonts w:ascii="Times New Roman" w:hAnsi="Times New Roman" w:cs="Times New Roman"/>
          <w:i/>
          <w:iCs/>
          <w:color w:val="000000" w:themeColor="text1"/>
        </w:rPr>
        <w:t xml:space="preserve"> Cdkal1</w:t>
      </w:r>
      <w:r w:rsidRPr="00534D39">
        <w:rPr>
          <w:rFonts w:ascii="Times New Roman" w:hAnsi="Times New Roman" w:cs="Times New Roman"/>
          <w:color w:val="000000" w:themeColor="text1"/>
        </w:rPr>
        <w:t xml:space="preserve"> KO mice after 5/6 nephrectomy (1</w:t>
      </w:r>
      <w:r w:rsidR="0058457A" w:rsidRPr="00534D39">
        <w:rPr>
          <w:rFonts w:ascii="Times New Roman" w:hAnsi="Times New Roman" w:cs="Times New Roman"/>
          <w:color w:val="000000" w:themeColor="text1"/>
        </w:rPr>
        <w:t>6</w:t>
      </w:r>
      <w:r w:rsidRPr="00534D39">
        <w:rPr>
          <w:rFonts w:ascii="Times New Roman" w:hAnsi="Times New Roman" w:cs="Times New Roman"/>
          <w:color w:val="000000" w:themeColor="text1"/>
        </w:rPr>
        <w:t>-week-old). Arrows indicate areas of segmental sclerosis within the glomeruli. Scale bars, 500 μm (left), 200 μm (center), and 50 μm (right). (</w:t>
      </w:r>
      <w:r w:rsidR="00981A88" w:rsidRPr="00534D39">
        <w:rPr>
          <w:rFonts w:ascii="Times New Roman" w:hAnsi="Times New Roman" w:cs="Times New Roman"/>
          <w:b/>
          <w:bCs/>
          <w:color w:val="000000" w:themeColor="text1"/>
        </w:rPr>
        <w:t>H</w:t>
      </w:r>
      <w:r w:rsidRPr="00534D39">
        <w:rPr>
          <w:rFonts w:ascii="Times New Roman" w:hAnsi="Times New Roman" w:cs="Times New Roman"/>
          <w:color w:val="000000" w:themeColor="text1"/>
        </w:rPr>
        <w:t xml:space="preserve">) Urine albumin level normalized by urine </w:t>
      </w:r>
      <w:r w:rsidR="0058457A" w:rsidRPr="00534D39">
        <w:rPr>
          <w:rFonts w:ascii="Times New Roman" w:hAnsi="Times New Roman" w:cs="Times New Roman"/>
          <w:color w:val="000000" w:themeColor="text1"/>
        </w:rPr>
        <w:t>Cr</w:t>
      </w:r>
      <w:r w:rsidRPr="00534D39">
        <w:rPr>
          <w:rFonts w:ascii="Times New Roman" w:hAnsi="Times New Roman" w:cs="Times New Roman"/>
          <w:color w:val="000000" w:themeColor="text1"/>
        </w:rPr>
        <w:t xml:space="preserve"> in </w:t>
      </w:r>
      <w:r w:rsidRPr="00534D39">
        <w:rPr>
          <w:rFonts w:ascii="Times New Roman" w:hAnsi="Times New Roman" w:cs="Times New Roman"/>
          <w:i/>
          <w:iCs/>
          <w:color w:val="000000" w:themeColor="text1"/>
        </w:rPr>
        <w:t xml:space="preserve">n </w:t>
      </w:r>
      <w:r w:rsidRPr="00534D39">
        <w:rPr>
          <w:rFonts w:ascii="Times New Roman" w:hAnsi="Times New Roman" w:cs="Times New Roman"/>
          <w:color w:val="000000" w:themeColor="text1"/>
        </w:rPr>
        <w:t>= 5 podocyte-</w:t>
      </w:r>
      <w:r w:rsidRPr="00534D39">
        <w:rPr>
          <w:rFonts w:ascii="Times New Roman" w:hAnsi="Times New Roman" w:cs="Times New Roman"/>
          <w:iCs/>
          <w:color w:val="000000" w:themeColor="text1"/>
        </w:rPr>
        <w:t>specific</w:t>
      </w:r>
      <w:r w:rsidRPr="00534D39">
        <w:rPr>
          <w:rFonts w:ascii="Times New Roman" w:hAnsi="Times New Roman" w:cs="Times New Roman"/>
          <w:i/>
          <w:iCs/>
          <w:color w:val="000000" w:themeColor="text1"/>
        </w:rPr>
        <w:t xml:space="preserve"> Cdkal1</w:t>
      </w:r>
      <w:r w:rsidRPr="00534D39">
        <w:rPr>
          <w:rFonts w:ascii="Times New Roman" w:hAnsi="Times New Roman" w:cs="Times New Roman"/>
          <w:color w:val="000000" w:themeColor="text1"/>
        </w:rPr>
        <w:t xml:space="preserve"> KO mice and flox mice before (8-week-old) or after STZ administrations (28-week-old).</w:t>
      </w:r>
      <w:r w:rsidRPr="00534D39">
        <w:rPr>
          <w:color w:val="000000" w:themeColor="text1"/>
        </w:rPr>
        <w:t xml:space="preserve"> </w:t>
      </w:r>
      <w:r w:rsidR="009F53F3" w:rsidRPr="00534D39">
        <w:rPr>
          <w:rFonts w:ascii="Times New Roman" w:hAnsi="Times New Roman" w:cs="Times New Roman"/>
          <w:color w:val="000000" w:themeColor="text1"/>
        </w:rPr>
        <w:t>***</w:t>
      </w:r>
      <w:r w:rsidR="009F53F3" w:rsidRPr="00534D39">
        <w:rPr>
          <w:rFonts w:ascii="Times New Roman" w:hAnsi="Times New Roman" w:cs="Times New Roman"/>
          <w:i/>
          <w:iCs/>
          <w:color w:val="000000" w:themeColor="text1"/>
        </w:rPr>
        <w:t>P</w:t>
      </w:r>
      <w:r w:rsidR="00457A43" w:rsidRPr="00534D39">
        <w:rPr>
          <w:rFonts w:ascii="Times New Roman" w:hAnsi="Times New Roman" w:cs="Times New Roman"/>
          <w:i/>
          <w:iCs/>
          <w:color w:val="000000" w:themeColor="text1"/>
        </w:rPr>
        <w:t xml:space="preserve"> </w:t>
      </w:r>
      <w:r w:rsidR="009F53F3" w:rsidRPr="00534D39">
        <w:rPr>
          <w:rFonts w:ascii="Times New Roman" w:hAnsi="Times New Roman" w:cs="Times New Roman"/>
          <w:color w:val="000000" w:themeColor="text1"/>
        </w:rPr>
        <w:t>=</w:t>
      </w:r>
      <w:r w:rsidR="00457A43" w:rsidRPr="00534D39">
        <w:rPr>
          <w:rFonts w:ascii="Times New Roman" w:hAnsi="Times New Roman" w:cs="Times New Roman"/>
          <w:color w:val="000000" w:themeColor="text1"/>
        </w:rPr>
        <w:t xml:space="preserve"> </w:t>
      </w:r>
      <w:r w:rsidR="009F53F3" w:rsidRPr="00534D39">
        <w:rPr>
          <w:rFonts w:ascii="Times New Roman" w:hAnsi="Times New Roman" w:cs="Times New Roman"/>
          <w:color w:val="000000" w:themeColor="text1"/>
        </w:rPr>
        <w:t xml:space="preserve">0.0009. </w:t>
      </w:r>
      <w:r w:rsidR="00981A88" w:rsidRPr="00534D39">
        <w:rPr>
          <w:rFonts w:ascii="Times New Roman" w:hAnsi="Times New Roman" w:cs="Times New Roman"/>
          <w:color w:val="000000" w:themeColor="text1"/>
        </w:rPr>
        <w:t>E</w:t>
      </w:r>
      <w:r w:rsidRPr="00534D39">
        <w:rPr>
          <w:rFonts w:ascii="Times New Roman" w:hAnsi="Times New Roman" w:cs="Times New Roman"/>
          <w:color w:val="000000" w:themeColor="text1"/>
        </w:rPr>
        <w:t xml:space="preserve">, </w:t>
      </w:r>
      <w:r w:rsidR="00981A88" w:rsidRPr="00534D39">
        <w:rPr>
          <w:rFonts w:ascii="Times New Roman" w:hAnsi="Times New Roman" w:cs="Times New Roman"/>
          <w:color w:val="000000" w:themeColor="text1"/>
        </w:rPr>
        <w:t>F</w:t>
      </w:r>
      <w:r w:rsidRPr="00534D39">
        <w:rPr>
          <w:rFonts w:ascii="Times New Roman" w:hAnsi="Times New Roman" w:cs="Times New Roman"/>
          <w:color w:val="000000" w:themeColor="text1"/>
        </w:rPr>
        <w:t xml:space="preserve"> and </w:t>
      </w:r>
      <w:r w:rsidR="00981A88" w:rsidRPr="00534D39">
        <w:rPr>
          <w:rFonts w:ascii="Times New Roman" w:hAnsi="Times New Roman" w:cs="Times New Roman"/>
          <w:color w:val="000000" w:themeColor="text1"/>
        </w:rPr>
        <w:t>H</w:t>
      </w:r>
      <w:r w:rsidRPr="00534D39">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mean ± SEM</w:t>
      </w:r>
      <w:r w:rsidR="009F53F3" w:rsidRPr="006E4CFD">
        <w:rPr>
          <w:rFonts w:ascii="Times New Roman" w:hAnsi="Times New Roman" w:cs="Times New Roman"/>
          <w:color w:val="000000" w:themeColor="text1"/>
        </w:rPr>
        <w:t>,</w:t>
      </w:r>
      <w:r w:rsidRPr="006E4CFD">
        <w:rPr>
          <w:rFonts w:ascii="Times New Roman" w:hAnsi="Times New Roman" w:cs="Times New Roman"/>
          <w:color w:val="000000" w:themeColor="text1"/>
        </w:rPr>
        <w:t xml:space="preserve"> 2-way ANOVA followed by Sidak </w:t>
      </w:r>
      <w:r w:rsidRPr="006E4CFD">
        <w:rPr>
          <w:rFonts w:ascii="Times New Roman" w:hAnsi="Times New Roman" w:cs="Times New Roman"/>
          <w:i/>
          <w:iCs/>
          <w:color w:val="000000" w:themeColor="text1"/>
        </w:rPr>
        <w:t>post-hoc</w:t>
      </w:r>
      <w:r w:rsidRPr="006E4CFD">
        <w:rPr>
          <w:rFonts w:ascii="Times New Roman" w:hAnsi="Times New Roman" w:cs="Times New Roman"/>
          <w:color w:val="000000" w:themeColor="text1"/>
        </w:rPr>
        <w:t xml:space="preserve"> test.</w:t>
      </w:r>
    </w:p>
    <w:p w14:paraId="5C8F6B0E" w14:textId="3DC3BC64" w:rsidR="00F450F3" w:rsidRPr="007307AC" w:rsidRDefault="00807248" w:rsidP="00F450F3">
      <w:pPr>
        <w:pStyle w:val="NormalWeb"/>
        <w:tabs>
          <w:tab w:val="left" w:pos="5503"/>
        </w:tabs>
        <w:spacing w:before="0" w:beforeAutospacing="0" w:after="0" w:afterAutospacing="0" w:line="360" w:lineRule="auto"/>
        <w:rPr>
          <w:rFonts w:ascii="Times New Roman" w:hAnsi="Times New Roman" w:cs="Times New Roman"/>
          <w:color w:val="000000" w:themeColor="text1"/>
        </w:rPr>
      </w:pPr>
      <w:r w:rsidRPr="006E4CFD">
        <w:rPr>
          <w:rFonts w:ascii="Times New Roman" w:hAnsi="Times New Roman" w:cs="Times New Roman"/>
          <w:color w:val="000000" w:themeColor="text1"/>
        </w:rPr>
        <w:br/>
      </w:r>
      <w:r w:rsidR="00F450F3" w:rsidRPr="006E4CFD">
        <w:rPr>
          <w:rFonts w:ascii="Times New Roman" w:hAnsi="Times New Roman" w:cs="Times New Roman"/>
          <w:b/>
          <w:bCs/>
          <w:color w:val="000000" w:themeColor="text1"/>
        </w:rPr>
        <w:t xml:space="preserve">Figure 3. </w:t>
      </w:r>
      <w:r w:rsidR="00F450F3" w:rsidRPr="006E4CFD">
        <w:rPr>
          <w:rFonts w:ascii="Times New Roman" w:hAnsi="Times New Roman" w:cs="Times New Roman"/>
          <w:b/>
          <w:bCs/>
          <w:i/>
          <w:color w:val="000000"/>
        </w:rPr>
        <w:t>Cdkal1</w:t>
      </w:r>
      <w:r w:rsidR="00F450F3" w:rsidRPr="006E4CFD">
        <w:rPr>
          <w:rFonts w:ascii="Times New Roman" w:hAnsi="Times New Roman" w:cs="Times New Roman"/>
          <w:b/>
          <w:bCs/>
          <w:i/>
          <w:iCs/>
          <w:color w:val="000000"/>
        </w:rPr>
        <w:t xml:space="preserve"> </w:t>
      </w:r>
      <w:r w:rsidR="00F450F3" w:rsidRPr="006E4CFD">
        <w:rPr>
          <w:rFonts w:ascii="Times New Roman" w:hAnsi="Times New Roman" w:cs="Times New Roman"/>
          <w:b/>
          <w:bCs/>
          <w:color w:val="000000"/>
        </w:rPr>
        <w:t>KO leads to impaired lysine codon translation, filtration barrier dysfunction, and podocyte motility defect.</w:t>
      </w:r>
      <w:r w:rsidR="00F450F3" w:rsidRPr="006E4CFD">
        <w:rPr>
          <w:rFonts w:ascii="Times New Roman" w:hAnsi="Times New Roman" w:cs="Times New Roman"/>
          <w:b/>
          <w:bCs/>
          <w:color w:val="000000" w:themeColor="text1"/>
        </w:rPr>
        <w:t xml:space="preserve"> </w:t>
      </w:r>
      <w:r w:rsidR="00F450F3" w:rsidRPr="006E4CFD">
        <w:rPr>
          <w:rFonts w:ascii="Times New Roman" w:hAnsi="Times New Roman" w:cs="Times New Roman"/>
          <w:color w:val="000000" w:themeColor="text1"/>
        </w:rPr>
        <w:t>(</w:t>
      </w:r>
      <w:r w:rsidR="00F450F3" w:rsidRPr="006E4CFD">
        <w:rPr>
          <w:rFonts w:ascii="Times New Roman" w:hAnsi="Times New Roman" w:cs="Times New Roman"/>
          <w:b/>
          <w:bCs/>
          <w:color w:val="000000" w:themeColor="text1"/>
        </w:rPr>
        <w:t>A</w:t>
      </w:r>
      <w:r w:rsidR="00F450F3" w:rsidRPr="006E4CFD">
        <w:rPr>
          <w:rFonts w:ascii="Times New Roman" w:hAnsi="Times New Roman" w:cs="Times New Roman"/>
          <w:color w:val="000000" w:themeColor="text1"/>
        </w:rPr>
        <w:t>) Lack of ms</w:t>
      </w:r>
      <w:r w:rsidR="00F450F3" w:rsidRPr="006E4CFD">
        <w:rPr>
          <w:rFonts w:ascii="Times New Roman" w:hAnsi="Times New Roman" w:cs="Times New Roman"/>
          <w:color w:val="000000" w:themeColor="text1"/>
          <w:vertAlign w:val="superscript"/>
        </w:rPr>
        <w:t>2</w:t>
      </w:r>
      <w:r w:rsidR="00F450F3" w:rsidRPr="006E4CFD">
        <w:rPr>
          <w:rFonts w:ascii="Times New Roman" w:hAnsi="Times New Roman" w:cs="Times New Roman"/>
          <w:color w:val="000000" w:themeColor="text1"/>
        </w:rPr>
        <w:t>t</w:t>
      </w:r>
      <w:r w:rsidR="00F450F3" w:rsidRPr="006E4CFD">
        <w:rPr>
          <w:rFonts w:ascii="Times New Roman" w:hAnsi="Times New Roman" w:cs="Times New Roman"/>
          <w:color w:val="000000" w:themeColor="text1"/>
          <w:vertAlign w:val="superscript"/>
        </w:rPr>
        <w:t>6</w:t>
      </w:r>
      <w:r w:rsidR="00F450F3" w:rsidRPr="006E4CFD">
        <w:rPr>
          <w:rFonts w:ascii="Times New Roman" w:hAnsi="Times New Roman" w:cs="Times New Roman"/>
          <w:color w:val="000000" w:themeColor="text1"/>
        </w:rPr>
        <w:t xml:space="preserve">A modification within total RNA of </w:t>
      </w:r>
      <w:r w:rsidR="00F450F3" w:rsidRPr="006E4CFD">
        <w:rPr>
          <w:rFonts w:ascii="Times New Roman" w:hAnsi="Times New Roman" w:cs="Times New Roman"/>
          <w:i/>
          <w:iCs/>
          <w:color w:val="000000" w:themeColor="text1"/>
        </w:rPr>
        <w:t>Cdkal1</w:t>
      </w:r>
      <w:r w:rsidR="00F450F3" w:rsidRPr="006E4CFD">
        <w:rPr>
          <w:rFonts w:ascii="Times New Roman" w:hAnsi="Times New Roman" w:cs="Times New Roman"/>
          <w:color w:val="000000" w:themeColor="text1"/>
        </w:rPr>
        <w:t xml:space="preserve"> KO podocyte cells, demonstrated using LC–MS. (</w:t>
      </w:r>
      <w:r w:rsidR="00F450F3" w:rsidRPr="006E4CFD">
        <w:rPr>
          <w:rFonts w:ascii="Times New Roman" w:hAnsi="Times New Roman" w:cs="Times New Roman"/>
          <w:b/>
          <w:bCs/>
          <w:color w:val="000000" w:themeColor="text1"/>
        </w:rPr>
        <w:t>B</w:t>
      </w:r>
      <w:r w:rsidR="00F450F3" w:rsidRPr="006E4CFD">
        <w:rPr>
          <w:rFonts w:ascii="Times New Roman" w:hAnsi="Times New Roman" w:cs="Times New Roman"/>
          <w:color w:val="000000" w:themeColor="text1"/>
        </w:rPr>
        <w:t>)</w:t>
      </w:r>
      <w:r w:rsidR="00F450F3" w:rsidRPr="006E4CFD">
        <w:rPr>
          <w:rFonts w:ascii="Times New Roman" w:hAnsi="Times New Roman" w:cs="Times New Roman"/>
          <w:b/>
          <w:bCs/>
          <w:color w:val="000000" w:themeColor="text1"/>
        </w:rPr>
        <w:t xml:space="preserve"> </w:t>
      </w:r>
      <w:r w:rsidR="00F450F3" w:rsidRPr="006E4CFD">
        <w:rPr>
          <w:rFonts w:ascii="Times New Roman" w:hAnsi="Times New Roman" w:cs="Times New Roman"/>
          <w:color w:val="000000" w:themeColor="text1"/>
        </w:rPr>
        <w:t xml:space="preserve">Schematic of the codon translation reporter plasmid for use in a dual-luciferase system. </w:t>
      </w:r>
      <w:r w:rsidR="00930776" w:rsidRPr="006E4CFD">
        <w:rPr>
          <w:rFonts w:ascii="Times New Roman" w:hAnsi="Times New Roman" w:cs="Times New Roman"/>
          <w:color w:val="000000" w:themeColor="text1"/>
        </w:rPr>
        <w:t>(</w:t>
      </w:r>
      <w:r w:rsidR="00930776" w:rsidRPr="006E4CFD">
        <w:rPr>
          <w:rFonts w:ascii="Times New Roman" w:hAnsi="Times New Roman" w:cs="Times New Roman"/>
          <w:b/>
          <w:bCs/>
          <w:color w:val="000000" w:themeColor="text1"/>
        </w:rPr>
        <w:t>C</w:t>
      </w:r>
      <w:r w:rsidR="00930776" w:rsidRPr="006E4CFD">
        <w:rPr>
          <w:rFonts w:ascii="Times New Roman" w:hAnsi="Times New Roman" w:cs="Times New Roman"/>
          <w:color w:val="000000" w:themeColor="text1"/>
        </w:rPr>
        <w:t xml:space="preserve">) Codon translation efficiency of </w:t>
      </w:r>
      <w:r w:rsidR="00930776" w:rsidRPr="006E4CFD">
        <w:rPr>
          <w:rFonts w:ascii="Times New Roman" w:hAnsi="Times New Roman" w:cs="Times New Roman"/>
          <w:i/>
          <w:iCs/>
          <w:color w:val="000000" w:themeColor="text1"/>
        </w:rPr>
        <w:t>Cdkal1</w:t>
      </w:r>
      <w:r w:rsidR="00930776" w:rsidRPr="006E4CFD">
        <w:rPr>
          <w:rFonts w:ascii="Times New Roman" w:hAnsi="Times New Roman" w:cs="Times New Roman"/>
          <w:color w:val="000000" w:themeColor="text1"/>
        </w:rPr>
        <w:t xml:space="preserve"> KO and control E11 podocyte cells. </w:t>
      </w:r>
      <w:r w:rsidR="00930776" w:rsidRPr="006E4CFD">
        <w:rPr>
          <w:rFonts w:ascii="Times New Roman" w:hAnsi="Times New Roman" w:cs="Times New Roman"/>
          <w:i/>
          <w:iCs/>
          <w:color w:val="000000" w:themeColor="text1"/>
        </w:rPr>
        <w:t xml:space="preserve">n </w:t>
      </w:r>
      <w:r w:rsidR="00930776" w:rsidRPr="006E4CFD">
        <w:rPr>
          <w:rFonts w:ascii="Times New Roman" w:hAnsi="Times New Roman" w:cs="Times New Roman"/>
          <w:color w:val="000000" w:themeColor="text1"/>
        </w:rPr>
        <w:t>= 6 each. Data are presented a</w:t>
      </w:r>
      <w:r w:rsidR="00930776" w:rsidRPr="00930776">
        <w:rPr>
          <w:rFonts w:ascii="Times New Roman" w:hAnsi="Times New Roman" w:cs="Times New Roman"/>
          <w:color w:val="000000" w:themeColor="text1"/>
        </w:rPr>
        <w:t>s the mean ± SEM.</w:t>
      </w:r>
      <w:r w:rsidR="00930776" w:rsidRPr="00930776">
        <w:rPr>
          <w:rFonts w:ascii="Times New Roman" w:hAnsi="Times New Roman" w:cs="Times New Roman"/>
          <w:b/>
          <w:bCs/>
          <w:color w:val="000000" w:themeColor="text1"/>
        </w:rPr>
        <w:t xml:space="preserve"> </w:t>
      </w:r>
      <w:r w:rsidR="00930776" w:rsidRPr="00930776">
        <w:rPr>
          <w:rFonts w:ascii="Times New Roman" w:hAnsi="Times New Roman" w:cs="Times New Roman"/>
          <w:color w:val="000000" w:themeColor="text1"/>
        </w:rPr>
        <w:t>**</w:t>
      </w:r>
      <w:r w:rsidR="00930776" w:rsidRPr="00930776">
        <w:rPr>
          <w:rFonts w:ascii="Times New Roman" w:hAnsi="Times New Roman" w:cs="Times New Roman"/>
          <w:i/>
          <w:iCs/>
          <w:color w:val="000000" w:themeColor="text1"/>
        </w:rPr>
        <w:t xml:space="preserve">P </w:t>
      </w:r>
      <w:r w:rsidR="00930776" w:rsidRPr="00930776">
        <w:rPr>
          <w:rFonts w:ascii="Times New Roman" w:hAnsi="Times New Roman" w:cs="Times New Roman"/>
          <w:color w:val="000000" w:themeColor="text1"/>
        </w:rPr>
        <w:t>= 0.0019 (Lys AAA sgControl vs KO1); **</w:t>
      </w:r>
      <w:r w:rsidR="00930776" w:rsidRPr="00930776">
        <w:rPr>
          <w:rFonts w:ascii="Times New Roman" w:hAnsi="Times New Roman" w:cs="Times New Roman"/>
          <w:i/>
          <w:iCs/>
          <w:color w:val="000000" w:themeColor="text1"/>
        </w:rPr>
        <w:t xml:space="preserve">P </w:t>
      </w:r>
      <w:r w:rsidR="00930776" w:rsidRPr="00930776">
        <w:rPr>
          <w:rFonts w:ascii="Times New Roman" w:hAnsi="Times New Roman" w:cs="Times New Roman"/>
          <w:color w:val="000000" w:themeColor="text1"/>
        </w:rPr>
        <w:t>= 0.0026 (sgControl vs KO2); **</w:t>
      </w:r>
      <w:r w:rsidR="00930776" w:rsidRPr="00930776">
        <w:rPr>
          <w:rFonts w:ascii="Times New Roman" w:hAnsi="Times New Roman" w:cs="Times New Roman"/>
          <w:i/>
          <w:iCs/>
          <w:color w:val="000000" w:themeColor="text1"/>
        </w:rPr>
        <w:t xml:space="preserve">P </w:t>
      </w:r>
      <w:r w:rsidR="00930776" w:rsidRPr="00930776">
        <w:rPr>
          <w:rFonts w:ascii="Times New Roman" w:hAnsi="Times New Roman" w:cs="Times New Roman"/>
          <w:color w:val="000000" w:themeColor="text1"/>
        </w:rPr>
        <w:t>= 0.0013 (Lys AAG sgControl vs KO1) an</w:t>
      </w:r>
      <w:r w:rsidR="00930776" w:rsidRPr="007307AC">
        <w:rPr>
          <w:rFonts w:ascii="Times New Roman" w:hAnsi="Times New Roman" w:cs="Times New Roman"/>
          <w:color w:val="000000" w:themeColor="text1"/>
        </w:rPr>
        <w:t>d ****</w:t>
      </w:r>
      <w:r w:rsidR="00930776" w:rsidRPr="007307AC">
        <w:rPr>
          <w:rFonts w:ascii="Times New Roman" w:hAnsi="Times New Roman" w:cs="Times New Roman"/>
          <w:i/>
          <w:iCs/>
          <w:color w:val="000000" w:themeColor="text1"/>
        </w:rPr>
        <w:t>P</w:t>
      </w:r>
      <w:r w:rsidR="00EA23FC" w:rsidRPr="007307AC">
        <w:rPr>
          <w:rFonts w:ascii="Times New Roman" w:hAnsi="Times New Roman" w:cs="Times New Roman"/>
          <w:i/>
          <w:iCs/>
          <w:color w:val="000000" w:themeColor="text1"/>
        </w:rPr>
        <w:t xml:space="preserve"> =</w:t>
      </w:r>
      <w:r w:rsidR="00CC2BD5" w:rsidRPr="007307AC">
        <w:rPr>
          <w:rFonts w:ascii="Times New Roman" w:hAnsi="Times New Roman" w:cs="Times New Roman"/>
          <w:color w:val="000000" w:themeColor="text1"/>
        </w:rPr>
        <w:t>9.40</w:t>
      </w:r>
      <w:r w:rsidR="000A07D4" w:rsidRPr="007307AC">
        <w:rPr>
          <w:rFonts w:ascii="Times New Roman" w:hAnsi="Times New Roman" w:cs="Times New Roman"/>
          <w:color w:val="000000" w:themeColor="text1"/>
        </w:rPr>
        <w:t xml:space="preserve"> </w:t>
      </w:r>
      <w:r w:rsidR="00417427" w:rsidRPr="007307AC">
        <w:rPr>
          <w:rFonts w:ascii="Times New Roman" w:eastAsiaTheme="minorEastAsia" w:hAnsi="Times New Roman" w:cs="Times New Roman"/>
          <w:color w:val="000000" w:themeColor="text1"/>
        </w:rPr>
        <w:t>×</w:t>
      </w:r>
      <w:r w:rsidR="000A07D4" w:rsidRPr="007307AC">
        <w:rPr>
          <w:rFonts w:ascii="Times New Roman" w:eastAsiaTheme="minorEastAsia" w:hAnsi="Times New Roman" w:cs="Times New Roman"/>
          <w:color w:val="000000" w:themeColor="text1"/>
        </w:rPr>
        <w:t xml:space="preserve"> </w:t>
      </w:r>
      <w:r w:rsidR="00CC2BD5" w:rsidRPr="007307AC">
        <w:rPr>
          <w:rFonts w:ascii="Times New Roman" w:hAnsi="Times New Roman" w:cs="Times New Roman"/>
          <w:color w:val="000000" w:themeColor="text1"/>
        </w:rPr>
        <w:t>10</w:t>
      </w:r>
      <w:r w:rsidR="004C7B4B" w:rsidRPr="007307AC">
        <w:rPr>
          <w:rFonts w:ascii="Times New Roman" w:hAnsi="Times New Roman" w:cs="Times New Roman"/>
          <w:color w:val="000000" w:themeColor="text1"/>
          <w:vertAlign w:val="superscript"/>
        </w:rPr>
        <w:t>–</w:t>
      </w:r>
      <w:r w:rsidR="00CC2BD5" w:rsidRPr="007307AC">
        <w:rPr>
          <w:rFonts w:ascii="Times New Roman" w:hAnsi="Times New Roman" w:cs="Times New Roman"/>
          <w:color w:val="000000" w:themeColor="text1"/>
          <w:vertAlign w:val="superscript"/>
        </w:rPr>
        <w:t xml:space="preserve">5 </w:t>
      </w:r>
      <w:r w:rsidR="00930776" w:rsidRPr="007307AC">
        <w:rPr>
          <w:rFonts w:ascii="Times New Roman" w:hAnsi="Times New Roman" w:cs="Times New Roman"/>
          <w:color w:val="000000" w:themeColor="text1"/>
        </w:rPr>
        <w:t>(sgControl vs KO2) by one-way</w:t>
      </w:r>
      <w:r w:rsidR="00930776" w:rsidRPr="006E4CFD">
        <w:rPr>
          <w:rFonts w:ascii="Times New Roman" w:hAnsi="Times New Roman" w:cs="Times New Roman"/>
          <w:color w:val="000000" w:themeColor="text1"/>
        </w:rPr>
        <w:t xml:space="preserve"> ANOVA, followed by Dunnett’s </w:t>
      </w:r>
      <w:r w:rsidR="00930776" w:rsidRPr="006E4CFD">
        <w:rPr>
          <w:rFonts w:ascii="Times New Roman" w:hAnsi="Times New Roman" w:cs="Times New Roman"/>
          <w:color w:val="000000" w:themeColor="text1"/>
        </w:rPr>
        <w:lastRenderedPageBreak/>
        <w:t>correction.</w:t>
      </w:r>
      <w:r w:rsidR="00930776">
        <w:rPr>
          <w:rFonts w:ascii="Times New Roman" w:hAnsi="Times New Roman" w:cs="Times New Roman" w:hint="eastAsia"/>
          <w:color w:val="000000" w:themeColor="text1"/>
        </w:rPr>
        <w:t xml:space="preserve">　</w:t>
      </w:r>
      <w:r w:rsidR="00F450F3" w:rsidRPr="00F450F3">
        <w:rPr>
          <w:rFonts w:ascii="Times New Roman" w:hAnsi="Times New Roman" w:cs="Times New Roman"/>
          <w:color w:val="000000" w:themeColor="text1"/>
        </w:rPr>
        <w:t>(</w:t>
      </w:r>
      <w:r w:rsidR="00F450F3" w:rsidRPr="00F450F3">
        <w:rPr>
          <w:rFonts w:ascii="Times New Roman" w:hAnsi="Times New Roman" w:cs="Times New Roman"/>
          <w:b/>
          <w:bCs/>
          <w:color w:val="000000" w:themeColor="text1"/>
        </w:rPr>
        <w:t>D</w:t>
      </w:r>
      <w:r w:rsidR="00F450F3" w:rsidRPr="00F450F3">
        <w:rPr>
          <w:rFonts w:ascii="Times New Roman" w:hAnsi="Times New Roman" w:cs="Times New Roman"/>
          <w:color w:val="000000" w:themeColor="text1"/>
        </w:rPr>
        <w:t xml:space="preserve">) Albumin measurements in permeability assays using </w:t>
      </w:r>
      <w:r w:rsidR="00F450F3" w:rsidRPr="00F450F3">
        <w:rPr>
          <w:rFonts w:ascii="Times New Roman" w:hAnsi="Times New Roman" w:cs="Times New Roman"/>
          <w:i/>
          <w:iCs/>
          <w:color w:val="000000" w:themeColor="text1"/>
        </w:rPr>
        <w:t>Cdkal1</w:t>
      </w:r>
      <w:r w:rsidR="00F450F3" w:rsidRPr="00F450F3">
        <w:rPr>
          <w:rFonts w:ascii="Times New Roman" w:hAnsi="Times New Roman" w:cs="Times New Roman"/>
          <w:color w:val="000000" w:themeColor="text1"/>
        </w:rPr>
        <w:t xml:space="preserve"> kn</w:t>
      </w:r>
      <w:r w:rsidR="00F450F3" w:rsidRPr="006E4CFD">
        <w:rPr>
          <w:rFonts w:ascii="Times New Roman" w:hAnsi="Times New Roman" w:cs="Times New Roman"/>
          <w:color w:val="000000"/>
        </w:rPr>
        <w:t xml:space="preserve">ockout and control E11 </w:t>
      </w:r>
      <w:r w:rsidR="00F450F3" w:rsidRPr="007307AC">
        <w:rPr>
          <w:rFonts w:ascii="Times New Roman" w:hAnsi="Times New Roman" w:cs="Times New Roman"/>
          <w:color w:val="000000" w:themeColor="text1"/>
        </w:rPr>
        <w:t xml:space="preserve">podocyte cells. </w:t>
      </w:r>
      <w:r w:rsidR="00F450F3" w:rsidRPr="007307AC">
        <w:rPr>
          <w:rFonts w:ascii="Times New Roman" w:hAnsi="Times New Roman" w:cs="Times New Roman"/>
          <w:i/>
          <w:iCs/>
          <w:color w:val="000000" w:themeColor="text1"/>
        </w:rPr>
        <w:t xml:space="preserve">n </w:t>
      </w:r>
      <w:r w:rsidR="00F450F3" w:rsidRPr="007307AC">
        <w:rPr>
          <w:rFonts w:ascii="Times New Roman" w:hAnsi="Times New Roman" w:cs="Times New Roman"/>
          <w:color w:val="000000" w:themeColor="text1"/>
        </w:rPr>
        <w:t>= 8 each. Data are presented as the mean ± SEM.</w:t>
      </w:r>
      <w:r w:rsidR="00F450F3" w:rsidRPr="007307AC">
        <w:rPr>
          <w:rFonts w:ascii="Times New Roman" w:hAnsi="Times New Roman" w:cs="Times New Roman"/>
          <w:b/>
          <w:bCs/>
          <w:color w:val="000000" w:themeColor="text1"/>
        </w:rPr>
        <w:t xml:space="preserve"> </w:t>
      </w:r>
      <w:r w:rsidR="00F450F3" w:rsidRPr="007307AC">
        <w:rPr>
          <w:rFonts w:ascii="Times New Roman" w:hAnsi="Times New Roman" w:cs="Times New Roman"/>
          <w:color w:val="000000" w:themeColor="text1"/>
        </w:rPr>
        <w:t>*</w:t>
      </w:r>
      <w:r w:rsidR="00F450F3" w:rsidRPr="007307AC">
        <w:rPr>
          <w:rFonts w:ascii="Times New Roman" w:hAnsi="Times New Roman" w:cs="Times New Roman"/>
          <w:i/>
          <w:iCs/>
          <w:color w:val="000000" w:themeColor="text1"/>
        </w:rPr>
        <w:t xml:space="preserve">P = </w:t>
      </w:r>
      <w:r w:rsidR="00F450F3" w:rsidRPr="007307AC">
        <w:rPr>
          <w:rFonts w:ascii="Times New Roman" w:hAnsi="Times New Roman" w:cs="Times New Roman"/>
          <w:color w:val="000000" w:themeColor="text1"/>
        </w:rPr>
        <w:t>0.0378; ***</w:t>
      </w:r>
      <w:r w:rsidR="00F450F3" w:rsidRPr="007307AC">
        <w:rPr>
          <w:rFonts w:ascii="Times New Roman" w:hAnsi="Times New Roman" w:cs="Times New Roman"/>
          <w:i/>
          <w:iCs/>
          <w:color w:val="000000" w:themeColor="text1"/>
        </w:rPr>
        <w:t xml:space="preserve">P </w:t>
      </w:r>
      <w:r w:rsidR="00F450F3" w:rsidRPr="007307AC">
        <w:rPr>
          <w:rFonts w:ascii="Times New Roman" w:hAnsi="Times New Roman" w:cs="Times New Roman"/>
          <w:color w:val="000000" w:themeColor="text1"/>
        </w:rPr>
        <w:t>= 0.0002</w:t>
      </w:r>
      <w:r w:rsidR="00F450F3" w:rsidRPr="007307AC">
        <w:rPr>
          <w:rFonts w:ascii="Times New Roman" w:hAnsi="Times New Roman" w:cs="Times New Roman"/>
          <w:i/>
          <w:iCs/>
          <w:color w:val="000000" w:themeColor="text1"/>
        </w:rPr>
        <w:t xml:space="preserve"> </w:t>
      </w:r>
      <w:r w:rsidR="00F450F3" w:rsidRPr="007307AC">
        <w:rPr>
          <w:rFonts w:ascii="Times New Roman" w:hAnsi="Times New Roman" w:cs="Times New Roman"/>
          <w:color w:val="000000" w:themeColor="text1"/>
        </w:rPr>
        <w:t>by Kruskal–Wallis</w:t>
      </w:r>
      <w:r w:rsidR="00F450F3" w:rsidRPr="007307AC">
        <w:rPr>
          <w:rFonts w:ascii="Times New Roman" w:hAnsi="Times New Roman" w:cs="Times New Roman"/>
          <w:color w:val="000000" w:themeColor="text1"/>
          <w:shd w:val="clear" w:color="auto" w:fill="FFFFFF"/>
        </w:rPr>
        <w:t xml:space="preserve"> test, followed by Dunn’s multiple comparison test. </w:t>
      </w:r>
      <w:r w:rsidR="00F450F3" w:rsidRPr="007307AC">
        <w:rPr>
          <w:rFonts w:ascii="Times New Roman" w:hAnsi="Times New Roman" w:cs="Times New Roman"/>
          <w:color w:val="000000" w:themeColor="text1"/>
        </w:rPr>
        <w:t>(</w:t>
      </w:r>
      <w:r w:rsidR="00F450F3" w:rsidRPr="007307AC">
        <w:rPr>
          <w:rFonts w:ascii="Times New Roman" w:hAnsi="Times New Roman" w:cs="Times New Roman"/>
          <w:b/>
          <w:bCs/>
          <w:color w:val="000000" w:themeColor="text1"/>
        </w:rPr>
        <w:t>E-H</w:t>
      </w:r>
      <w:r w:rsidR="00F450F3" w:rsidRPr="007307AC">
        <w:rPr>
          <w:rFonts w:ascii="Times New Roman" w:hAnsi="Times New Roman" w:cs="Times New Roman"/>
          <w:color w:val="000000" w:themeColor="text1"/>
        </w:rPr>
        <w:t>) Results of the wound cell migration assay in E11 podocyte cells, ****</w:t>
      </w:r>
      <w:r w:rsidR="00F450F3" w:rsidRPr="007307AC">
        <w:rPr>
          <w:rFonts w:ascii="Times New Roman" w:hAnsi="Times New Roman" w:cs="Times New Roman"/>
          <w:i/>
          <w:iCs/>
          <w:color w:val="000000" w:themeColor="text1"/>
        </w:rPr>
        <w:t>P</w:t>
      </w:r>
      <w:r w:rsidR="00BF1149" w:rsidRPr="007307AC">
        <w:rPr>
          <w:rFonts w:ascii="Times New Roman" w:hAnsi="Times New Roman" w:cs="Times New Roman"/>
          <w:i/>
          <w:iCs/>
          <w:color w:val="000000" w:themeColor="text1"/>
        </w:rPr>
        <w:t xml:space="preserve"> </w:t>
      </w:r>
      <w:r w:rsidR="00DE1E2C" w:rsidRPr="007307AC">
        <w:rPr>
          <w:rFonts w:ascii="Times New Roman" w:hAnsi="Times New Roman" w:cs="Times New Roman"/>
          <w:color w:val="000000" w:themeColor="text1"/>
        </w:rPr>
        <w:t>=</w:t>
      </w:r>
      <w:r w:rsidR="00C73F30" w:rsidRPr="007307AC">
        <w:rPr>
          <w:rFonts w:ascii="Times New Roman" w:hAnsi="Times New Roman" w:cs="Times New Roman"/>
          <w:color w:val="000000" w:themeColor="text1"/>
        </w:rPr>
        <w:t xml:space="preserve"> </w:t>
      </w:r>
      <w:r w:rsidR="00DE1E2C" w:rsidRPr="007307AC">
        <w:rPr>
          <w:rFonts w:ascii="Times New Roman" w:hAnsi="Times New Roman" w:cs="Times New Roman"/>
          <w:color w:val="000000" w:themeColor="text1"/>
        </w:rPr>
        <w:t>6.4</w:t>
      </w:r>
      <w:r w:rsidR="00BF1149" w:rsidRPr="007307AC">
        <w:rPr>
          <w:rFonts w:ascii="Times New Roman" w:hAnsi="Times New Roman" w:cs="Times New Roman"/>
          <w:color w:val="000000" w:themeColor="text1"/>
        </w:rPr>
        <w:t>0</w:t>
      </w:r>
      <w:r w:rsidR="000A07D4" w:rsidRPr="007307AC">
        <w:rPr>
          <w:rFonts w:ascii="Times New Roman" w:hAnsi="Times New Roman" w:cs="Times New Roman"/>
          <w:color w:val="000000" w:themeColor="text1"/>
        </w:rPr>
        <w:t xml:space="preserve"> </w:t>
      </w:r>
      <w:r w:rsidR="00417427" w:rsidRPr="007307AC">
        <w:rPr>
          <w:rFonts w:ascii="Times New Roman" w:eastAsiaTheme="minorEastAsia" w:hAnsi="Times New Roman" w:cs="Times New Roman"/>
          <w:color w:val="000000" w:themeColor="text1"/>
        </w:rPr>
        <w:t>×</w:t>
      </w:r>
      <w:r w:rsidR="000A07D4" w:rsidRPr="007307AC">
        <w:rPr>
          <w:rFonts w:ascii="Times New Roman" w:eastAsiaTheme="minorEastAsia" w:hAnsi="Times New Roman" w:cs="Times New Roman"/>
          <w:color w:val="000000" w:themeColor="text1"/>
        </w:rPr>
        <w:t xml:space="preserve"> </w:t>
      </w:r>
      <w:r w:rsidR="00DE1E2C" w:rsidRPr="007307AC">
        <w:rPr>
          <w:rFonts w:ascii="Times New Roman" w:hAnsi="Times New Roman" w:cs="Times New Roman"/>
          <w:color w:val="000000" w:themeColor="text1"/>
        </w:rPr>
        <w:t>10</w:t>
      </w:r>
      <w:r w:rsidR="004C7B4B" w:rsidRPr="007307AC">
        <w:rPr>
          <w:rFonts w:ascii="Times New Roman" w:hAnsi="Times New Roman" w:cs="Times New Roman"/>
          <w:color w:val="000000" w:themeColor="text1"/>
          <w:vertAlign w:val="superscript"/>
        </w:rPr>
        <w:t>–</w:t>
      </w:r>
      <w:r w:rsidR="00DE1E2C" w:rsidRPr="007307AC">
        <w:rPr>
          <w:rFonts w:ascii="Times New Roman" w:hAnsi="Times New Roman" w:cs="Times New Roman"/>
          <w:color w:val="000000" w:themeColor="text1"/>
          <w:vertAlign w:val="superscript"/>
        </w:rPr>
        <w:t>10</w:t>
      </w:r>
      <w:r w:rsidR="00C73F30" w:rsidRPr="007307AC">
        <w:rPr>
          <w:rFonts w:ascii="Times New Roman" w:hAnsi="Times New Roman" w:cs="Times New Roman"/>
          <w:color w:val="000000" w:themeColor="text1"/>
        </w:rPr>
        <w:t xml:space="preserve"> </w:t>
      </w:r>
      <w:r w:rsidR="00F450F3" w:rsidRPr="007307AC">
        <w:rPr>
          <w:rFonts w:ascii="Times New Roman" w:hAnsi="Times New Roman" w:cs="Times New Roman"/>
          <w:color w:val="000000" w:themeColor="text1"/>
        </w:rPr>
        <w:t>(sgCo</w:t>
      </w:r>
      <w:r w:rsidR="00C73F30" w:rsidRPr="007307AC">
        <w:rPr>
          <w:rFonts w:ascii="Times New Roman" w:hAnsi="Times New Roman" w:cs="Times New Roman"/>
          <w:color w:val="000000" w:themeColor="text1"/>
        </w:rPr>
        <w:t>n</w:t>
      </w:r>
      <w:r w:rsidR="00F450F3" w:rsidRPr="007307AC">
        <w:rPr>
          <w:rFonts w:ascii="Times New Roman" w:hAnsi="Times New Roman" w:cs="Times New Roman"/>
          <w:color w:val="000000" w:themeColor="text1"/>
        </w:rPr>
        <w:t>trol vs KO1); ****</w:t>
      </w:r>
      <w:r w:rsidR="00F450F3" w:rsidRPr="007307AC">
        <w:rPr>
          <w:rFonts w:ascii="Times New Roman" w:hAnsi="Times New Roman" w:cs="Times New Roman"/>
          <w:i/>
          <w:iCs/>
          <w:color w:val="000000" w:themeColor="text1"/>
        </w:rPr>
        <w:t>P</w:t>
      </w:r>
      <w:r w:rsidR="00C030D7" w:rsidRPr="007307AC">
        <w:rPr>
          <w:rFonts w:ascii="Times New Roman" w:hAnsi="Times New Roman" w:cs="Times New Roman"/>
          <w:i/>
          <w:iCs/>
          <w:color w:val="000000" w:themeColor="text1"/>
        </w:rPr>
        <w:t xml:space="preserve"> </w:t>
      </w:r>
      <w:r w:rsidR="00C73F30" w:rsidRPr="007307AC">
        <w:rPr>
          <w:rFonts w:ascii="Times New Roman" w:hAnsi="Times New Roman" w:cs="Times New Roman"/>
          <w:color w:val="000000" w:themeColor="text1"/>
        </w:rPr>
        <w:t>= 1.7</w:t>
      </w:r>
      <w:r w:rsidR="00BF1149" w:rsidRPr="007307AC">
        <w:rPr>
          <w:rFonts w:ascii="Times New Roman" w:hAnsi="Times New Roman" w:cs="Times New Roman"/>
          <w:color w:val="000000" w:themeColor="text1"/>
        </w:rPr>
        <w:t>0</w:t>
      </w:r>
      <w:r w:rsidR="000A07D4" w:rsidRPr="007307AC">
        <w:rPr>
          <w:rFonts w:ascii="Times New Roman" w:hAnsi="Times New Roman" w:cs="Times New Roman"/>
          <w:color w:val="000000" w:themeColor="text1"/>
        </w:rPr>
        <w:t xml:space="preserve"> </w:t>
      </w:r>
      <w:r w:rsidR="00417427" w:rsidRPr="007307AC">
        <w:rPr>
          <w:rFonts w:ascii="Times New Roman" w:eastAsiaTheme="minorEastAsia" w:hAnsi="Times New Roman" w:cs="Times New Roman"/>
          <w:color w:val="000000" w:themeColor="text1"/>
        </w:rPr>
        <w:t>×</w:t>
      </w:r>
      <w:r w:rsidR="000A07D4" w:rsidRPr="007307AC">
        <w:rPr>
          <w:rFonts w:ascii="Times New Roman" w:eastAsiaTheme="minorEastAsia" w:hAnsi="Times New Roman" w:cs="Times New Roman"/>
          <w:color w:val="000000" w:themeColor="text1"/>
        </w:rPr>
        <w:t xml:space="preserve"> </w:t>
      </w:r>
      <w:r w:rsidR="00C73F30" w:rsidRPr="007307AC">
        <w:rPr>
          <w:rFonts w:ascii="Times New Roman" w:hAnsi="Times New Roman" w:cs="Times New Roman"/>
          <w:color w:val="000000" w:themeColor="text1"/>
        </w:rPr>
        <w:t>10</w:t>
      </w:r>
      <w:r w:rsidR="004C7B4B" w:rsidRPr="007307AC">
        <w:rPr>
          <w:rFonts w:ascii="Times New Roman" w:hAnsi="Times New Roman" w:cs="Times New Roman"/>
          <w:color w:val="000000" w:themeColor="text1"/>
          <w:vertAlign w:val="superscript"/>
        </w:rPr>
        <w:t>–</w:t>
      </w:r>
      <w:r w:rsidR="00C73F30" w:rsidRPr="007307AC">
        <w:rPr>
          <w:rFonts w:ascii="Times New Roman" w:hAnsi="Times New Roman" w:cs="Times New Roman"/>
          <w:color w:val="000000" w:themeColor="text1"/>
          <w:vertAlign w:val="superscript"/>
        </w:rPr>
        <w:t>10</w:t>
      </w:r>
      <w:r w:rsidR="00F450F3" w:rsidRPr="007307AC">
        <w:rPr>
          <w:rFonts w:ascii="Times New Roman" w:hAnsi="Times New Roman" w:cs="Times New Roman"/>
          <w:color w:val="000000" w:themeColor="text1"/>
        </w:rPr>
        <w:t xml:space="preserve"> (sgControl vs KO2), (E, F) and SVI podocyte cells ***</w:t>
      </w:r>
      <w:r w:rsidR="00F450F3" w:rsidRPr="007307AC">
        <w:rPr>
          <w:rFonts w:ascii="Times New Roman" w:hAnsi="Times New Roman" w:cs="Times New Roman"/>
          <w:i/>
          <w:iCs/>
          <w:color w:val="000000" w:themeColor="text1"/>
        </w:rPr>
        <w:t xml:space="preserve">P </w:t>
      </w:r>
      <w:r w:rsidR="00F450F3" w:rsidRPr="007307AC">
        <w:rPr>
          <w:rFonts w:ascii="Times New Roman" w:hAnsi="Times New Roman" w:cs="Times New Roman"/>
          <w:color w:val="000000" w:themeColor="text1"/>
        </w:rPr>
        <w:t>= 0.000</w:t>
      </w:r>
      <w:r w:rsidR="00F450F3" w:rsidRPr="007307AC">
        <w:rPr>
          <w:rFonts w:ascii="Times New Roman" w:hAnsi="Times New Roman" w:cs="Times New Roman"/>
          <w:iCs/>
          <w:color w:val="000000" w:themeColor="text1"/>
        </w:rPr>
        <w:t>7</w:t>
      </w:r>
      <w:r w:rsidR="00F450F3" w:rsidRPr="007307AC">
        <w:rPr>
          <w:rFonts w:ascii="Times New Roman" w:hAnsi="Times New Roman" w:cs="Times New Roman"/>
          <w:i/>
          <w:iCs/>
          <w:color w:val="000000" w:themeColor="text1"/>
        </w:rPr>
        <w:t>;</w:t>
      </w:r>
      <w:r w:rsidR="00F450F3" w:rsidRPr="007307AC">
        <w:rPr>
          <w:rFonts w:ascii="Times New Roman" w:hAnsi="Times New Roman" w:cs="Times New Roman"/>
          <w:color w:val="000000" w:themeColor="text1"/>
        </w:rPr>
        <w:t xml:space="preserve"> ****</w:t>
      </w:r>
      <w:r w:rsidR="00F450F3" w:rsidRPr="007307AC">
        <w:rPr>
          <w:rFonts w:ascii="Times New Roman" w:hAnsi="Times New Roman" w:cs="Times New Roman"/>
          <w:i/>
          <w:iCs/>
          <w:color w:val="000000" w:themeColor="text1"/>
        </w:rPr>
        <w:t>P</w:t>
      </w:r>
      <w:r w:rsidR="0022123B" w:rsidRPr="007307AC">
        <w:rPr>
          <w:rFonts w:ascii="Times New Roman" w:hAnsi="Times New Roman" w:cs="Times New Roman"/>
          <w:i/>
          <w:iCs/>
          <w:color w:val="000000" w:themeColor="text1"/>
        </w:rPr>
        <w:t xml:space="preserve"> </w:t>
      </w:r>
      <w:r w:rsidR="0022123B" w:rsidRPr="007307AC">
        <w:rPr>
          <w:rFonts w:ascii="Times New Roman" w:hAnsi="Times New Roman" w:cs="Times New Roman"/>
          <w:color w:val="000000" w:themeColor="text1"/>
        </w:rPr>
        <w:t>= 1.7</w:t>
      </w:r>
      <w:r w:rsidR="00BF1149" w:rsidRPr="007307AC">
        <w:rPr>
          <w:rFonts w:ascii="Times New Roman" w:hAnsi="Times New Roman" w:cs="Times New Roman"/>
          <w:color w:val="000000" w:themeColor="text1"/>
        </w:rPr>
        <w:t>5</w:t>
      </w:r>
      <w:r w:rsidR="000A07D4" w:rsidRPr="007307AC">
        <w:rPr>
          <w:rFonts w:ascii="Times New Roman" w:hAnsi="Times New Roman" w:cs="Times New Roman"/>
          <w:color w:val="000000" w:themeColor="text1"/>
        </w:rPr>
        <w:t xml:space="preserve"> </w:t>
      </w:r>
      <w:r w:rsidR="00417427" w:rsidRPr="007307AC">
        <w:rPr>
          <w:rFonts w:ascii="Times New Roman" w:eastAsiaTheme="minorEastAsia" w:hAnsi="Times New Roman" w:cs="Times New Roman"/>
          <w:color w:val="000000" w:themeColor="text1"/>
        </w:rPr>
        <w:t>×</w:t>
      </w:r>
      <w:r w:rsidR="000A07D4" w:rsidRPr="007307AC">
        <w:rPr>
          <w:rFonts w:ascii="Times New Roman" w:eastAsiaTheme="minorEastAsia" w:hAnsi="Times New Roman" w:cs="Times New Roman"/>
          <w:color w:val="000000" w:themeColor="text1"/>
        </w:rPr>
        <w:t xml:space="preserve"> </w:t>
      </w:r>
      <w:r w:rsidR="0022123B" w:rsidRPr="007307AC">
        <w:rPr>
          <w:rFonts w:ascii="Times New Roman" w:hAnsi="Times New Roman" w:cs="Times New Roman"/>
          <w:color w:val="000000" w:themeColor="text1"/>
        </w:rPr>
        <w:t>10</w:t>
      </w:r>
      <w:r w:rsidR="004C7B4B" w:rsidRPr="007307AC">
        <w:rPr>
          <w:rFonts w:ascii="Times New Roman" w:hAnsi="Times New Roman" w:cs="Times New Roman"/>
          <w:color w:val="000000" w:themeColor="text1"/>
          <w:vertAlign w:val="superscript"/>
        </w:rPr>
        <w:t>–</w:t>
      </w:r>
      <w:r w:rsidR="0022123B" w:rsidRPr="007307AC">
        <w:rPr>
          <w:rFonts w:ascii="Times New Roman" w:hAnsi="Times New Roman" w:cs="Times New Roman"/>
          <w:color w:val="000000" w:themeColor="text1"/>
          <w:vertAlign w:val="superscript"/>
        </w:rPr>
        <w:t>6</w:t>
      </w:r>
      <w:r w:rsidR="00F450F3" w:rsidRPr="007307AC">
        <w:rPr>
          <w:rFonts w:ascii="Times New Roman" w:hAnsi="Times New Roman" w:cs="Times New Roman"/>
          <w:color w:val="000000" w:themeColor="text1"/>
        </w:rPr>
        <w:t xml:space="preserve"> (G, H). Upper panels in E and G: representative images of the scratched areas, created using a pipette tip, of confluent podocytes at 0 hour. Lower panels in e and g: representative images of the scratched areas 30 h later, after podocytes had migrated into the wounds. Scale bars, 500 µm. F and H; </w:t>
      </w:r>
      <w:r w:rsidR="00F450F3" w:rsidRPr="007307AC">
        <w:rPr>
          <w:rFonts w:ascii="Times New Roman" w:hAnsi="Times New Roman" w:cs="Times New Roman"/>
          <w:i/>
          <w:iCs/>
          <w:color w:val="000000" w:themeColor="text1"/>
        </w:rPr>
        <w:t xml:space="preserve">n </w:t>
      </w:r>
      <w:r w:rsidR="00F450F3" w:rsidRPr="007307AC">
        <w:rPr>
          <w:rFonts w:ascii="Times New Roman" w:hAnsi="Times New Roman" w:cs="Times New Roman"/>
          <w:color w:val="000000" w:themeColor="text1"/>
        </w:rPr>
        <w:t>= 5; data are presented as the mean ± SEM, one-way ANOVA, followed by Dunnett’s correction. (</w:t>
      </w:r>
      <w:r w:rsidR="00F450F3" w:rsidRPr="007307AC">
        <w:rPr>
          <w:rFonts w:ascii="Times New Roman" w:hAnsi="Times New Roman" w:cs="Times New Roman"/>
          <w:b/>
          <w:bCs/>
          <w:color w:val="000000" w:themeColor="text1"/>
        </w:rPr>
        <w:t>I</w:t>
      </w:r>
      <w:r w:rsidR="00F450F3" w:rsidRPr="007307AC">
        <w:rPr>
          <w:rFonts w:ascii="Times New Roman" w:hAnsi="Times New Roman" w:cs="Times New Roman"/>
          <w:color w:val="000000" w:themeColor="text1"/>
        </w:rPr>
        <w:t xml:space="preserve">) Representative images of F-actin immunostained </w:t>
      </w:r>
      <w:r w:rsidR="00F450F3" w:rsidRPr="007307AC">
        <w:rPr>
          <w:rFonts w:ascii="Times New Roman" w:hAnsi="Times New Roman" w:cs="Times New Roman"/>
          <w:i/>
          <w:iCs/>
          <w:color w:val="000000" w:themeColor="text1"/>
        </w:rPr>
        <w:t>Cdkal1</w:t>
      </w:r>
      <w:r w:rsidR="00F450F3" w:rsidRPr="007307AC">
        <w:rPr>
          <w:rFonts w:ascii="Times New Roman" w:hAnsi="Times New Roman" w:cs="Times New Roman"/>
          <w:color w:val="000000" w:themeColor="text1"/>
        </w:rPr>
        <w:t xml:space="preserve"> KO E11 (upper panel) and SVI (lower panel) cells (in green). Scale bar, 20 μm. (</w:t>
      </w:r>
      <w:r w:rsidR="00F450F3" w:rsidRPr="007307AC">
        <w:rPr>
          <w:rFonts w:ascii="Times New Roman" w:hAnsi="Times New Roman" w:cs="Times New Roman"/>
          <w:b/>
          <w:bCs/>
          <w:color w:val="000000" w:themeColor="text1"/>
        </w:rPr>
        <w:t>J, K</w:t>
      </w:r>
      <w:r w:rsidR="00F450F3" w:rsidRPr="007307AC">
        <w:rPr>
          <w:rFonts w:ascii="Times New Roman" w:hAnsi="Times New Roman" w:cs="Times New Roman"/>
          <w:color w:val="000000" w:themeColor="text1"/>
        </w:rPr>
        <w:t>) Quantification of the cellular area occupied by F-actin</w:t>
      </w:r>
      <w:r w:rsidR="00212E61" w:rsidRPr="007307AC">
        <w:rPr>
          <w:rFonts w:ascii="Times New Roman" w:hAnsi="Times New Roman" w:cs="Times New Roman"/>
          <w:color w:val="000000" w:themeColor="text1"/>
        </w:rPr>
        <w:t xml:space="preserve"> in </w:t>
      </w:r>
      <w:r w:rsidR="00F450F3" w:rsidRPr="007307AC">
        <w:rPr>
          <w:rFonts w:ascii="Times New Roman" w:hAnsi="Times New Roman" w:cs="Times New Roman"/>
          <w:color w:val="000000" w:themeColor="text1"/>
        </w:rPr>
        <w:t>E11</w:t>
      </w:r>
      <w:r w:rsidR="00212E61" w:rsidRPr="007307AC">
        <w:rPr>
          <w:rFonts w:ascii="Times New Roman" w:hAnsi="Times New Roman" w:cs="Times New Roman"/>
          <w:color w:val="000000" w:themeColor="text1"/>
        </w:rPr>
        <w:t xml:space="preserve"> </w:t>
      </w:r>
      <w:r w:rsidR="006D18F5" w:rsidRPr="007307AC">
        <w:rPr>
          <w:rFonts w:ascii="Times New Roman" w:hAnsi="Times New Roman" w:cs="Times New Roman"/>
          <w:color w:val="000000" w:themeColor="text1"/>
        </w:rPr>
        <w:t xml:space="preserve">podocyte cells, </w:t>
      </w:r>
      <w:r w:rsidR="00212E61" w:rsidRPr="007307AC">
        <w:rPr>
          <w:rFonts w:ascii="Times New Roman" w:hAnsi="Times New Roman" w:cs="Times New Roman"/>
          <w:color w:val="000000" w:themeColor="text1"/>
        </w:rPr>
        <w:t>*</w:t>
      </w:r>
      <w:r w:rsidR="00A47EB0" w:rsidRPr="007307AC">
        <w:rPr>
          <w:rFonts w:ascii="Times New Roman" w:hAnsi="Times New Roman" w:cs="Times New Roman"/>
          <w:color w:val="000000" w:themeColor="text1"/>
        </w:rPr>
        <w:t>***</w:t>
      </w:r>
      <w:r w:rsidR="00A47EB0" w:rsidRPr="007307AC">
        <w:rPr>
          <w:rFonts w:ascii="Times New Roman" w:hAnsi="Times New Roman" w:cs="Times New Roman"/>
          <w:i/>
          <w:iCs/>
          <w:color w:val="000000" w:themeColor="text1"/>
        </w:rPr>
        <w:t xml:space="preserve">P </w:t>
      </w:r>
      <w:r w:rsidR="00A47EB0" w:rsidRPr="007307AC">
        <w:rPr>
          <w:rFonts w:ascii="Times New Roman" w:hAnsi="Times New Roman" w:cs="Times New Roman"/>
          <w:color w:val="000000" w:themeColor="text1"/>
        </w:rPr>
        <w:t>= 2.58</w:t>
      </w:r>
      <w:r w:rsidR="000A07D4" w:rsidRPr="007307AC">
        <w:rPr>
          <w:rFonts w:ascii="Times New Roman" w:hAnsi="Times New Roman" w:cs="Times New Roman"/>
          <w:color w:val="000000" w:themeColor="text1"/>
        </w:rPr>
        <w:t xml:space="preserve"> </w:t>
      </w:r>
      <w:r w:rsidR="00417427" w:rsidRPr="007307AC">
        <w:rPr>
          <w:rFonts w:ascii="Times New Roman" w:eastAsiaTheme="minorEastAsia" w:hAnsi="Times New Roman" w:cs="Times New Roman"/>
          <w:color w:val="000000" w:themeColor="text1"/>
        </w:rPr>
        <w:t>×</w:t>
      </w:r>
      <w:r w:rsidR="000A07D4" w:rsidRPr="007307AC">
        <w:rPr>
          <w:rFonts w:ascii="Times New Roman" w:eastAsiaTheme="minorEastAsia" w:hAnsi="Times New Roman" w:cs="Times New Roman"/>
          <w:color w:val="000000" w:themeColor="text1"/>
        </w:rPr>
        <w:t xml:space="preserve"> </w:t>
      </w:r>
      <w:r w:rsidR="00A47EB0" w:rsidRPr="007307AC">
        <w:rPr>
          <w:rFonts w:ascii="Times New Roman" w:hAnsi="Times New Roman" w:cs="Times New Roman"/>
          <w:color w:val="000000" w:themeColor="text1"/>
        </w:rPr>
        <w:t>10</w:t>
      </w:r>
      <w:r w:rsidR="004C7B4B" w:rsidRPr="007307AC">
        <w:rPr>
          <w:rFonts w:ascii="Times New Roman" w:hAnsi="Times New Roman" w:cs="Times New Roman"/>
          <w:color w:val="000000" w:themeColor="text1"/>
          <w:vertAlign w:val="superscript"/>
        </w:rPr>
        <w:t>–</w:t>
      </w:r>
      <w:r w:rsidR="00A47EB0" w:rsidRPr="007307AC">
        <w:rPr>
          <w:rFonts w:ascii="Times New Roman" w:hAnsi="Times New Roman" w:cs="Times New Roman"/>
          <w:color w:val="000000" w:themeColor="text1"/>
          <w:vertAlign w:val="superscript"/>
        </w:rPr>
        <w:t>7</w:t>
      </w:r>
      <w:r w:rsidR="00A47EB0" w:rsidRPr="007307AC">
        <w:rPr>
          <w:rFonts w:ascii="Times New Roman" w:hAnsi="Times New Roman" w:cs="Times New Roman"/>
          <w:color w:val="000000" w:themeColor="text1"/>
        </w:rPr>
        <w:t xml:space="preserve"> (sgControl vs KO1); ****</w:t>
      </w:r>
      <w:r w:rsidR="00A47EB0" w:rsidRPr="007307AC">
        <w:rPr>
          <w:rFonts w:ascii="Times New Roman" w:hAnsi="Times New Roman" w:cs="Times New Roman"/>
          <w:i/>
          <w:iCs/>
          <w:color w:val="000000" w:themeColor="text1"/>
        </w:rPr>
        <w:t xml:space="preserve">P </w:t>
      </w:r>
      <w:r w:rsidR="00A47EB0" w:rsidRPr="007307AC">
        <w:rPr>
          <w:rFonts w:ascii="Times New Roman" w:hAnsi="Times New Roman" w:cs="Times New Roman"/>
          <w:color w:val="000000" w:themeColor="text1"/>
        </w:rPr>
        <w:t>=</w:t>
      </w:r>
      <w:r w:rsidR="005E5E7F" w:rsidRPr="007307AC">
        <w:rPr>
          <w:rFonts w:ascii="Times New Roman" w:hAnsi="Times New Roman" w:cs="Times New Roman"/>
          <w:color w:val="000000" w:themeColor="text1"/>
        </w:rPr>
        <w:t xml:space="preserve"> 1.25</w:t>
      </w:r>
      <w:r w:rsidR="000A07D4" w:rsidRPr="007307AC">
        <w:rPr>
          <w:rFonts w:ascii="Times New Roman" w:hAnsi="Times New Roman" w:cs="Times New Roman"/>
          <w:color w:val="000000" w:themeColor="text1"/>
        </w:rPr>
        <w:t xml:space="preserve"> </w:t>
      </w:r>
      <w:r w:rsidR="00417427" w:rsidRPr="007307AC">
        <w:rPr>
          <w:rFonts w:ascii="Times New Roman" w:eastAsiaTheme="minorEastAsia" w:hAnsi="Times New Roman" w:cs="Times New Roman"/>
          <w:color w:val="000000" w:themeColor="text1"/>
        </w:rPr>
        <w:t>×</w:t>
      </w:r>
      <w:r w:rsidR="000A07D4" w:rsidRPr="007307AC">
        <w:rPr>
          <w:rFonts w:ascii="Times New Roman" w:eastAsiaTheme="minorEastAsia" w:hAnsi="Times New Roman" w:cs="Times New Roman"/>
          <w:color w:val="000000" w:themeColor="text1"/>
        </w:rPr>
        <w:t xml:space="preserve"> </w:t>
      </w:r>
      <w:r w:rsidR="00A47EB0" w:rsidRPr="007307AC">
        <w:rPr>
          <w:rFonts w:ascii="Times New Roman" w:hAnsi="Times New Roman" w:cs="Times New Roman"/>
          <w:color w:val="000000" w:themeColor="text1"/>
        </w:rPr>
        <w:t>10</w:t>
      </w:r>
      <w:r w:rsidR="004C7B4B" w:rsidRPr="007307AC">
        <w:rPr>
          <w:rFonts w:ascii="Times New Roman" w:hAnsi="Times New Roman" w:cs="Times New Roman"/>
          <w:color w:val="000000" w:themeColor="text1"/>
          <w:vertAlign w:val="superscript"/>
        </w:rPr>
        <w:t>–</w:t>
      </w:r>
      <w:r w:rsidR="005E5E7F" w:rsidRPr="007307AC">
        <w:rPr>
          <w:rFonts w:ascii="Times New Roman" w:hAnsi="Times New Roman" w:cs="Times New Roman"/>
          <w:color w:val="000000" w:themeColor="text1"/>
          <w:vertAlign w:val="superscript"/>
        </w:rPr>
        <w:t>5</w:t>
      </w:r>
      <w:r w:rsidR="00A47EB0" w:rsidRPr="007307AC">
        <w:rPr>
          <w:rFonts w:ascii="Times New Roman" w:hAnsi="Times New Roman" w:cs="Times New Roman"/>
          <w:color w:val="000000" w:themeColor="text1"/>
        </w:rPr>
        <w:t xml:space="preserve"> (sgControl vs KO2)</w:t>
      </w:r>
      <w:r w:rsidR="00711F14" w:rsidRPr="007307AC">
        <w:rPr>
          <w:rFonts w:ascii="Times New Roman" w:hAnsi="Times New Roman" w:cs="Times New Roman"/>
          <w:color w:val="000000" w:themeColor="text1"/>
        </w:rPr>
        <w:t xml:space="preserve"> (J)</w:t>
      </w:r>
      <w:r w:rsidR="006D18F5" w:rsidRPr="007307AC">
        <w:rPr>
          <w:rFonts w:ascii="Times New Roman" w:hAnsi="Times New Roman" w:cs="Times New Roman"/>
          <w:color w:val="000000" w:themeColor="text1"/>
        </w:rPr>
        <w:t>,</w:t>
      </w:r>
      <w:r w:rsidR="00711F14" w:rsidRPr="007307AC">
        <w:rPr>
          <w:rFonts w:ascii="Times New Roman" w:hAnsi="Times New Roman" w:cs="Times New Roman"/>
          <w:color w:val="000000" w:themeColor="text1"/>
        </w:rPr>
        <w:t xml:space="preserve"> and</w:t>
      </w:r>
      <w:r w:rsidR="006D18F5" w:rsidRPr="007307AC">
        <w:rPr>
          <w:rFonts w:ascii="Times New Roman" w:hAnsi="Times New Roman" w:cs="Times New Roman"/>
          <w:color w:val="000000" w:themeColor="text1"/>
        </w:rPr>
        <w:t xml:space="preserve"> SVI podocyte cells, </w:t>
      </w:r>
      <w:r w:rsidR="00A47EB0" w:rsidRPr="007307AC">
        <w:rPr>
          <w:rFonts w:ascii="Times New Roman" w:hAnsi="Times New Roman" w:cs="Times New Roman"/>
          <w:color w:val="000000" w:themeColor="text1"/>
        </w:rPr>
        <w:t>****</w:t>
      </w:r>
      <w:r w:rsidR="00A47EB0" w:rsidRPr="007307AC">
        <w:rPr>
          <w:rFonts w:ascii="Times New Roman" w:hAnsi="Times New Roman" w:cs="Times New Roman"/>
          <w:i/>
          <w:iCs/>
          <w:color w:val="000000" w:themeColor="text1"/>
        </w:rPr>
        <w:t xml:space="preserve">P </w:t>
      </w:r>
      <w:r w:rsidR="00A47EB0" w:rsidRPr="007307AC">
        <w:rPr>
          <w:rFonts w:ascii="Times New Roman" w:hAnsi="Times New Roman" w:cs="Times New Roman"/>
          <w:color w:val="000000" w:themeColor="text1"/>
        </w:rPr>
        <w:t xml:space="preserve">= </w:t>
      </w:r>
      <w:r w:rsidR="0043528F" w:rsidRPr="007307AC">
        <w:rPr>
          <w:rFonts w:ascii="Times New Roman" w:hAnsi="Times New Roman" w:cs="Times New Roman"/>
          <w:color w:val="000000" w:themeColor="text1"/>
        </w:rPr>
        <w:t>5.51</w:t>
      </w:r>
      <w:r w:rsidR="000A07D4" w:rsidRPr="007307AC">
        <w:rPr>
          <w:rFonts w:ascii="Times New Roman" w:hAnsi="Times New Roman" w:cs="Times New Roman"/>
          <w:color w:val="000000" w:themeColor="text1"/>
        </w:rPr>
        <w:t xml:space="preserve"> </w:t>
      </w:r>
      <w:r w:rsidR="00417427" w:rsidRPr="007307AC">
        <w:rPr>
          <w:rFonts w:ascii="Times New Roman" w:eastAsiaTheme="minorEastAsia" w:hAnsi="Times New Roman" w:cs="Times New Roman"/>
          <w:color w:val="000000" w:themeColor="text1"/>
        </w:rPr>
        <w:t>×</w:t>
      </w:r>
      <w:r w:rsidR="000A07D4" w:rsidRPr="007307AC">
        <w:rPr>
          <w:rFonts w:ascii="Times New Roman" w:eastAsiaTheme="minorEastAsia" w:hAnsi="Times New Roman" w:cs="Times New Roman"/>
          <w:color w:val="000000" w:themeColor="text1"/>
        </w:rPr>
        <w:t xml:space="preserve"> </w:t>
      </w:r>
      <w:r w:rsidR="00A47EB0" w:rsidRPr="007307AC">
        <w:rPr>
          <w:rFonts w:ascii="Times New Roman" w:hAnsi="Times New Roman" w:cs="Times New Roman"/>
          <w:color w:val="000000" w:themeColor="text1"/>
        </w:rPr>
        <w:t>10</w:t>
      </w:r>
      <w:r w:rsidR="004C7B4B" w:rsidRPr="007307AC">
        <w:rPr>
          <w:rFonts w:ascii="Times New Roman" w:hAnsi="Times New Roman" w:cs="Times New Roman"/>
          <w:color w:val="000000" w:themeColor="text1"/>
          <w:vertAlign w:val="superscript"/>
        </w:rPr>
        <w:t>–</w:t>
      </w:r>
      <w:r w:rsidR="0043528F" w:rsidRPr="007307AC">
        <w:rPr>
          <w:rFonts w:ascii="Times New Roman" w:hAnsi="Times New Roman" w:cs="Times New Roman"/>
          <w:color w:val="000000" w:themeColor="text1"/>
          <w:vertAlign w:val="superscript"/>
        </w:rPr>
        <w:t>6</w:t>
      </w:r>
      <w:r w:rsidR="00A47EB0" w:rsidRPr="007307AC">
        <w:rPr>
          <w:rFonts w:ascii="Times New Roman" w:hAnsi="Times New Roman" w:cs="Times New Roman"/>
          <w:color w:val="000000" w:themeColor="text1"/>
        </w:rPr>
        <w:t xml:space="preserve"> (</w:t>
      </w:r>
      <w:r w:rsidR="00A47EB0" w:rsidRPr="007307AC">
        <w:rPr>
          <w:rFonts w:ascii="Times New Roman" w:hAnsi="Times New Roman" w:cs="Times New Roman" w:hint="eastAsia"/>
          <w:color w:val="000000" w:themeColor="text1"/>
        </w:rPr>
        <w:t>s</w:t>
      </w:r>
      <w:r w:rsidR="00A47EB0" w:rsidRPr="007307AC">
        <w:rPr>
          <w:rFonts w:ascii="Times New Roman" w:hAnsi="Times New Roman" w:cs="Times New Roman"/>
          <w:color w:val="000000" w:themeColor="text1"/>
        </w:rPr>
        <w:t>gControl vs KO1); ****</w:t>
      </w:r>
      <w:r w:rsidR="00A47EB0" w:rsidRPr="007307AC">
        <w:rPr>
          <w:rFonts w:ascii="Times New Roman" w:hAnsi="Times New Roman" w:cs="Times New Roman"/>
          <w:i/>
          <w:iCs/>
          <w:color w:val="000000" w:themeColor="text1"/>
        </w:rPr>
        <w:t xml:space="preserve">P </w:t>
      </w:r>
      <w:r w:rsidR="00A47EB0" w:rsidRPr="007307AC">
        <w:rPr>
          <w:rFonts w:ascii="Times New Roman" w:hAnsi="Times New Roman" w:cs="Times New Roman"/>
          <w:color w:val="000000" w:themeColor="text1"/>
        </w:rPr>
        <w:t xml:space="preserve">= </w:t>
      </w:r>
      <w:r w:rsidR="00FB5F7F" w:rsidRPr="007307AC">
        <w:rPr>
          <w:rFonts w:ascii="Times New Roman" w:hAnsi="Times New Roman" w:cs="Times New Roman"/>
          <w:color w:val="000000" w:themeColor="text1"/>
        </w:rPr>
        <w:t>2.03</w:t>
      </w:r>
      <w:r w:rsidR="000A07D4" w:rsidRPr="007307AC">
        <w:rPr>
          <w:rFonts w:ascii="Times New Roman" w:hAnsi="Times New Roman" w:cs="Times New Roman"/>
          <w:color w:val="000000" w:themeColor="text1"/>
        </w:rPr>
        <w:t xml:space="preserve"> </w:t>
      </w:r>
      <w:r w:rsidR="00417427" w:rsidRPr="007307AC">
        <w:rPr>
          <w:rFonts w:ascii="Times New Roman" w:eastAsiaTheme="minorEastAsia" w:hAnsi="Times New Roman" w:cs="Times New Roman"/>
          <w:color w:val="000000" w:themeColor="text1"/>
        </w:rPr>
        <w:t>×</w:t>
      </w:r>
      <w:r w:rsidR="000A07D4" w:rsidRPr="007307AC">
        <w:rPr>
          <w:rFonts w:ascii="Times New Roman" w:eastAsiaTheme="minorEastAsia" w:hAnsi="Times New Roman" w:cs="Times New Roman"/>
          <w:color w:val="000000" w:themeColor="text1"/>
        </w:rPr>
        <w:t xml:space="preserve"> </w:t>
      </w:r>
      <w:r w:rsidR="00A47EB0" w:rsidRPr="007307AC">
        <w:rPr>
          <w:rFonts w:ascii="Times New Roman" w:hAnsi="Times New Roman" w:cs="Times New Roman"/>
          <w:color w:val="000000" w:themeColor="text1"/>
        </w:rPr>
        <w:t>10</w:t>
      </w:r>
      <w:r w:rsidR="004C7B4B" w:rsidRPr="007307AC">
        <w:rPr>
          <w:rFonts w:ascii="Times New Roman" w:hAnsi="Times New Roman" w:cs="Times New Roman"/>
          <w:color w:val="000000" w:themeColor="text1"/>
          <w:vertAlign w:val="superscript"/>
        </w:rPr>
        <w:t>–</w:t>
      </w:r>
      <w:r w:rsidR="00FB5F7F" w:rsidRPr="007307AC">
        <w:rPr>
          <w:rFonts w:ascii="Times New Roman" w:hAnsi="Times New Roman" w:cs="Times New Roman"/>
          <w:color w:val="000000" w:themeColor="text1"/>
          <w:vertAlign w:val="superscript"/>
        </w:rPr>
        <w:t>8</w:t>
      </w:r>
      <w:r w:rsidR="00A47EB0" w:rsidRPr="007307AC">
        <w:rPr>
          <w:rFonts w:ascii="Times New Roman" w:hAnsi="Times New Roman" w:cs="Times New Roman"/>
          <w:color w:val="000000" w:themeColor="text1"/>
        </w:rPr>
        <w:t xml:space="preserve"> (sgControl vs KO2)</w:t>
      </w:r>
      <w:r w:rsidR="00711F14" w:rsidRPr="007307AC">
        <w:rPr>
          <w:rFonts w:ascii="Times New Roman" w:hAnsi="Times New Roman" w:cs="Times New Roman"/>
          <w:color w:val="000000" w:themeColor="text1"/>
        </w:rPr>
        <w:t xml:space="preserve"> (K).</w:t>
      </w:r>
      <w:r w:rsidR="00212E61" w:rsidRPr="007307AC">
        <w:rPr>
          <w:rFonts w:ascii="Times New Roman" w:hAnsi="Times New Roman" w:cs="Times New Roman"/>
          <w:color w:val="000000" w:themeColor="text1"/>
        </w:rPr>
        <w:t xml:space="preserve"> </w:t>
      </w:r>
      <w:r w:rsidR="007C263B" w:rsidRPr="007307AC">
        <w:rPr>
          <w:rFonts w:ascii="Times New Roman" w:hAnsi="Times New Roman" w:cs="Times New Roman"/>
          <w:i/>
          <w:iCs/>
          <w:color w:val="000000" w:themeColor="text1"/>
        </w:rPr>
        <w:t xml:space="preserve">n </w:t>
      </w:r>
      <w:r w:rsidR="007C263B" w:rsidRPr="007307AC">
        <w:rPr>
          <w:rFonts w:ascii="Times New Roman" w:hAnsi="Times New Roman" w:cs="Times New Roman"/>
          <w:color w:val="000000" w:themeColor="text1"/>
        </w:rPr>
        <w:t xml:space="preserve">= 10 each. </w:t>
      </w:r>
      <w:r w:rsidR="00105677" w:rsidRPr="007307AC">
        <w:rPr>
          <w:rFonts w:ascii="Times New Roman" w:hAnsi="Times New Roman" w:cs="Times New Roman"/>
          <w:color w:val="000000" w:themeColor="text1"/>
        </w:rPr>
        <w:t xml:space="preserve">Data are presented as the mean ± SEM. </w:t>
      </w:r>
      <w:r w:rsidR="00105677" w:rsidRPr="007307AC">
        <w:rPr>
          <w:rFonts w:ascii="Times New Roman" w:hAnsi="Times New Roman" w:cs="Times New Roman" w:hint="eastAsia"/>
          <w:color w:val="000000" w:themeColor="text1"/>
        </w:rPr>
        <w:t>A</w:t>
      </w:r>
      <w:r w:rsidR="00105677" w:rsidRPr="007307AC">
        <w:rPr>
          <w:rFonts w:ascii="Times New Roman" w:hAnsi="Times New Roman" w:cs="Times New Roman"/>
          <w:color w:val="000000" w:themeColor="text1"/>
        </w:rPr>
        <w:t xml:space="preserve">nalysis </w:t>
      </w:r>
      <w:r w:rsidR="00212E61" w:rsidRPr="007307AC">
        <w:rPr>
          <w:rFonts w:ascii="Times New Roman" w:hAnsi="Times New Roman" w:cs="Times New Roman"/>
          <w:color w:val="000000" w:themeColor="text1"/>
        </w:rPr>
        <w:t>by one-way ANOVA, followed by Dunnett’s correction.</w:t>
      </w:r>
    </w:p>
    <w:p w14:paraId="2072E394" w14:textId="77777777" w:rsidR="00005FCE" w:rsidRPr="006E4CFD" w:rsidRDefault="00005FCE" w:rsidP="00A660AC">
      <w:pPr>
        <w:pStyle w:val="NormalWeb"/>
        <w:tabs>
          <w:tab w:val="left" w:pos="5503"/>
        </w:tabs>
        <w:spacing w:before="0" w:beforeAutospacing="0" w:after="0" w:afterAutospacing="0" w:line="360" w:lineRule="auto"/>
        <w:rPr>
          <w:rFonts w:ascii="Times New Roman" w:hAnsi="Times New Roman" w:cs="Times New Roman"/>
          <w:color w:val="FF0000"/>
        </w:rPr>
      </w:pPr>
    </w:p>
    <w:p w14:paraId="36C2A88F" w14:textId="2DA9B4C6" w:rsidR="00A56341" w:rsidRPr="00E07DAE" w:rsidRDefault="00005FCE" w:rsidP="00005FCE">
      <w:pPr>
        <w:pStyle w:val="NormalWeb"/>
        <w:tabs>
          <w:tab w:val="left" w:pos="5503"/>
        </w:tabs>
        <w:spacing w:before="0" w:beforeAutospacing="0" w:after="0" w:afterAutospacing="0" w:line="360" w:lineRule="auto"/>
        <w:rPr>
          <w:rFonts w:ascii="Times New Roman" w:hAnsi="Times New Roman" w:cs="Times New Roman"/>
          <w:color w:val="000000" w:themeColor="text1"/>
        </w:rPr>
      </w:pPr>
      <w:r w:rsidRPr="006E4CFD">
        <w:rPr>
          <w:rFonts w:ascii="Times New Roman" w:hAnsi="Times New Roman" w:cs="Times New Roman"/>
          <w:b/>
          <w:bCs/>
          <w:color w:val="000000" w:themeColor="text1"/>
        </w:rPr>
        <w:t xml:space="preserve">Figure 4. Higher lysine ratio in proteins that decreased in </w:t>
      </w:r>
      <w:r w:rsidRPr="006E4CFD">
        <w:rPr>
          <w:rFonts w:ascii="Times New Roman" w:hAnsi="Times New Roman" w:cs="Times New Roman"/>
          <w:b/>
          <w:bCs/>
          <w:i/>
          <w:iCs/>
          <w:color w:val="000000" w:themeColor="text1"/>
        </w:rPr>
        <w:t>Cdkal1</w:t>
      </w:r>
      <w:r w:rsidRPr="006E4CFD">
        <w:rPr>
          <w:rFonts w:ascii="Times New Roman" w:hAnsi="Times New Roman" w:cs="Times New Roman"/>
          <w:b/>
          <w:bCs/>
          <w:color w:val="000000" w:themeColor="text1"/>
        </w:rPr>
        <w:t xml:space="preserve"> KO podocyte cell lines, and reduction of lysine-rich protein CD2AP in </w:t>
      </w:r>
      <w:r w:rsidRPr="006E4CFD">
        <w:rPr>
          <w:rFonts w:ascii="Times New Roman" w:hAnsi="Times New Roman" w:cs="Times New Roman"/>
          <w:b/>
          <w:bCs/>
          <w:i/>
          <w:iCs/>
          <w:color w:val="000000" w:themeColor="text1"/>
        </w:rPr>
        <w:t>Cdkal1</w:t>
      </w:r>
      <w:r w:rsidRPr="006E4CFD">
        <w:rPr>
          <w:rFonts w:ascii="Times New Roman" w:hAnsi="Times New Roman" w:cs="Times New Roman"/>
          <w:b/>
          <w:bCs/>
          <w:color w:val="000000" w:themeColor="text1"/>
        </w:rPr>
        <w:t xml:space="preserve"> KO podocytes. </w:t>
      </w:r>
      <w:r w:rsidRPr="006E4CFD">
        <w:rPr>
          <w:rFonts w:ascii="Times New Roman" w:hAnsi="Times New Roman" w:cs="Times New Roman"/>
          <w:color w:val="000000" w:themeColor="text1"/>
        </w:rPr>
        <w:t>(</w:t>
      </w:r>
      <w:r w:rsidRPr="006E4CFD">
        <w:rPr>
          <w:rFonts w:ascii="Times New Roman" w:hAnsi="Times New Roman" w:cs="Times New Roman"/>
          <w:b/>
          <w:bCs/>
          <w:color w:val="000000" w:themeColor="text1"/>
        </w:rPr>
        <w:t>A</w:t>
      </w:r>
      <w:r w:rsidRPr="006E4CFD">
        <w:rPr>
          <w:rFonts w:ascii="Times New Roman" w:hAnsi="Times New Roman" w:cs="Times New Roman"/>
          <w:color w:val="000000" w:themeColor="text1"/>
        </w:rPr>
        <w:t xml:space="preserve">) Pie chart of the number of proteins with a 4-fold or greater increase or decrease of less than 1/4 in protein levels in </w:t>
      </w:r>
      <w:r w:rsidRPr="006E4CFD">
        <w:rPr>
          <w:rFonts w:ascii="Times New Roman" w:hAnsi="Times New Roman" w:cs="Times New Roman"/>
          <w:i/>
          <w:iCs/>
          <w:color w:val="000000" w:themeColor="text1"/>
        </w:rPr>
        <w:t>Cdkal1</w:t>
      </w:r>
      <w:r w:rsidRPr="006E4CFD">
        <w:rPr>
          <w:rFonts w:ascii="Times New Roman" w:hAnsi="Times New Roman" w:cs="Times New Roman"/>
          <w:color w:val="000000" w:themeColor="text1"/>
        </w:rPr>
        <w:t xml:space="preserve"> KO E11 podocyte cells compared to Control cells. (</w:t>
      </w:r>
      <w:r w:rsidRPr="006E4CFD">
        <w:rPr>
          <w:rFonts w:ascii="Times New Roman" w:hAnsi="Times New Roman" w:cs="Times New Roman"/>
          <w:b/>
          <w:bCs/>
          <w:color w:val="000000" w:themeColor="text1"/>
        </w:rPr>
        <w:t>B, C</w:t>
      </w:r>
      <w:r w:rsidRPr="006E4CFD">
        <w:rPr>
          <w:rFonts w:ascii="Times New Roman" w:hAnsi="Times New Roman" w:cs="Times New Roman"/>
          <w:color w:val="000000" w:themeColor="text1"/>
        </w:rPr>
        <w:t>) Molecular functions (B) and cellular components (C) associated with the proteins in (A), according to Gene Ontology.</w:t>
      </w:r>
      <w:r w:rsidRPr="003E08C1">
        <w:rPr>
          <w:rFonts w:ascii="Times New Roman" w:hAnsi="Times New Roman" w:cs="Times New Roman"/>
          <w:color w:val="FF0000"/>
        </w:rPr>
        <w:t xml:space="preserve"> </w:t>
      </w:r>
      <w:r w:rsidRPr="007921E9">
        <w:rPr>
          <w:rFonts w:ascii="Times New Roman" w:hAnsi="Times New Roman" w:cs="Times New Roman"/>
          <w:color w:val="000000" w:themeColor="text1"/>
        </w:rPr>
        <w:t>(</w:t>
      </w:r>
      <w:r w:rsidRPr="007921E9">
        <w:rPr>
          <w:rFonts w:ascii="Times New Roman" w:hAnsi="Times New Roman" w:cs="Times New Roman"/>
          <w:b/>
          <w:bCs/>
          <w:color w:val="000000" w:themeColor="text1"/>
        </w:rPr>
        <w:t>D</w:t>
      </w:r>
      <w:r w:rsidRPr="007921E9">
        <w:rPr>
          <w:rFonts w:ascii="Times New Roman" w:hAnsi="Times New Roman" w:cs="Times New Roman"/>
          <w:color w:val="000000" w:themeColor="text1"/>
        </w:rPr>
        <w:t>) Lysine ratio of eac</w:t>
      </w:r>
      <w:r w:rsidRPr="007307AC">
        <w:rPr>
          <w:rFonts w:ascii="Times New Roman" w:hAnsi="Times New Roman" w:cs="Times New Roman"/>
          <w:color w:val="000000" w:themeColor="text1"/>
        </w:rPr>
        <w:t>h protein in (A). (</w:t>
      </w:r>
      <w:r w:rsidRPr="007307AC">
        <w:rPr>
          <w:rFonts w:ascii="Times New Roman" w:hAnsi="Times New Roman" w:cs="Times New Roman"/>
          <w:b/>
          <w:bCs/>
          <w:color w:val="000000" w:themeColor="text1"/>
        </w:rPr>
        <w:t>E, F</w:t>
      </w:r>
      <w:r w:rsidRPr="007307AC">
        <w:rPr>
          <w:rFonts w:ascii="Times New Roman" w:hAnsi="Times New Roman" w:cs="Times New Roman"/>
          <w:color w:val="000000" w:themeColor="text1"/>
        </w:rPr>
        <w:t xml:space="preserve">) Percentages of lysine codons AAA (E) and AAG (F) in each protein in (D). </w:t>
      </w:r>
      <w:r w:rsidR="007921E9" w:rsidRPr="007307AC">
        <w:rPr>
          <w:rFonts w:ascii="Times New Roman" w:hAnsi="Times New Roman" w:cs="Times New Roman"/>
          <w:color w:val="000000" w:themeColor="text1"/>
        </w:rPr>
        <w:t>D</w:t>
      </w:r>
      <w:r w:rsidRPr="007307AC">
        <w:rPr>
          <w:rFonts w:ascii="Times New Roman" w:hAnsi="Times New Roman" w:cs="Times New Roman"/>
          <w:color w:val="000000" w:themeColor="text1"/>
        </w:rPr>
        <w:t>ata are presented as the mean ± SEM</w:t>
      </w:r>
      <w:r w:rsidR="007921E9" w:rsidRPr="007307AC">
        <w:rPr>
          <w:rFonts w:ascii="Times New Roman" w:hAnsi="Times New Roman" w:cs="Times New Roman"/>
          <w:color w:val="000000" w:themeColor="text1"/>
        </w:rPr>
        <w:t>. (D) ****</w:t>
      </w:r>
      <w:r w:rsidR="007921E9" w:rsidRPr="007307AC">
        <w:rPr>
          <w:rFonts w:ascii="Times New Roman" w:hAnsi="Times New Roman" w:cs="Times New Roman"/>
          <w:i/>
          <w:iCs/>
          <w:color w:val="000000" w:themeColor="text1"/>
        </w:rPr>
        <w:t xml:space="preserve">P </w:t>
      </w:r>
      <w:r w:rsidR="007921E9" w:rsidRPr="007307AC">
        <w:rPr>
          <w:rFonts w:ascii="Times New Roman" w:hAnsi="Times New Roman" w:cs="Times New Roman"/>
          <w:color w:val="000000" w:themeColor="text1"/>
        </w:rPr>
        <w:t>=3.39</w:t>
      </w:r>
      <w:r w:rsidR="000A07D4" w:rsidRPr="007307AC">
        <w:rPr>
          <w:rFonts w:ascii="Times New Roman" w:hAnsi="Times New Roman" w:cs="Times New Roman"/>
          <w:color w:val="000000" w:themeColor="text1"/>
        </w:rPr>
        <w:t xml:space="preserve"> </w:t>
      </w:r>
      <w:r w:rsidR="00417427" w:rsidRPr="007307AC">
        <w:rPr>
          <w:rFonts w:ascii="Times New Roman" w:eastAsiaTheme="minorEastAsia" w:hAnsi="Times New Roman" w:cs="Times New Roman"/>
          <w:color w:val="000000" w:themeColor="text1"/>
        </w:rPr>
        <w:t>×</w:t>
      </w:r>
      <w:r w:rsidR="000A07D4" w:rsidRPr="007307AC">
        <w:rPr>
          <w:rFonts w:ascii="Times New Roman" w:eastAsiaTheme="minorEastAsia" w:hAnsi="Times New Roman" w:cs="Times New Roman"/>
          <w:color w:val="000000" w:themeColor="text1"/>
        </w:rPr>
        <w:t xml:space="preserve"> </w:t>
      </w:r>
      <w:r w:rsidR="007921E9" w:rsidRPr="007307AC">
        <w:rPr>
          <w:rFonts w:ascii="Times New Roman" w:hAnsi="Times New Roman" w:cs="Times New Roman"/>
          <w:color w:val="000000" w:themeColor="text1"/>
        </w:rPr>
        <w:t>10</w:t>
      </w:r>
      <w:r w:rsidR="004C7B4B" w:rsidRPr="007307AC">
        <w:rPr>
          <w:rFonts w:ascii="Times New Roman" w:hAnsi="Times New Roman" w:cs="Times New Roman"/>
          <w:color w:val="000000" w:themeColor="text1"/>
          <w:vertAlign w:val="superscript"/>
        </w:rPr>
        <w:t>–</w:t>
      </w:r>
      <w:r w:rsidR="007921E9" w:rsidRPr="007307AC">
        <w:rPr>
          <w:rFonts w:ascii="Times New Roman" w:hAnsi="Times New Roman" w:cs="Times New Roman"/>
          <w:color w:val="000000" w:themeColor="text1"/>
          <w:vertAlign w:val="superscript"/>
        </w:rPr>
        <w:t>9</w:t>
      </w:r>
      <w:r w:rsidRPr="007307AC">
        <w:rPr>
          <w:rFonts w:ascii="Times New Roman" w:hAnsi="Times New Roman" w:cs="Times New Roman"/>
          <w:color w:val="000000" w:themeColor="text1"/>
        </w:rPr>
        <w:t>;</w:t>
      </w:r>
      <w:r w:rsidR="007921E9" w:rsidRPr="007307AC">
        <w:rPr>
          <w:rFonts w:ascii="Times New Roman" w:hAnsi="Times New Roman" w:cs="Times New Roman"/>
          <w:color w:val="000000" w:themeColor="text1"/>
        </w:rPr>
        <w:t xml:space="preserve"> (E) </w:t>
      </w:r>
      <w:r w:rsidRPr="007307AC">
        <w:rPr>
          <w:rFonts w:ascii="Times New Roman" w:hAnsi="Times New Roman" w:cs="Times New Roman"/>
          <w:color w:val="000000" w:themeColor="text1"/>
        </w:rPr>
        <w:t>***</w:t>
      </w:r>
      <w:r w:rsidRPr="007307AC">
        <w:rPr>
          <w:rFonts w:ascii="Times New Roman" w:hAnsi="Times New Roman" w:cs="Times New Roman"/>
          <w:i/>
          <w:iCs/>
          <w:color w:val="000000" w:themeColor="text1"/>
        </w:rPr>
        <w:t xml:space="preserve">P </w:t>
      </w:r>
      <w:r w:rsidRPr="007307AC">
        <w:rPr>
          <w:rFonts w:ascii="Times New Roman" w:hAnsi="Times New Roman" w:cs="Times New Roman"/>
          <w:color w:val="000000" w:themeColor="text1"/>
        </w:rPr>
        <w:t>= 0.0005</w:t>
      </w:r>
      <w:r w:rsidR="007921E9" w:rsidRPr="007307AC">
        <w:rPr>
          <w:rFonts w:ascii="Times New Roman" w:hAnsi="Times New Roman" w:cs="Times New Roman"/>
          <w:color w:val="000000" w:themeColor="text1"/>
        </w:rPr>
        <w:t>; (F)</w:t>
      </w:r>
      <w:r w:rsidRPr="007307AC">
        <w:rPr>
          <w:rFonts w:ascii="Times New Roman" w:hAnsi="Times New Roman" w:cs="Times New Roman"/>
          <w:color w:val="000000" w:themeColor="text1"/>
        </w:rPr>
        <w:t xml:space="preserve"> </w:t>
      </w:r>
      <w:r w:rsidR="007921E9" w:rsidRPr="007307AC">
        <w:rPr>
          <w:rFonts w:ascii="Times New Roman" w:hAnsi="Times New Roman" w:cs="Times New Roman"/>
          <w:color w:val="000000" w:themeColor="text1"/>
        </w:rPr>
        <w:t>****</w:t>
      </w:r>
      <w:r w:rsidR="007921E9" w:rsidRPr="007307AC">
        <w:rPr>
          <w:rFonts w:ascii="Times New Roman" w:hAnsi="Times New Roman" w:cs="Times New Roman"/>
          <w:i/>
          <w:iCs/>
          <w:color w:val="000000" w:themeColor="text1"/>
        </w:rPr>
        <w:t xml:space="preserve">P </w:t>
      </w:r>
      <w:r w:rsidR="007921E9" w:rsidRPr="007307AC">
        <w:rPr>
          <w:rFonts w:ascii="Times New Roman" w:hAnsi="Times New Roman" w:cs="Times New Roman"/>
          <w:color w:val="000000" w:themeColor="text1"/>
        </w:rPr>
        <w:t>=1.60</w:t>
      </w:r>
      <w:r w:rsidR="000A07D4" w:rsidRPr="007307AC">
        <w:rPr>
          <w:rFonts w:ascii="Times New Roman" w:hAnsi="Times New Roman" w:cs="Times New Roman"/>
          <w:color w:val="000000" w:themeColor="text1"/>
        </w:rPr>
        <w:t xml:space="preserve"> </w:t>
      </w:r>
      <w:r w:rsidR="00417427" w:rsidRPr="007307AC">
        <w:rPr>
          <w:rFonts w:ascii="Times New Roman" w:eastAsiaTheme="minorEastAsia" w:hAnsi="Times New Roman" w:cs="Times New Roman"/>
          <w:color w:val="000000" w:themeColor="text1"/>
        </w:rPr>
        <w:t>×</w:t>
      </w:r>
      <w:r w:rsidR="000A07D4" w:rsidRPr="007307AC">
        <w:rPr>
          <w:rFonts w:ascii="Times New Roman" w:eastAsiaTheme="minorEastAsia" w:hAnsi="Times New Roman" w:cs="Times New Roman"/>
          <w:color w:val="000000" w:themeColor="text1"/>
        </w:rPr>
        <w:t xml:space="preserve"> </w:t>
      </w:r>
      <w:r w:rsidR="007921E9" w:rsidRPr="007307AC">
        <w:rPr>
          <w:rFonts w:ascii="Times New Roman" w:hAnsi="Times New Roman" w:cs="Times New Roman"/>
          <w:color w:val="000000" w:themeColor="text1"/>
        </w:rPr>
        <w:t>10</w:t>
      </w:r>
      <w:r w:rsidR="004C7B4B" w:rsidRPr="007307AC">
        <w:rPr>
          <w:rFonts w:ascii="Times New Roman" w:hAnsi="Times New Roman" w:cs="Times New Roman"/>
          <w:color w:val="000000" w:themeColor="text1"/>
          <w:vertAlign w:val="superscript"/>
        </w:rPr>
        <w:t>–</w:t>
      </w:r>
      <w:r w:rsidR="007921E9" w:rsidRPr="007307AC">
        <w:rPr>
          <w:rFonts w:ascii="Times New Roman" w:hAnsi="Times New Roman" w:cs="Times New Roman"/>
          <w:color w:val="000000" w:themeColor="text1"/>
          <w:vertAlign w:val="superscript"/>
        </w:rPr>
        <w:t>9</w:t>
      </w:r>
      <w:r w:rsidR="007921E9" w:rsidRPr="007307AC">
        <w:rPr>
          <w:rFonts w:ascii="Times New Roman" w:hAnsi="Times New Roman" w:cs="Times New Roman" w:hint="eastAsia"/>
          <w:color w:val="000000" w:themeColor="text1"/>
          <w:vertAlign w:val="superscript"/>
        </w:rPr>
        <w:t xml:space="preserve"> </w:t>
      </w:r>
      <w:r w:rsidRPr="007307AC">
        <w:rPr>
          <w:rFonts w:ascii="Times New Roman" w:hAnsi="Times New Roman" w:cs="Times New Roman"/>
          <w:color w:val="000000" w:themeColor="text1"/>
        </w:rPr>
        <w:t xml:space="preserve">by Mann–Whitney </w:t>
      </w:r>
      <w:r w:rsidRPr="007307AC">
        <w:rPr>
          <w:rFonts w:ascii="Times New Roman" w:hAnsi="Times New Roman" w:cs="Times New Roman"/>
          <w:i/>
          <w:iCs/>
          <w:color w:val="000000" w:themeColor="text1"/>
        </w:rPr>
        <w:t xml:space="preserve">U </w:t>
      </w:r>
      <w:r w:rsidRPr="007307AC">
        <w:rPr>
          <w:rFonts w:ascii="Times New Roman" w:hAnsi="Times New Roman" w:cs="Times New Roman"/>
          <w:color w:val="000000" w:themeColor="text1"/>
        </w:rPr>
        <w:t>test. (</w:t>
      </w:r>
      <w:r w:rsidRPr="007307AC">
        <w:rPr>
          <w:rFonts w:ascii="Times New Roman" w:hAnsi="Times New Roman" w:cs="Times New Roman"/>
          <w:b/>
          <w:bCs/>
          <w:color w:val="000000" w:themeColor="text1"/>
        </w:rPr>
        <w:t>G</w:t>
      </w:r>
      <w:r w:rsidRPr="007307AC">
        <w:rPr>
          <w:rFonts w:ascii="Times New Roman" w:hAnsi="Times New Roman" w:cs="Times New Roman"/>
          <w:color w:val="000000" w:themeColor="text1"/>
        </w:rPr>
        <w:t xml:space="preserve">) Top 15 proteins with high lysine ratio, having human nephrotic syndrome pathogenic mutations. </w:t>
      </w:r>
      <w:r w:rsidR="00A56341" w:rsidRPr="007307AC">
        <w:rPr>
          <w:rFonts w:ascii="Times New Roman" w:hAnsi="Times New Roman" w:cs="Times New Roman"/>
          <w:color w:val="000000" w:themeColor="text1"/>
        </w:rPr>
        <w:t>(</w:t>
      </w:r>
      <w:r w:rsidR="00A56341" w:rsidRPr="007307AC">
        <w:rPr>
          <w:rFonts w:ascii="Times New Roman" w:hAnsi="Times New Roman" w:cs="Times New Roman"/>
          <w:b/>
          <w:bCs/>
          <w:color w:val="000000" w:themeColor="text1"/>
        </w:rPr>
        <w:t>H</w:t>
      </w:r>
      <w:r w:rsidR="00A56341" w:rsidRPr="007307AC">
        <w:rPr>
          <w:rFonts w:ascii="Times New Roman" w:hAnsi="Times New Roman" w:cs="Times New Roman"/>
          <w:color w:val="000000" w:themeColor="text1"/>
        </w:rPr>
        <w:t>)</w:t>
      </w:r>
      <w:r w:rsidR="00A56341" w:rsidRPr="007307AC">
        <w:rPr>
          <w:rStyle w:val="apple-converted-space"/>
          <w:rFonts w:ascii="Times New Roman" w:hAnsi="Times New Roman" w:cs="Times New Roman"/>
          <w:color w:val="000000" w:themeColor="text1"/>
        </w:rPr>
        <w:t> </w:t>
      </w:r>
      <w:r w:rsidR="00A56341" w:rsidRPr="007307AC">
        <w:rPr>
          <w:rFonts w:ascii="Times New Roman" w:hAnsi="Times New Roman" w:cs="Times New Roman"/>
          <w:color w:val="000000" w:themeColor="text1"/>
        </w:rPr>
        <w:t xml:space="preserve">Representative western blot images for CD2AP in </w:t>
      </w:r>
      <w:r w:rsidR="00A56341" w:rsidRPr="007307AC">
        <w:rPr>
          <w:rFonts w:ascii="Times New Roman" w:hAnsi="Times New Roman" w:cs="Times New Roman"/>
          <w:i/>
          <w:iCs/>
          <w:color w:val="000000" w:themeColor="text1"/>
        </w:rPr>
        <w:t>Cdkal1</w:t>
      </w:r>
      <w:r w:rsidR="00A56341" w:rsidRPr="007307AC">
        <w:rPr>
          <w:rFonts w:ascii="Times New Roman" w:hAnsi="Times New Roman" w:cs="Times New Roman"/>
          <w:color w:val="000000" w:themeColor="text1"/>
        </w:rPr>
        <w:t xml:space="preserve"> KO and control E11 podocyte cells.</w:t>
      </w:r>
      <w:r w:rsidR="00E07DAE" w:rsidRPr="007307AC">
        <w:rPr>
          <w:rFonts w:ascii="Times New Roman" w:hAnsi="Times New Roman" w:cs="Times New Roman"/>
          <w:color w:val="000000" w:themeColor="text1"/>
        </w:rPr>
        <w:t xml:space="preserve"> </w:t>
      </w:r>
      <w:r w:rsidR="00C937E1" w:rsidRPr="007307AC">
        <w:rPr>
          <w:rFonts w:ascii="Times New Roman" w:hAnsi="Times New Roman" w:cs="Times New Roman"/>
          <w:color w:val="000000" w:themeColor="text1"/>
        </w:rPr>
        <w:t>(</w:t>
      </w:r>
      <w:r w:rsidR="00C937E1" w:rsidRPr="007307AC">
        <w:rPr>
          <w:rFonts w:ascii="Times New Roman" w:hAnsi="Times New Roman" w:cs="Times New Roman"/>
          <w:b/>
          <w:bCs/>
          <w:color w:val="000000" w:themeColor="text1"/>
        </w:rPr>
        <w:t>I, J</w:t>
      </w:r>
      <w:r w:rsidR="00C937E1" w:rsidRPr="007307AC">
        <w:rPr>
          <w:rFonts w:ascii="Times New Roman" w:hAnsi="Times New Roman" w:cs="Times New Roman"/>
          <w:color w:val="000000" w:themeColor="text1"/>
        </w:rPr>
        <w:t>) CD2AP protein level</w:t>
      </w:r>
      <w:r w:rsidR="00C937E1" w:rsidRPr="00FE3512">
        <w:rPr>
          <w:rFonts w:ascii="Times New Roman" w:hAnsi="Times New Roman" w:cs="Times New Roman"/>
          <w:color w:val="000000"/>
        </w:rPr>
        <w:t xml:space="preserve">s normalized to GAPDH (I) </w:t>
      </w:r>
      <w:r w:rsidR="00C937E1" w:rsidRPr="00FE3512">
        <w:rPr>
          <w:rFonts w:ascii="Times New Roman" w:hAnsi="Times New Roman" w:cs="Times New Roman"/>
          <w:color w:val="000000"/>
        </w:rPr>
        <w:lastRenderedPageBreak/>
        <w:t>and</w:t>
      </w:r>
      <w:r w:rsidR="00C937E1" w:rsidRPr="00FE3512">
        <w:rPr>
          <w:rStyle w:val="apple-converted-space"/>
          <w:rFonts w:ascii="Times New Roman" w:hAnsi="Times New Roman" w:cs="Times New Roman"/>
          <w:color w:val="000000"/>
        </w:rPr>
        <w:t> </w:t>
      </w:r>
      <w:r w:rsidR="00C937E1" w:rsidRPr="00FE3512">
        <w:rPr>
          <w:rFonts w:ascii="Times New Roman" w:hAnsi="Times New Roman" w:cs="Times New Roman"/>
          <w:i/>
          <w:iCs/>
          <w:color w:val="000000"/>
        </w:rPr>
        <w:t>Cd2ap</w:t>
      </w:r>
      <w:r w:rsidR="00C937E1" w:rsidRPr="00FE3512">
        <w:rPr>
          <w:rStyle w:val="apple-converted-space"/>
          <w:rFonts w:ascii="Times New Roman" w:hAnsi="Times New Roman" w:cs="Times New Roman"/>
          <w:color w:val="000000"/>
        </w:rPr>
        <w:t> </w:t>
      </w:r>
      <w:r w:rsidR="00C937E1" w:rsidRPr="00FE3512">
        <w:rPr>
          <w:rFonts w:ascii="Times New Roman" w:hAnsi="Times New Roman" w:cs="Times New Roman"/>
          <w:color w:val="000000"/>
        </w:rPr>
        <w:t>mRNA levels (J) in</w:t>
      </w:r>
      <w:r w:rsidR="00C937E1" w:rsidRPr="00FE3512">
        <w:rPr>
          <w:rStyle w:val="apple-converted-space"/>
          <w:rFonts w:ascii="Times New Roman" w:hAnsi="Times New Roman" w:cs="Times New Roman"/>
          <w:color w:val="000000"/>
        </w:rPr>
        <w:t> </w:t>
      </w:r>
      <w:r w:rsidR="00C937E1" w:rsidRPr="00FE3512">
        <w:rPr>
          <w:rFonts w:ascii="Times New Roman" w:hAnsi="Times New Roman" w:cs="Times New Roman"/>
          <w:i/>
          <w:iCs/>
          <w:color w:val="000000"/>
        </w:rPr>
        <w:t>Cdkal1</w:t>
      </w:r>
      <w:r w:rsidR="00C937E1" w:rsidRPr="00FE3512">
        <w:rPr>
          <w:rStyle w:val="apple-converted-space"/>
          <w:rFonts w:ascii="Times New Roman" w:hAnsi="Times New Roman" w:cs="Times New Roman"/>
          <w:color w:val="000000"/>
        </w:rPr>
        <w:t> </w:t>
      </w:r>
      <w:r w:rsidR="00C937E1" w:rsidRPr="00FE3512">
        <w:rPr>
          <w:rFonts w:ascii="Times New Roman" w:hAnsi="Times New Roman" w:cs="Times New Roman"/>
          <w:color w:val="000000"/>
        </w:rPr>
        <w:t>KO and control E11 podocyte cells.</w:t>
      </w:r>
      <w:r w:rsidR="00C937E1" w:rsidRPr="00FE3512">
        <w:rPr>
          <w:rStyle w:val="apple-converted-space"/>
          <w:rFonts w:ascii="Times New Roman" w:hAnsi="Times New Roman" w:cs="Times New Roman"/>
          <w:color w:val="000000"/>
        </w:rPr>
        <w:t> </w:t>
      </w:r>
      <w:r w:rsidR="00001921">
        <w:rPr>
          <w:rStyle w:val="mord"/>
          <w:rFonts w:ascii="Times New Roman" w:hAnsi="Times New Roman" w:cs="Times New Roman"/>
          <w:i/>
          <w:iCs/>
          <w:color w:val="000000"/>
        </w:rPr>
        <w:t xml:space="preserve">n </w:t>
      </w:r>
      <w:r w:rsidR="00C937E1" w:rsidRPr="00FE3512">
        <w:rPr>
          <w:rStyle w:val="mrel"/>
          <w:rFonts w:ascii="Times New Roman" w:hAnsi="Times New Roman" w:cs="Times New Roman"/>
          <w:color w:val="000000"/>
        </w:rPr>
        <w:t>=</w:t>
      </w:r>
      <w:r w:rsidR="00001921">
        <w:rPr>
          <w:rStyle w:val="mrel"/>
          <w:rFonts w:ascii="Times New Roman" w:hAnsi="Times New Roman" w:cs="Times New Roman"/>
          <w:color w:val="000000"/>
        </w:rPr>
        <w:t xml:space="preserve"> </w:t>
      </w:r>
      <w:r w:rsidR="00C937E1" w:rsidRPr="00FE3512">
        <w:rPr>
          <w:rStyle w:val="mord"/>
          <w:rFonts w:ascii="Times New Roman" w:hAnsi="Times New Roman" w:cs="Times New Roman"/>
          <w:color w:val="000000"/>
        </w:rPr>
        <w:t>4</w:t>
      </w:r>
      <w:r w:rsidR="00C937E1" w:rsidRPr="00FE3512">
        <w:rPr>
          <w:rStyle w:val="apple-converted-space"/>
          <w:rFonts w:ascii="Times New Roman" w:hAnsi="Times New Roman" w:cs="Times New Roman"/>
          <w:color w:val="000000"/>
        </w:rPr>
        <w:t> </w:t>
      </w:r>
      <w:r w:rsidR="00C937E1" w:rsidRPr="00FE3512">
        <w:rPr>
          <w:rFonts w:ascii="Times New Roman" w:hAnsi="Times New Roman" w:cs="Times New Roman"/>
          <w:color w:val="000000"/>
        </w:rPr>
        <w:t xml:space="preserve">each. Data are </w:t>
      </w:r>
      <w:r w:rsidR="00C937E1" w:rsidRPr="007307AC">
        <w:rPr>
          <w:rFonts w:ascii="Times New Roman" w:hAnsi="Times New Roman" w:cs="Times New Roman"/>
          <w:color w:val="000000" w:themeColor="text1"/>
        </w:rPr>
        <w:t>presented as the mean ± SEM. (I)</w:t>
      </w:r>
      <w:r w:rsidR="00C937E1" w:rsidRPr="007307AC">
        <w:rPr>
          <w:rStyle w:val="apple-converted-space"/>
          <w:rFonts w:ascii="Times New Roman" w:hAnsi="Times New Roman" w:cs="Times New Roman"/>
          <w:color w:val="000000" w:themeColor="text1"/>
        </w:rPr>
        <w:t> </w:t>
      </w:r>
      <w:r w:rsidR="00C937E1" w:rsidRPr="007307AC">
        <w:rPr>
          <w:rFonts w:ascii="Times New Roman" w:hAnsi="Times New Roman" w:cs="Times New Roman"/>
          <w:color w:val="000000" w:themeColor="text1"/>
        </w:rPr>
        <w:t>**</w:t>
      </w:r>
      <w:r w:rsidR="00C937E1" w:rsidRPr="007307AC">
        <w:rPr>
          <w:rStyle w:val="mord"/>
          <w:rFonts w:ascii="Times New Roman" w:hAnsi="Times New Roman" w:cs="Times New Roman"/>
          <w:i/>
          <w:iCs/>
          <w:color w:val="000000" w:themeColor="text1"/>
        </w:rPr>
        <w:t>P</w:t>
      </w:r>
      <w:r w:rsidR="00D53EC3" w:rsidRPr="007307AC">
        <w:rPr>
          <w:rStyle w:val="mrel"/>
          <w:rFonts w:ascii="Times New Roman" w:hAnsi="Times New Roman" w:cs="Times New Roman"/>
          <w:color w:val="000000" w:themeColor="text1"/>
        </w:rPr>
        <w:t xml:space="preserve"> </w:t>
      </w:r>
      <w:r w:rsidR="00C937E1" w:rsidRPr="007307AC">
        <w:rPr>
          <w:rStyle w:val="mrel"/>
          <w:rFonts w:ascii="Times New Roman" w:hAnsi="Times New Roman" w:cs="Times New Roman"/>
          <w:color w:val="000000" w:themeColor="text1"/>
        </w:rPr>
        <w:t>=</w:t>
      </w:r>
      <w:r w:rsidR="00D53EC3" w:rsidRPr="007307AC">
        <w:rPr>
          <w:rStyle w:val="mrel"/>
          <w:rFonts w:ascii="Times New Roman" w:hAnsi="Times New Roman" w:cs="Times New Roman"/>
          <w:color w:val="000000" w:themeColor="text1"/>
        </w:rPr>
        <w:t xml:space="preserve"> </w:t>
      </w:r>
      <w:r w:rsidR="00C937E1" w:rsidRPr="007307AC">
        <w:rPr>
          <w:rStyle w:val="mord"/>
          <w:rFonts w:ascii="Times New Roman" w:hAnsi="Times New Roman" w:cs="Times New Roman"/>
          <w:color w:val="000000" w:themeColor="text1"/>
        </w:rPr>
        <w:t>0.0040</w:t>
      </w:r>
      <w:r w:rsidR="00C937E1" w:rsidRPr="007307AC">
        <w:rPr>
          <w:rStyle w:val="apple-converted-space"/>
          <w:rFonts w:ascii="Times New Roman" w:hAnsi="Times New Roman" w:cs="Times New Roman"/>
          <w:color w:val="000000" w:themeColor="text1"/>
        </w:rPr>
        <w:t> </w:t>
      </w:r>
      <w:r w:rsidR="00C937E1" w:rsidRPr="007307AC">
        <w:rPr>
          <w:rFonts w:ascii="Times New Roman" w:hAnsi="Times New Roman" w:cs="Times New Roman"/>
          <w:color w:val="000000" w:themeColor="text1"/>
        </w:rPr>
        <w:t>(</w:t>
      </w:r>
      <w:r w:rsidR="003F6420" w:rsidRPr="007307AC">
        <w:rPr>
          <w:rFonts w:ascii="Times New Roman" w:hAnsi="Times New Roman" w:cs="Times New Roman"/>
          <w:color w:val="000000" w:themeColor="text1"/>
        </w:rPr>
        <w:t>sgControl</w:t>
      </w:r>
      <w:r w:rsidR="00C937E1" w:rsidRPr="007307AC">
        <w:rPr>
          <w:rFonts w:ascii="Times New Roman" w:hAnsi="Times New Roman" w:cs="Times New Roman"/>
          <w:color w:val="000000" w:themeColor="text1"/>
        </w:rPr>
        <w:t xml:space="preserve"> vs KO1) and **</w:t>
      </w:r>
      <w:r w:rsidR="00C937E1" w:rsidRPr="007307AC">
        <w:rPr>
          <w:rStyle w:val="mord"/>
          <w:rFonts w:ascii="Times New Roman" w:hAnsi="Times New Roman" w:cs="Times New Roman"/>
          <w:i/>
          <w:iCs/>
          <w:color w:val="000000" w:themeColor="text1"/>
        </w:rPr>
        <w:t>P</w:t>
      </w:r>
      <w:r w:rsidR="00BE779A" w:rsidRPr="007307AC">
        <w:rPr>
          <w:rStyle w:val="mord"/>
          <w:rFonts w:ascii="Times New Roman" w:hAnsi="Times New Roman" w:cs="Times New Roman"/>
          <w:i/>
          <w:iCs/>
          <w:color w:val="000000" w:themeColor="text1"/>
        </w:rPr>
        <w:t xml:space="preserve"> </w:t>
      </w:r>
      <w:r w:rsidR="00C937E1" w:rsidRPr="007307AC">
        <w:rPr>
          <w:rStyle w:val="mrel"/>
          <w:rFonts w:ascii="Times New Roman" w:hAnsi="Times New Roman" w:cs="Times New Roman"/>
          <w:color w:val="000000" w:themeColor="text1"/>
        </w:rPr>
        <w:t>=</w:t>
      </w:r>
      <w:r w:rsidR="00BE779A" w:rsidRPr="007307AC">
        <w:rPr>
          <w:rStyle w:val="mrel"/>
          <w:rFonts w:ascii="Times New Roman" w:hAnsi="Times New Roman" w:cs="Times New Roman"/>
          <w:color w:val="000000" w:themeColor="text1"/>
        </w:rPr>
        <w:t xml:space="preserve"> </w:t>
      </w:r>
      <w:r w:rsidR="00C937E1" w:rsidRPr="007307AC">
        <w:rPr>
          <w:rStyle w:val="mord"/>
          <w:rFonts w:ascii="Times New Roman" w:hAnsi="Times New Roman" w:cs="Times New Roman"/>
          <w:color w:val="000000" w:themeColor="text1"/>
        </w:rPr>
        <w:t>0.0017</w:t>
      </w:r>
      <w:r w:rsidR="00C937E1" w:rsidRPr="007307AC">
        <w:rPr>
          <w:rFonts w:ascii="Times New Roman" w:hAnsi="Times New Roman" w:cs="Times New Roman"/>
          <w:color w:val="000000" w:themeColor="text1"/>
        </w:rPr>
        <w:t>(sgControl vs KO2). (J)</w:t>
      </w:r>
      <w:r w:rsidR="00C937E1" w:rsidRPr="007307AC">
        <w:rPr>
          <w:rStyle w:val="apple-converted-space"/>
          <w:rFonts w:ascii="Times New Roman" w:hAnsi="Times New Roman" w:cs="Times New Roman"/>
          <w:color w:val="000000" w:themeColor="text1"/>
        </w:rPr>
        <w:t> </w:t>
      </w:r>
      <w:r w:rsidR="00C937E1" w:rsidRPr="007307AC">
        <w:rPr>
          <w:rFonts w:ascii="Times New Roman" w:hAnsi="Times New Roman" w:cs="Times New Roman"/>
          <w:color w:val="000000" w:themeColor="text1"/>
        </w:rPr>
        <w:t>****</w:t>
      </w:r>
      <w:r w:rsidR="00C937E1" w:rsidRPr="007307AC">
        <w:rPr>
          <w:rStyle w:val="mord"/>
          <w:rFonts w:ascii="Times New Roman" w:hAnsi="Times New Roman" w:cs="Times New Roman"/>
          <w:i/>
          <w:iCs/>
          <w:color w:val="000000" w:themeColor="text1"/>
        </w:rPr>
        <w:t>P</w:t>
      </w:r>
      <w:r w:rsidR="00D53EC3" w:rsidRPr="007307AC">
        <w:rPr>
          <w:rStyle w:val="mord"/>
          <w:rFonts w:ascii="Times New Roman" w:hAnsi="Times New Roman" w:cs="Times New Roman"/>
          <w:i/>
          <w:iCs/>
          <w:color w:val="000000" w:themeColor="text1"/>
        </w:rPr>
        <w:t xml:space="preserve"> </w:t>
      </w:r>
      <w:r w:rsidR="00C937E1" w:rsidRPr="007307AC">
        <w:rPr>
          <w:rStyle w:val="mrel"/>
          <w:rFonts w:ascii="Times New Roman" w:hAnsi="Times New Roman" w:cs="Times New Roman"/>
          <w:color w:val="000000" w:themeColor="text1"/>
        </w:rPr>
        <w:t>=</w:t>
      </w:r>
      <w:r w:rsidR="00D53EC3" w:rsidRPr="007307AC">
        <w:rPr>
          <w:rStyle w:val="mrel"/>
          <w:rFonts w:ascii="Times New Roman" w:hAnsi="Times New Roman" w:cs="Times New Roman"/>
          <w:color w:val="000000" w:themeColor="text1"/>
        </w:rPr>
        <w:t xml:space="preserve"> </w:t>
      </w:r>
      <w:r w:rsidR="00C937E1" w:rsidRPr="007307AC">
        <w:rPr>
          <w:rStyle w:val="mord"/>
          <w:rFonts w:ascii="Times New Roman" w:hAnsi="Times New Roman" w:cs="Times New Roman"/>
          <w:color w:val="000000" w:themeColor="text1"/>
        </w:rPr>
        <w:t>1.99</w:t>
      </w:r>
      <w:r w:rsidR="000A07D4" w:rsidRPr="007307AC">
        <w:rPr>
          <w:rStyle w:val="mord"/>
          <w:rFonts w:ascii="Times New Roman" w:hAnsi="Times New Roman" w:cs="Times New Roman"/>
          <w:color w:val="000000" w:themeColor="text1"/>
        </w:rPr>
        <w:t xml:space="preserve"> </w:t>
      </w:r>
      <w:r w:rsidR="00417427" w:rsidRPr="007307AC">
        <w:rPr>
          <w:rFonts w:ascii="Times New Roman" w:eastAsiaTheme="minorEastAsia" w:hAnsi="Times New Roman" w:cs="Times New Roman"/>
          <w:color w:val="000000" w:themeColor="text1"/>
        </w:rPr>
        <w:t>×</w:t>
      </w:r>
      <w:r w:rsidR="000A07D4" w:rsidRPr="007307AC">
        <w:rPr>
          <w:rFonts w:ascii="Times New Roman" w:eastAsiaTheme="minorEastAsia" w:hAnsi="Times New Roman" w:cs="Times New Roman"/>
          <w:color w:val="000000" w:themeColor="text1"/>
        </w:rPr>
        <w:t xml:space="preserve"> </w:t>
      </w:r>
      <w:r w:rsidR="00C937E1" w:rsidRPr="007307AC">
        <w:rPr>
          <w:rFonts w:ascii="Times New Roman" w:hAnsi="Times New Roman" w:cs="Times New Roman"/>
          <w:color w:val="000000" w:themeColor="text1"/>
        </w:rPr>
        <w:t>10</w:t>
      </w:r>
      <w:r w:rsidR="004C7B4B" w:rsidRPr="007307AC">
        <w:rPr>
          <w:rFonts w:ascii="Times New Roman" w:hAnsi="Times New Roman" w:cs="Times New Roman"/>
          <w:color w:val="000000" w:themeColor="text1"/>
          <w:vertAlign w:val="superscript"/>
        </w:rPr>
        <w:t>–</w:t>
      </w:r>
      <w:r w:rsidR="00C937E1" w:rsidRPr="007307AC">
        <w:rPr>
          <w:rFonts w:ascii="Times New Roman" w:hAnsi="Times New Roman" w:cs="Times New Roman"/>
          <w:color w:val="000000" w:themeColor="text1"/>
          <w:vertAlign w:val="superscript"/>
        </w:rPr>
        <w:t>11</w:t>
      </w:r>
      <w:r w:rsidR="00D53EC3" w:rsidRPr="007307AC">
        <w:rPr>
          <w:rStyle w:val="mord"/>
          <w:rFonts w:ascii="Times New Roman" w:hAnsi="Times New Roman" w:cs="Times New Roman"/>
          <w:color w:val="000000" w:themeColor="text1"/>
        </w:rPr>
        <w:t xml:space="preserve"> </w:t>
      </w:r>
      <w:r w:rsidR="00C937E1" w:rsidRPr="007307AC">
        <w:rPr>
          <w:rFonts w:ascii="Times New Roman" w:hAnsi="Times New Roman" w:cs="Times New Roman"/>
          <w:color w:val="000000" w:themeColor="text1"/>
        </w:rPr>
        <w:t>(sgControl vs KO1) and</w:t>
      </w:r>
      <w:r w:rsidR="00C937E1" w:rsidRPr="007307AC">
        <w:rPr>
          <w:rStyle w:val="apple-converted-space"/>
          <w:rFonts w:ascii="Times New Roman" w:hAnsi="Times New Roman" w:cs="Times New Roman"/>
          <w:color w:val="000000" w:themeColor="text1"/>
        </w:rPr>
        <w:t> </w:t>
      </w:r>
      <w:r w:rsidR="00C937E1" w:rsidRPr="007307AC">
        <w:rPr>
          <w:rFonts w:ascii="Times New Roman" w:hAnsi="Times New Roman" w:cs="Times New Roman"/>
          <w:color w:val="000000" w:themeColor="text1"/>
        </w:rPr>
        <w:t>****</w:t>
      </w:r>
      <w:r w:rsidR="00C937E1" w:rsidRPr="007307AC">
        <w:rPr>
          <w:rStyle w:val="mord"/>
          <w:rFonts w:ascii="Times New Roman" w:hAnsi="Times New Roman" w:cs="Times New Roman"/>
          <w:i/>
          <w:iCs/>
          <w:color w:val="000000" w:themeColor="text1"/>
        </w:rPr>
        <w:t>P</w:t>
      </w:r>
      <w:r w:rsidR="00D53EC3" w:rsidRPr="007307AC">
        <w:rPr>
          <w:rStyle w:val="mord"/>
          <w:rFonts w:ascii="Times New Roman" w:hAnsi="Times New Roman" w:cs="Times New Roman"/>
          <w:i/>
          <w:iCs/>
          <w:color w:val="000000" w:themeColor="text1"/>
        </w:rPr>
        <w:t xml:space="preserve"> </w:t>
      </w:r>
      <w:r w:rsidR="00C937E1" w:rsidRPr="007307AC">
        <w:rPr>
          <w:rStyle w:val="mrel"/>
          <w:rFonts w:ascii="Times New Roman" w:hAnsi="Times New Roman" w:cs="Times New Roman"/>
          <w:color w:val="000000" w:themeColor="text1"/>
        </w:rPr>
        <w:t>=</w:t>
      </w:r>
      <w:r w:rsidR="00D53EC3" w:rsidRPr="007307AC">
        <w:rPr>
          <w:rStyle w:val="mrel"/>
          <w:rFonts w:ascii="Times New Roman" w:hAnsi="Times New Roman" w:cs="Times New Roman"/>
          <w:color w:val="000000" w:themeColor="text1"/>
        </w:rPr>
        <w:t xml:space="preserve"> </w:t>
      </w:r>
      <w:r w:rsidR="00C937E1" w:rsidRPr="007307AC">
        <w:rPr>
          <w:rStyle w:val="mord"/>
          <w:rFonts w:ascii="Times New Roman" w:hAnsi="Times New Roman" w:cs="Times New Roman"/>
          <w:color w:val="000000" w:themeColor="text1"/>
        </w:rPr>
        <w:t>2.20</w:t>
      </w:r>
      <w:r w:rsidR="00417427" w:rsidRPr="007307AC">
        <w:rPr>
          <w:rStyle w:val="mord"/>
          <w:rFonts w:ascii="Times New Roman" w:hAnsi="Times New Roman" w:cs="Times New Roman"/>
          <w:color w:val="000000" w:themeColor="text1"/>
        </w:rPr>
        <w:t xml:space="preserve"> </w:t>
      </w:r>
      <w:r w:rsidR="00417427" w:rsidRPr="007307AC">
        <w:rPr>
          <w:rFonts w:ascii="Times New Roman" w:eastAsiaTheme="minorEastAsia" w:hAnsi="Times New Roman" w:cs="Times New Roman"/>
          <w:color w:val="000000" w:themeColor="text1"/>
        </w:rPr>
        <w:t>×</w:t>
      </w:r>
      <w:r w:rsidR="000A07D4" w:rsidRPr="007307AC">
        <w:rPr>
          <w:rFonts w:ascii="Times New Roman" w:eastAsiaTheme="minorEastAsia" w:hAnsi="Times New Roman" w:cs="Times New Roman"/>
          <w:color w:val="000000" w:themeColor="text1"/>
        </w:rPr>
        <w:t xml:space="preserve"> </w:t>
      </w:r>
      <w:r w:rsidR="00C937E1" w:rsidRPr="007307AC">
        <w:rPr>
          <w:rFonts w:ascii="Times New Roman" w:hAnsi="Times New Roman" w:cs="Times New Roman"/>
          <w:color w:val="000000" w:themeColor="text1"/>
        </w:rPr>
        <w:t>10</w:t>
      </w:r>
      <w:r w:rsidR="004C7B4B" w:rsidRPr="007307AC">
        <w:rPr>
          <w:rFonts w:ascii="Times New Roman" w:hAnsi="Times New Roman" w:cs="Times New Roman"/>
          <w:color w:val="000000" w:themeColor="text1"/>
          <w:vertAlign w:val="superscript"/>
        </w:rPr>
        <w:t>–</w:t>
      </w:r>
      <w:r w:rsidR="00C937E1" w:rsidRPr="007307AC">
        <w:rPr>
          <w:rFonts w:ascii="Times New Roman" w:hAnsi="Times New Roman" w:cs="Times New Roman"/>
          <w:color w:val="000000" w:themeColor="text1"/>
          <w:vertAlign w:val="superscript"/>
        </w:rPr>
        <w:t>1</w:t>
      </w:r>
      <w:r w:rsidR="00D53EC3" w:rsidRPr="007307AC">
        <w:rPr>
          <w:rFonts w:ascii="Times New Roman" w:hAnsi="Times New Roman" w:cs="Times New Roman"/>
          <w:color w:val="000000" w:themeColor="text1"/>
          <w:vertAlign w:val="superscript"/>
        </w:rPr>
        <w:t xml:space="preserve">0 </w:t>
      </w:r>
      <w:r w:rsidR="00C937E1" w:rsidRPr="007307AC">
        <w:rPr>
          <w:rFonts w:ascii="Times New Roman" w:hAnsi="Times New Roman" w:cs="Times New Roman"/>
          <w:color w:val="000000" w:themeColor="text1"/>
        </w:rPr>
        <w:t>(sgControl vs KO2). Statistical analysis by one-way ANOVA followed by Dunnett’s correction.</w:t>
      </w:r>
      <w:r w:rsidR="00E07DAE" w:rsidRPr="007307AC">
        <w:rPr>
          <w:rFonts w:ascii="Times New Roman" w:hAnsi="Times New Roman" w:cs="Times New Roman" w:hint="eastAsia"/>
          <w:color w:val="000000" w:themeColor="text1"/>
        </w:rPr>
        <w:t xml:space="preserve"> </w:t>
      </w:r>
      <w:r w:rsidR="00A56341" w:rsidRPr="007307AC">
        <w:rPr>
          <w:rFonts w:ascii="Times New Roman" w:hAnsi="Times New Roman" w:cs="Times New Roman"/>
          <w:color w:val="000000" w:themeColor="text1"/>
        </w:rPr>
        <w:t>(</w:t>
      </w:r>
      <w:r w:rsidR="00A56341" w:rsidRPr="007307AC">
        <w:rPr>
          <w:rFonts w:ascii="Times New Roman" w:hAnsi="Times New Roman" w:cs="Times New Roman"/>
          <w:b/>
          <w:bCs/>
          <w:color w:val="000000" w:themeColor="text1"/>
        </w:rPr>
        <w:t>K</w:t>
      </w:r>
      <w:r w:rsidR="00A56341" w:rsidRPr="007307AC">
        <w:rPr>
          <w:rFonts w:ascii="Times New Roman" w:hAnsi="Times New Roman" w:cs="Times New Roman"/>
          <w:color w:val="000000" w:themeColor="text1"/>
        </w:rPr>
        <w:t>)</w:t>
      </w:r>
      <w:r w:rsidR="00A56341" w:rsidRPr="007307AC">
        <w:rPr>
          <w:rStyle w:val="apple-converted-space"/>
          <w:rFonts w:ascii="Times New Roman" w:hAnsi="Times New Roman" w:cs="Times New Roman"/>
          <w:color w:val="000000" w:themeColor="text1"/>
        </w:rPr>
        <w:t> </w:t>
      </w:r>
      <w:r w:rsidR="00A56341" w:rsidRPr="007307AC">
        <w:rPr>
          <w:rFonts w:ascii="Times New Roman" w:hAnsi="Times New Roman" w:cs="Times New Roman"/>
          <w:color w:val="000000" w:themeColor="text1"/>
        </w:rPr>
        <w:t>Represe</w:t>
      </w:r>
      <w:r w:rsidR="00A56341" w:rsidRPr="003E08C1">
        <w:rPr>
          <w:rFonts w:ascii="Times New Roman" w:hAnsi="Times New Roman" w:cs="Times New Roman"/>
          <w:color w:val="000000" w:themeColor="text1"/>
        </w:rPr>
        <w:t xml:space="preserve">ntative western blot images for CD2AP in </w:t>
      </w:r>
      <w:r w:rsidR="00A56341" w:rsidRPr="003E08C1">
        <w:rPr>
          <w:rFonts w:ascii="Times New Roman" w:hAnsi="Times New Roman" w:cs="Times New Roman"/>
          <w:i/>
          <w:iCs/>
          <w:color w:val="000000" w:themeColor="text1"/>
        </w:rPr>
        <w:t>Cdkal1</w:t>
      </w:r>
      <w:r w:rsidR="00A56341" w:rsidRPr="003E08C1">
        <w:rPr>
          <w:rFonts w:ascii="Times New Roman" w:hAnsi="Times New Roman" w:cs="Times New Roman"/>
          <w:color w:val="000000" w:themeColor="text1"/>
        </w:rPr>
        <w:t xml:space="preserve"> KO and control SVI podocyte cells.</w:t>
      </w:r>
      <w:r w:rsidR="00A56341" w:rsidRPr="003E08C1">
        <w:rPr>
          <w:rStyle w:val="apple-converted-space"/>
          <w:rFonts w:ascii="Times New Roman" w:hAnsi="Times New Roman" w:cs="Times New Roman"/>
          <w:color w:val="000000" w:themeColor="text1"/>
        </w:rPr>
        <w:t> </w:t>
      </w:r>
      <w:r w:rsidR="00A56341" w:rsidRPr="003E08C1">
        <w:rPr>
          <w:rFonts w:ascii="Times New Roman" w:hAnsi="Times New Roman" w:cs="Times New Roman"/>
          <w:color w:val="000000" w:themeColor="text1"/>
        </w:rPr>
        <w:t>(</w:t>
      </w:r>
      <w:r w:rsidR="00A56341" w:rsidRPr="003E08C1">
        <w:rPr>
          <w:rFonts w:ascii="Times New Roman" w:hAnsi="Times New Roman" w:cs="Times New Roman"/>
          <w:b/>
          <w:bCs/>
          <w:color w:val="000000" w:themeColor="text1"/>
        </w:rPr>
        <w:t>L</w:t>
      </w:r>
      <w:r w:rsidR="00A56341" w:rsidRPr="003E08C1">
        <w:rPr>
          <w:rFonts w:ascii="Times New Roman" w:hAnsi="Times New Roman" w:cs="Times New Roman"/>
          <w:color w:val="000000" w:themeColor="text1"/>
        </w:rPr>
        <w:t>)</w:t>
      </w:r>
      <w:r w:rsidR="00A56341" w:rsidRPr="003E08C1">
        <w:rPr>
          <w:rStyle w:val="apple-converted-space"/>
          <w:rFonts w:ascii="Times New Roman" w:hAnsi="Times New Roman" w:cs="Times New Roman"/>
          <w:color w:val="000000" w:themeColor="text1"/>
        </w:rPr>
        <w:t> </w:t>
      </w:r>
      <w:r w:rsidR="00A56341" w:rsidRPr="003E08C1">
        <w:rPr>
          <w:rFonts w:ascii="Times New Roman" w:hAnsi="Times New Roman" w:cs="Times New Roman"/>
          <w:color w:val="000000" w:themeColor="text1"/>
        </w:rPr>
        <w:t xml:space="preserve">Quantification of CD2AP protein levels normalized to GAPDH in Cdkal1 KO and control SVI podocyte cells. </w:t>
      </w:r>
      <w:r w:rsidR="00A56341" w:rsidRPr="00DD6266">
        <w:rPr>
          <w:rFonts w:ascii="Times New Roman" w:hAnsi="Times New Roman" w:cs="Times New Roman"/>
          <w:i/>
          <w:iCs/>
          <w:color w:val="000000" w:themeColor="text1"/>
        </w:rPr>
        <w:t>n</w:t>
      </w:r>
      <w:r w:rsidR="00A56341" w:rsidRPr="003E08C1">
        <w:rPr>
          <w:rFonts w:ascii="Times New Roman" w:hAnsi="Times New Roman" w:cs="Times New Roman"/>
          <w:color w:val="000000" w:themeColor="text1"/>
        </w:rPr>
        <w:t xml:space="preserve"> = 5 each. Data are presented as the mean ± SEM. *</w:t>
      </w:r>
      <w:r w:rsidR="00A56341" w:rsidRPr="003E08C1">
        <w:rPr>
          <w:rFonts w:ascii="Times New Roman" w:hAnsi="Times New Roman" w:cs="Times New Roman"/>
          <w:i/>
          <w:iCs/>
          <w:color w:val="000000" w:themeColor="text1"/>
        </w:rPr>
        <w:t>P</w:t>
      </w:r>
      <w:r w:rsidR="00A56341" w:rsidRPr="003E08C1">
        <w:rPr>
          <w:rFonts w:ascii="Times New Roman" w:hAnsi="Times New Roman" w:cs="Times New Roman"/>
          <w:color w:val="000000" w:themeColor="text1"/>
        </w:rPr>
        <w:t xml:space="preserve"> = 0.029 (sgControl vs KO1) and **</w:t>
      </w:r>
      <w:r w:rsidR="00A56341" w:rsidRPr="003E08C1">
        <w:rPr>
          <w:rFonts w:ascii="Times New Roman" w:hAnsi="Times New Roman" w:cs="Times New Roman"/>
          <w:i/>
          <w:iCs/>
          <w:color w:val="000000" w:themeColor="text1"/>
        </w:rPr>
        <w:t>P</w:t>
      </w:r>
      <w:r w:rsidR="00A56341" w:rsidRPr="003E08C1">
        <w:rPr>
          <w:rFonts w:ascii="Times New Roman" w:hAnsi="Times New Roman" w:cs="Times New Roman"/>
          <w:color w:val="000000" w:themeColor="text1"/>
        </w:rPr>
        <w:t xml:space="preserve"> = 0.0015 (sgControl vs KO2) by one-way ANOVA, followed by Dunnett’s correction. (</w:t>
      </w:r>
      <w:r w:rsidR="00A56341" w:rsidRPr="003E08C1">
        <w:rPr>
          <w:rFonts w:ascii="Times New Roman" w:hAnsi="Times New Roman" w:cs="Times New Roman"/>
          <w:b/>
          <w:bCs/>
          <w:color w:val="000000" w:themeColor="text1"/>
        </w:rPr>
        <w:t>M</w:t>
      </w:r>
      <w:r w:rsidR="00A56341" w:rsidRPr="003E08C1">
        <w:rPr>
          <w:rFonts w:ascii="Times New Roman" w:hAnsi="Times New Roman" w:cs="Times New Roman"/>
          <w:color w:val="000000" w:themeColor="text1"/>
        </w:rPr>
        <w:t xml:space="preserve">) Representative western blot images of the CD2AP of sieved glomeruli from systemic </w:t>
      </w:r>
      <w:r w:rsidR="00A56341" w:rsidRPr="003E08C1">
        <w:rPr>
          <w:rFonts w:ascii="Times New Roman" w:hAnsi="Times New Roman" w:cs="Times New Roman"/>
          <w:i/>
          <w:iCs/>
          <w:color w:val="000000" w:themeColor="text1"/>
        </w:rPr>
        <w:t>Cdkal1</w:t>
      </w:r>
      <w:r w:rsidR="00A56341" w:rsidRPr="003E08C1">
        <w:rPr>
          <w:rFonts w:ascii="Times New Roman" w:hAnsi="Times New Roman" w:cs="Times New Roman"/>
          <w:color w:val="000000" w:themeColor="text1"/>
        </w:rPr>
        <w:t xml:space="preserve"> KO mice. (</w:t>
      </w:r>
      <w:r w:rsidR="00A56341" w:rsidRPr="003E08C1">
        <w:rPr>
          <w:rFonts w:ascii="Times New Roman" w:hAnsi="Times New Roman" w:cs="Times New Roman"/>
          <w:b/>
          <w:bCs/>
          <w:color w:val="000000" w:themeColor="text1"/>
        </w:rPr>
        <w:t>N</w:t>
      </w:r>
      <w:r w:rsidR="00A56341" w:rsidRPr="003E08C1">
        <w:rPr>
          <w:rFonts w:ascii="Times New Roman" w:hAnsi="Times New Roman" w:cs="Times New Roman"/>
          <w:color w:val="000000" w:themeColor="text1"/>
        </w:rPr>
        <w:t xml:space="preserve">) Quantification of CD2AP protein levels normalized to GAPDH. </w:t>
      </w:r>
      <w:r w:rsidR="00A56341" w:rsidRPr="00DD6266">
        <w:rPr>
          <w:rFonts w:ascii="Times New Roman" w:hAnsi="Times New Roman" w:cs="Times New Roman"/>
          <w:i/>
          <w:iCs/>
          <w:color w:val="000000" w:themeColor="text1"/>
        </w:rPr>
        <w:t>n</w:t>
      </w:r>
      <w:r w:rsidR="00A56341" w:rsidRPr="003E08C1">
        <w:rPr>
          <w:rFonts w:ascii="Times New Roman" w:hAnsi="Times New Roman" w:cs="Times New Roman"/>
          <w:color w:val="000000" w:themeColor="text1"/>
        </w:rPr>
        <w:t xml:space="preserve"> = 11 each. Data are presented as the mean ± SEM; *</w:t>
      </w:r>
      <w:r w:rsidR="00A56341" w:rsidRPr="00DD6266">
        <w:rPr>
          <w:rFonts w:ascii="Times New Roman" w:hAnsi="Times New Roman" w:cs="Times New Roman"/>
          <w:i/>
          <w:iCs/>
          <w:color w:val="000000" w:themeColor="text1"/>
        </w:rPr>
        <w:t>P</w:t>
      </w:r>
      <w:r w:rsidR="00A56341" w:rsidRPr="003E08C1">
        <w:rPr>
          <w:rFonts w:ascii="Times New Roman" w:hAnsi="Times New Roman" w:cs="Times New Roman"/>
          <w:color w:val="000000" w:themeColor="text1"/>
        </w:rPr>
        <w:t xml:space="preserve"> = 0.040 by Mann–Whitney U test.</w:t>
      </w:r>
    </w:p>
    <w:p w14:paraId="145D3F05" w14:textId="77777777" w:rsidR="005C3A0E" w:rsidRPr="003E08C1" w:rsidRDefault="005C3A0E" w:rsidP="005C3A0E">
      <w:pPr>
        <w:pStyle w:val="NormalWeb"/>
        <w:tabs>
          <w:tab w:val="left" w:pos="5503"/>
        </w:tabs>
        <w:spacing w:before="0" w:beforeAutospacing="0" w:after="0" w:afterAutospacing="0" w:line="360" w:lineRule="auto"/>
        <w:rPr>
          <w:rFonts w:ascii="Times New Roman" w:hAnsi="Times New Roman" w:cs="Times New Roman"/>
          <w:b/>
          <w:bCs/>
          <w:color w:val="000000" w:themeColor="text1"/>
        </w:rPr>
      </w:pPr>
    </w:p>
    <w:p w14:paraId="406B286A" w14:textId="59BD9C21" w:rsidR="00C56876" w:rsidRPr="007307AC" w:rsidRDefault="00833659" w:rsidP="00C56876">
      <w:pPr>
        <w:pStyle w:val="NormalWeb"/>
        <w:tabs>
          <w:tab w:val="left" w:pos="5503"/>
        </w:tabs>
        <w:spacing w:before="0" w:beforeAutospacing="0" w:after="0" w:afterAutospacing="0" w:line="360" w:lineRule="auto"/>
        <w:rPr>
          <w:rFonts w:ascii="Times New Roman" w:hAnsi="Times New Roman" w:cs="Times New Roman"/>
          <w:color w:val="000000" w:themeColor="text1"/>
        </w:rPr>
      </w:pPr>
      <w:r w:rsidRPr="006E4CFD">
        <w:rPr>
          <w:rFonts w:ascii="Times New Roman" w:hAnsi="Times New Roman" w:cs="Times New Roman"/>
          <w:b/>
          <w:bCs/>
          <w:color w:val="000000" w:themeColor="text1"/>
        </w:rPr>
        <w:t xml:space="preserve">Figure </w:t>
      </w:r>
      <w:r w:rsidR="007A7F53" w:rsidRPr="006E4CFD">
        <w:rPr>
          <w:rFonts w:ascii="Times New Roman" w:hAnsi="Times New Roman" w:cs="Times New Roman"/>
          <w:b/>
          <w:bCs/>
          <w:color w:val="000000" w:themeColor="text1"/>
        </w:rPr>
        <w:t>5</w:t>
      </w:r>
      <w:r w:rsidRPr="006E4CFD">
        <w:rPr>
          <w:rFonts w:ascii="Times New Roman" w:hAnsi="Times New Roman" w:cs="Times New Roman"/>
          <w:b/>
          <w:bCs/>
          <w:color w:val="000000" w:themeColor="text1"/>
        </w:rPr>
        <w:t xml:space="preserve">. </w:t>
      </w:r>
      <w:r w:rsidR="00BE5A92" w:rsidRPr="006E4CFD">
        <w:rPr>
          <w:rFonts w:ascii="Times New Roman" w:hAnsi="Times New Roman" w:cs="Times New Roman"/>
          <w:b/>
          <w:bCs/>
          <w:i/>
          <w:color w:val="000000" w:themeColor="text1"/>
        </w:rPr>
        <w:t>Cd2ap</w:t>
      </w:r>
      <w:r w:rsidR="00BE5A92" w:rsidRPr="006E4CFD">
        <w:rPr>
          <w:rFonts w:ascii="Times New Roman" w:hAnsi="Times New Roman" w:cs="Times New Roman"/>
          <w:b/>
          <w:bCs/>
          <w:color w:val="000000" w:themeColor="text1"/>
        </w:rPr>
        <w:t xml:space="preserve"> overexpression partially restores filtration barrier function and migration in </w:t>
      </w:r>
      <w:r w:rsidR="00BE5A92" w:rsidRPr="006E4CFD">
        <w:rPr>
          <w:rFonts w:ascii="Times New Roman" w:hAnsi="Times New Roman" w:cs="Times New Roman"/>
          <w:b/>
          <w:bCs/>
          <w:i/>
          <w:color w:val="000000" w:themeColor="text1"/>
        </w:rPr>
        <w:t>Cdkal1</w:t>
      </w:r>
      <w:r w:rsidR="00BE5A92" w:rsidRPr="006E4CFD">
        <w:rPr>
          <w:rFonts w:ascii="Times New Roman" w:hAnsi="Times New Roman" w:cs="Times New Roman"/>
          <w:b/>
          <w:bCs/>
          <w:color w:val="000000" w:themeColor="text1"/>
        </w:rPr>
        <w:t xml:space="preserve"> KO podocytes</w:t>
      </w:r>
      <w:r w:rsidR="00D614B4" w:rsidRPr="006E4CFD">
        <w:rPr>
          <w:rFonts w:ascii="Times New Roman" w:hAnsi="Times New Roman" w:cs="Times New Roman"/>
          <w:b/>
          <w:bCs/>
          <w:color w:val="000000" w:themeColor="text1"/>
        </w:rPr>
        <w:t xml:space="preserve">. </w:t>
      </w:r>
      <w:r w:rsidRPr="006E4CFD">
        <w:rPr>
          <w:rFonts w:ascii="Times New Roman" w:hAnsi="Times New Roman" w:cs="Times New Roman"/>
          <w:color w:val="000000" w:themeColor="text1"/>
        </w:rPr>
        <w:t>(</w:t>
      </w:r>
      <w:r w:rsidR="000A671C" w:rsidRPr="006E4CFD">
        <w:rPr>
          <w:rFonts w:ascii="Times New Roman" w:hAnsi="Times New Roman" w:cs="Times New Roman"/>
          <w:b/>
          <w:bCs/>
          <w:color w:val="000000" w:themeColor="text1"/>
        </w:rPr>
        <w:t>A</w:t>
      </w:r>
      <w:r w:rsidRPr="006E4CFD">
        <w:rPr>
          <w:rFonts w:ascii="Times New Roman" w:hAnsi="Times New Roman" w:cs="Times New Roman"/>
          <w:color w:val="000000" w:themeColor="text1"/>
        </w:rPr>
        <w:t xml:space="preserve">) Representative western blot images of CD2AP in </w:t>
      </w:r>
      <w:r w:rsidRPr="006E4CFD">
        <w:rPr>
          <w:rFonts w:ascii="Times New Roman" w:hAnsi="Times New Roman" w:cs="Times New Roman"/>
          <w:i/>
          <w:iCs/>
          <w:color w:val="000000" w:themeColor="text1"/>
        </w:rPr>
        <w:t xml:space="preserve">Cdkal1 </w:t>
      </w:r>
      <w:r w:rsidRPr="006E4CFD">
        <w:rPr>
          <w:rFonts w:ascii="Times New Roman" w:hAnsi="Times New Roman" w:cs="Times New Roman"/>
          <w:color w:val="000000" w:themeColor="text1"/>
        </w:rPr>
        <w:t xml:space="preserve">KO or sgControl SVI podocyte cells following </w:t>
      </w:r>
      <w:r w:rsidRPr="006E4CFD">
        <w:rPr>
          <w:rFonts w:ascii="Times New Roman" w:hAnsi="Times New Roman" w:cs="Times New Roman"/>
          <w:i/>
          <w:iCs/>
          <w:color w:val="000000" w:themeColor="text1"/>
        </w:rPr>
        <w:t>Cd2ap</w:t>
      </w:r>
      <w:r w:rsidRPr="006E4CFD">
        <w:rPr>
          <w:rFonts w:ascii="Times New Roman" w:hAnsi="Times New Roman" w:cs="Times New Roman"/>
          <w:iCs/>
          <w:color w:val="000000" w:themeColor="text1"/>
        </w:rPr>
        <w:t xml:space="preserve"> </w:t>
      </w:r>
      <w:r w:rsidRPr="006E4CFD">
        <w:rPr>
          <w:rFonts w:ascii="Times New Roman" w:hAnsi="Times New Roman" w:cs="Times New Roman"/>
          <w:color w:val="000000" w:themeColor="text1"/>
        </w:rPr>
        <w:t xml:space="preserve">overexpression or mock treatment. </w:t>
      </w:r>
      <w:r w:rsidR="00BC08B9" w:rsidRPr="006E4CFD">
        <w:rPr>
          <w:rFonts w:ascii="Times New Roman" w:hAnsi="Times New Roman" w:cs="Times New Roman"/>
          <w:color w:val="000000" w:themeColor="text1"/>
        </w:rPr>
        <w:t>(</w:t>
      </w:r>
      <w:r w:rsidR="000A671C" w:rsidRPr="006E4CFD">
        <w:rPr>
          <w:rFonts w:ascii="Times New Roman" w:hAnsi="Times New Roman" w:cs="Times New Roman"/>
          <w:b/>
          <w:bCs/>
          <w:color w:val="000000" w:themeColor="text1"/>
        </w:rPr>
        <w:t>B</w:t>
      </w:r>
      <w:r w:rsidR="00BC08B9" w:rsidRPr="006E4CFD">
        <w:rPr>
          <w:rFonts w:ascii="Times New Roman" w:hAnsi="Times New Roman" w:cs="Times New Roman"/>
          <w:color w:val="000000" w:themeColor="text1"/>
        </w:rPr>
        <w:t xml:space="preserve">) </w:t>
      </w:r>
      <w:r w:rsidR="007D4ED8" w:rsidRPr="006E4CFD">
        <w:rPr>
          <w:rFonts w:ascii="Times New Roman" w:hAnsi="Times New Roman" w:cs="Times New Roman"/>
          <w:color w:val="000000" w:themeColor="text1"/>
        </w:rPr>
        <w:t xml:space="preserve">Albumin </w:t>
      </w:r>
      <w:r w:rsidR="007D4ED8" w:rsidRPr="00FF0891">
        <w:rPr>
          <w:rFonts w:ascii="Times New Roman" w:hAnsi="Times New Roman" w:cs="Times New Roman"/>
          <w:color w:val="000000" w:themeColor="text1"/>
        </w:rPr>
        <w:t xml:space="preserve">measurements </w:t>
      </w:r>
      <w:r w:rsidR="00BA23F2" w:rsidRPr="00FF0891">
        <w:rPr>
          <w:rFonts w:ascii="Times New Roman" w:hAnsi="Times New Roman" w:cs="Times New Roman"/>
          <w:color w:val="000000" w:themeColor="text1"/>
        </w:rPr>
        <w:t xml:space="preserve">in </w:t>
      </w:r>
      <w:r w:rsidR="007D4ED8" w:rsidRPr="00FF0891">
        <w:rPr>
          <w:rFonts w:ascii="Times New Roman" w:hAnsi="Times New Roman" w:cs="Times New Roman"/>
          <w:color w:val="000000" w:themeColor="text1"/>
        </w:rPr>
        <w:t xml:space="preserve">permeability assays using </w:t>
      </w:r>
      <w:r w:rsidR="007D4ED8" w:rsidRPr="00FF0891">
        <w:rPr>
          <w:rFonts w:ascii="Times New Roman" w:hAnsi="Times New Roman" w:cs="Times New Roman"/>
          <w:i/>
          <w:iCs/>
          <w:color w:val="000000" w:themeColor="text1"/>
        </w:rPr>
        <w:t>Cd2ap</w:t>
      </w:r>
      <w:r w:rsidR="007D4ED8" w:rsidRPr="00FF0891">
        <w:rPr>
          <w:rFonts w:ascii="Times New Roman" w:hAnsi="Times New Roman" w:cs="Times New Roman"/>
          <w:color w:val="000000" w:themeColor="text1"/>
        </w:rPr>
        <w:t>-</w:t>
      </w:r>
      <w:r w:rsidR="00BA23F2" w:rsidRPr="00FF0891">
        <w:rPr>
          <w:rFonts w:ascii="Times New Roman" w:hAnsi="Times New Roman" w:cs="Times New Roman"/>
          <w:color w:val="000000" w:themeColor="text1"/>
        </w:rPr>
        <w:t xml:space="preserve">overexpressed </w:t>
      </w:r>
      <w:r w:rsidR="007D4ED8" w:rsidRPr="00FF0891">
        <w:rPr>
          <w:rFonts w:ascii="Times New Roman" w:hAnsi="Times New Roman" w:cs="Times New Roman"/>
          <w:i/>
          <w:iCs/>
          <w:color w:val="000000" w:themeColor="text1"/>
        </w:rPr>
        <w:t>Cdkal1</w:t>
      </w:r>
      <w:r w:rsidR="007D4ED8" w:rsidRPr="00FF0891">
        <w:rPr>
          <w:rFonts w:ascii="Times New Roman" w:hAnsi="Times New Roman" w:cs="Times New Roman"/>
          <w:color w:val="000000" w:themeColor="text1"/>
        </w:rPr>
        <w:t xml:space="preserve"> KO </w:t>
      </w:r>
      <w:r w:rsidR="00BA23F2" w:rsidRPr="00FF0891">
        <w:rPr>
          <w:rFonts w:ascii="Times New Roman" w:hAnsi="Times New Roman" w:cs="Times New Roman"/>
          <w:color w:val="000000" w:themeColor="text1"/>
        </w:rPr>
        <w:t>(</w:t>
      </w:r>
      <w:r w:rsidR="007D4ED8" w:rsidRPr="00FF0891">
        <w:rPr>
          <w:rFonts w:ascii="Times New Roman" w:hAnsi="Times New Roman" w:cs="Times New Roman"/>
          <w:i/>
          <w:iCs/>
          <w:color w:val="000000" w:themeColor="text1"/>
        </w:rPr>
        <w:t xml:space="preserve">n </w:t>
      </w:r>
      <w:r w:rsidR="007D4ED8" w:rsidRPr="00FF0891">
        <w:rPr>
          <w:rFonts w:ascii="Times New Roman" w:hAnsi="Times New Roman" w:cs="Times New Roman"/>
          <w:color w:val="000000" w:themeColor="text1"/>
        </w:rPr>
        <w:t>= 8</w:t>
      </w:r>
      <w:r w:rsidR="00BA23F2" w:rsidRPr="00FF0891">
        <w:rPr>
          <w:rFonts w:ascii="Times New Roman" w:hAnsi="Times New Roman" w:cs="Times New Roman"/>
          <w:color w:val="000000" w:themeColor="text1"/>
        </w:rPr>
        <w:t>)</w:t>
      </w:r>
      <w:r w:rsidR="007D4ED8" w:rsidRPr="00FF0891">
        <w:rPr>
          <w:rFonts w:ascii="Times New Roman" w:hAnsi="Times New Roman" w:cs="Times New Roman"/>
          <w:color w:val="000000" w:themeColor="text1"/>
        </w:rPr>
        <w:t xml:space="preserve">, and mock-treated podocyte cells </w:t>
      </w:r>
      <w:r w:rsidR="00BA23F2" w:rsidRPr="00FF0891">
        <w:rPr>
          <w:rFonts w:ascii="Times New Roman" w:hAnsi="Times New Roman" w:cs="Times New Roman"/>
          <w:color w:val="000000" w:themeColor="text1"/>
        </w:rPr>
        <w:t>(</w:t>
      </w:r>
      <w:r w:rsidR="007D4ED8" w:rsidRPr="00FF0891">
        <w:rPr>
          <w:rFonts w:ascii="Times New Roman" w:hAnsi="Times New Roman" w:cs="Times New Roman"/>
          <w:i/>
          <w:iCs/>
          <w:color w:val="000000" w:themeColor="text1"/>
        </w:rPr>
        <w:t xml:space="preserve">n </w:t>
      </w:r>
      <w:r w:rsidR="007D4ED8" w:rsidRPr="00FF0891">
        <w:rPr>
          <w:rFonts w:ascii="Times New Roman" w:hAnsi="Times New Roman" w:cs="Times New Roman"/>
          <w:color w:val="000000" w:themeColor="text1"/>
        </w:rPr>
        <w:t>= 16</w:t>
      </w:r>
      <w:r w:rsidR="00BA23F2" w:rsidRPr="00FF0891">
        <w:rPr>
          <w:rFonts w:ascii="Times New Roman" w:hAnsi="Times New Roman" w:cs="Times New Roman"/>
          <w:color w:val="000000" w:themeColor="text1"/>
        </w:rPr>
        <w:t>)</w:t>
      </w:r>
      <w:r w:rsidR="007D4ED8" w:rsidRPr="00FF0891">
        <w:rPr>
          <w:rFonts w:ascii="Times New Roman" w:hAnsi="Times New Roman" w:cs="Times New Roman"/>
          <w:color w:val="000000" w:themeColor="text1"/>
        </w:rPr>
        <w:t xml:space="preserve">. </w:t>
      </w:r>
      <w:r w:rsidR="00BC08B9" w:rsidRPr="00FF0891">
        <w:rPr>
          <w:rFonts w:ascii="Times New Roman" w:hAnsi="Times New Roman" w:cs="Times New Roman"/>
          <w:color w:val="000000" w:themeColor="text1"/>
        </w:rPr>
        <w:t>Data are presented as the mean ± SEM.</w:t>
      </w:r>
      <w:r w:rsidR="00BC08B9" w:rsidRPr="00FF0891">
        <w:rPr>
          <w:rFonts w:ascii="Times New Roman" w:hAnsi="Times New Roman" w:cs="Times New Roman"/>
          <w:b/>
          <w:bCs/>
          <w:color w:val="000000" w:themeColor="text1"/>
        </w:rPr>
        <w:t xml:space="preserve"> </w:t>
      </w:r>
      <w:r w:rsidR="00D3009B" w:rsidRPr="00FF0891">
        <w:rPr>
          <w:rFonts w:ascii="Times New Roman" w:hAnsi="Times New Roman" w:cs="Times New Roman"/>
          <w:color w:val="000000" w:themeColor="text1"/>
        </w:rPr>
        <w:t>*</w:t>
      </w:r>
      <w:r w:rsidR="00D3009B" w:rsidRPr="00FF0891">
        <w:rPr>
          <w:rFonts w:ascii="Times New Roman" w:hAnsi="Times New Roman" w:cs="Times New Roman"/>
          <w:i/>
          <w:iCs/>
          <w:color w:val="000000" w:themeColor="text1"/>
        </w:rPr>
        <w:t xml:space="preserve">P </w:t>
      </w:r>
      <w:r w:rsidR="00D3009B" w:rsidRPr="00FF0891">
        <w:rPr>
          <w:rFonts w:ascii="Times New Roman" w:hAnsi="Times New Roman" w:cs="Times New Roman"/>
          <w:color w:val="000000" w:themeColor="text1"/>
        </w:rPr>
        <w:t>= 0.0</w:t>
      </w:r>
      <w:r w:rsidR="008161BF" w:rsidRPr="00FF0891">
        <w:rPr>
          <w:rFonts w:ascii="Times New Roman" w:hAnsi="Times New Roman" w:cs="Times New Roman"/>
          <w:color w:val="000000" w:themeColor="text1"/>
        </w:rPr>
        <w:t>388</w:t>
      </w:r>
      <w:r w:rsidR="00D3009B" w:rsidRPr="00FF0891">
        <w:rPr>
          <w:rFonts w:ascii="Times New Roman" w:hAnsi="Times New Roman" w:cs="Times New Roman"/>
          <w:color w:val="000000" w:themeColor="text1"/>
        </w:rPr>
        <w:t xml:space="preserve"> (KO1 Mock vs OE); **</w:t>
      </w:r>
      <w:r w:rsidR="00D3009B" w:rsidRPr="00FF0891">
        <w:rPr>
          <w:rFonts w:ascii="Times New Roman" w:hAnsi="Times New Roman" w:cs="Times New Roman"/>
          <w:i/>
          <w:iCs/>
          <w:color w:val="000000" w:themeColor="text1"/>
        </w:rPr>
        <w:t xml:space="preserve">P </w:t>
      </w:r>
      <w:r w:rsidR="00D3009B" w:rsidRPr="00FF0891">
        <w:rPr>
          <w:rFonts w:ascii="Times New Roman" w:hAnsi="Times New Roman" w:cs="Times New Roman"/>
          <w:color w:val="000000" w:themeColor="text1"/>
        </w:rPr>
        <w:t>= 0.00</w:t>
      </w:r>
      <w:r w:rsidR="008161BF" w:rsidRPr="00FF0891">
        <w:rPr>
          <w:rFonts w:ascii="Times New Roman" w:hAnsi="Times New Roman" w:cs="Times New Roman"/>
          <w:color w:val="000000" w:themeColor="text1"/>
        </w:rPr>
        <w:t>73</w:t>
      </w:r>
      <w:r w:rsidR="00457A43" w:rsidRPr="00FF0891">
        <w:rPr>
          <w:rFonts w:ascii="Times New Roman" w:hAnsi="Times New Roman" w:cs="Times New Roman"/>
          <w:color w:val="000000" w:themeColor="text1"/>
        </w:rPr>
        <w:t xml:space="preserve"> </w:t>
      </w:r>
      <w:r w:rsidR="00D3009B" w:rsidRPr="00FF0891">
        <w:rPr>
          <w:rFonts w:ascii="Times New Roman" w:hAnsi="Times New Roman" w:cs="Times New Roman"/>
          <w:color w:val="000000" w:themeColor="text1"/>
        </w:rPr>
        <w:t>(sgControl Mock vs</w:t>
      </w:r>
      <w:r w:rsidR="00345250" w:rsidRPr="00FF0891">
        <w:rPr>
          <w:rFonts w:ascii="Times New Roman" w:hAnsi="Times New Roman" w:cs="Times New Roman"/>
          <w:color w:val="000000" w:themeColor="text1"/>
        </w:rPr>
        <w:t xml:space="preserve"> </w:t>
      </w:r>
      <w:r w:rsidR="00D3009B" w:rsidRPr="00FF0891">
        <w:rPr>
          <w:rFonts w:ascii="Times New Roman" w:hAnsi="Times New Roman" w:cs="Times New Roman"/>
          <w:color w:val="000000" w:themeColor="text1"/>
        </w:rPr>
        <w:t>KO1 Mock)</w:t>
      </w:r>
      <w:r w:rsidR="00610464" w:rsidRPr="00FF0891">
        <w:rPr>
          <w:rFonts w:ascii="Times New Roman" w:hAnsi="Times New Roman" w:cs="Times New Roman"/>
          <w:color w:val="000000" w:themeColor="text1"/>
        </w:rPr>
        <w:t xml:space="preserve"> and </w:t>
      </w:r>
      <w:r w:rsidR="00D3009B" w:rsidRPr="00FF0891">
        <w:rPr>
          <w:rFonts w:ascii="Times New Roman" w:hAnsi="Times New Roman" w:cs="Times New Roman"/>
          <w:color w:val="000000" w:themeColor="text1"/>
        </w:rPr>
        <w:t>**</w:t>
      </w:r>
      <w:r w:rsidR="00D3009B" w:rsidRPr="00FF0891">
        <w:rPr>
          <w:rFonts w:ascii="Times New Roman" w:hAnsi="Times New Roman" w:cs="Times New Roman"/>
          <w:i/>
          <w:iCs/>
          <w:color w:val="000000" w:themeColor="text1"/>
        </w:rPr>
        <w:t xml:space="preserve">P </w:t>
      </w:r>
      <w:r w:rsidR="00D3009B" w:rsidRPr="00FF0891">
        <w:rPr>
          <w:rFonts w:ascii="Times New Roman" w:hAnsi="Times New Roman" w:cs="Times New Roman"/>
          <w:color w:val="000000" w:themeColor="text1"/>
        </w:rPr>
        <w:t>= 0.0017 (sgControl Mock vs KO2 Mock)</w:t>
      </w:r>
      <w:r w:rsidR="00D3009B" w:rsidRPr="00FF0891">
        <w:rPr>
          <w:rFonts w:ascii="Times New Roman" w:hAnsi="Times New Roman" w:cs="Times New Roman"/>
          <w:b/>
          <w:bCs/>
          <w:color w:val="000000" w:themeColor="text1"/>
        </w:rPr>
        <w:t xml:space="preserve"> </w:t>
      </w:r>
      <w:r w:rsidR="00DD3206" w:rsidRPr="00FF0891">
        <w:rPr>
          <w:rFonts w:ascii="Times New Roman" w:hAnsi="Times New Roman" w:cs="Times New Roman"/>
          <w:color w:val="000000" w:themeColor="text1"/>
        </w:rPr>
        <w:t xml:space="preserve">by 2-way ANOVA followed by </w:t>
      </w:r>
      <w:r w:rsidR="00F65A70" w:rsidRPr="00FF0891">
        <w:rPr>
          <w:rFonts w:ascii="Times New Roman" w:hAnsi="Times New Roman" w:cs="Times New Roman"/>
          <w:color w:val="000000" w:themeColor="text1"/>
        </w:rPr>
        <w:t xml:space="preserve">Dunnett’s correction. </w:t>
      </w:r>
      <w:r w:rsidR="00DD3206" w:rsidRPr="00FF0891">
        <w:rPr>
          <w:rFonts w:ascii="Times New Roman" w:hAnsi="Times New Roman" w:cs="Times New Roman"/>
          <w:color w:val="000000" w:themeColor="text1"/>
        </w:rPr>
        <w:t>(</w:t>
      </w:r>
      <w:r w:rsidR="000A671C" w:rsidRPr="00FF0891">
        <w:rPr>
          <w:rFonts w:ascii="Times New Roman" w:hAnsi="Times New Roman" w:cs="Times New Roman"/>
          <w:b/>
          <w:bCs/>
          <w:color w:val="000000" w:themeColor="text1"/>
        </w:rPr>
        <w:t>C</w:t>
      </w:r>
      <w:r w:rsidRPr="00FF0891">
        <w:rPr>
          <w:rFonts w:ascii="Times New Roman" w:hAnsi="Times New Roman" w:cs="Times New Roman"/>
          <w:color w:val="000000" w:themeColor="text1"/>
        </w:rPr>
        <w:t>)</w:t>
      </w:r>
      <w:r w:rsidR="00257B09" w:rsidRPr="00FF0891">
        <w:rPr>
          <w:rFonts w:ascii="Times New Roman" w:hAnsi="Times New Roman" w:cs="Times New Roman"/>
          <w:color w:val="000000" w:themeColor="text1"/>
        </w:rPr>
        <w:t xml:space="preserve"> </w:t>
      </w:r>
      <w:r w:rsidRPr="00FF0891">
        <w:rPr>
          <w:rFonts w:ascii="Times New Roman" w:hAnsi="Times New Roman" w:cs="Times New Roman"/>
          <w:color w:val="000000" w:themeColor="text1"/>
        </w:rPr>
        <w:t xml:space="preserve">Representative images of F-actin-stained </w:t>
      </w:r>
      <w:r w:rsidRPr="00FF0891">
        <w:rPr>
          <w:rFonts w:ascii="Times New Roman" w:hAnsi="Times New Roman" w:cs="Times New Roman"/>
          <w:i/>
          <w:color w:val="000000" w:themeColor="text1"/>
        </w:rPr>
        <w:t>Cdkal1</w:t>
      </w:r>
      <w:r w:rsidRPr="00FF0891">
        <w:rPr>
          <w:rFonts w:ascii="Times New Roman" w:hAnsi="Times New Roman" w:cs="Times New Roman"/>
          <w:color w:val="000000" w:themeColor="text1"/>
        </w:rPr>
        <w:t xml:space="preserve"> KO SVI cells overexpressing </w:t>
      </w:r>
      <w:r w:rsidRPr="00FF0891">
        <w:rPr>
          <w:rFonts w:ascii="Times New Roman" w:hAnsi="Times New Roman" w:cs="Times New Roman"/>
          <w:i/>
          <w:iCs/>
          <w:color w:val="000000" w:themeColor="text1"/>
        </w:rPr>
        <w:t>Cd2ap</w:t>
      </w:r>
      <w:r w:rsidRPr="00FF0891">
        <w:rPr>
          <w:rFonts w:ascii="Times New Roman" w:hAnsi="Times New Roman" w:cs="Times New Roman"/>
          <w:color w:val="000000" w:themeColor="text1"/>
        </w:rPr>
        <w:t xml:space="preserve"> (in green). Scale bar, 20 μm</w:t>
      </w:r>
      <w:r w:rsidR="000E1446">
        <w:rPr>
          <w:rFonts w:ascii="Times New Roman" w:hAnsi="Times New Roman" w:cs="Times New Roman"/>
          <w:color w:val="000000" w:themeColor="text1"/>
        </w:rPr>
        <w:t xml:space="preserve">. </w:t>
      </w:r>
      <w:r w:rsidR="006943A6" w:rsidRPr="00FF0891">
        <w:rPr>
          <w:rFonts w:ascii="Times New Roman" w:hAnsi="Times New Roman" w:cs="Times New Roman"/>
          <w:color w:val="000000" w:themeColor="text1"/>
        </w:rPr>
        <w:t>(</w:t>
      </w:r>
      <w:r w:rsidR="000A671C" w:rsidRPr="00FF0891">
        <w:rPr>
          <w:rFonts w:ascii="Times New Roman" w:hAnsi="Times New Roman" w:cs="Times New Roman"/>
          <w:b/>
          <w:bCs/>
          <w:color w:val="000000" w:themeColor="text1"/>
        </w:rPr>
        <w:t>D</w:t>
      </w:r>
      <w:r w:rsidR="006943A6" w:rsidRPr="00FF0891">
        <w:rPr>
          <w:rFonts w:ascii="Times New Roman" w:hAnsi="Times New Roman" w:cs="Times New Roman"/>
          <w:color w:val="000000" w:themeColor="text1"/>
        </w:rPr>
        <w:t>)</w:t>
      </w:r>
      <w:r w:rsidR="009F65A2" w:rsidRPr="00FF0891">
        <w:rPr>
          <w:rFonts w:ascii="Times New Roman" w:hAnsi="Times New Roman" w:cs="Times New Roman"/>
          <w:color w:val="000000" w:themeColor="text1"/>
        </w:rPr>
        <w:t xml:space="preserve"> </w:t>
      </w:r>
      <w:r w:rsidR="003E4248" w:rsidRPr="00FF0891">
        <w:rPr>
          <w:rFonts w:ascii="Times New Roman" w:hAnsi="Times New Roman" w:cs="Times New Roman"/>
          <w:color w:val="000000" w:themeColor="text1"/>
        </w:rPr>
        <w:t xml:space="preserve">The cellular </w:t>
      </w:r>
      <w:r w:rsidR="003E4248" w:rsidRPr="007307AC">
        <w:rPr>
          <w:rFonts w:ascii="Times New Roman" w:hAnsi="Times New Roman" w:cs="Times New Roman"/>
          <w:color w:val="000000" w:themeColor="text1"/>
        </w:rPr>
        <w:t xml:space="preserve">area occupied </w:t>
      </w:r>
      <w:r w:rsidR="009F65A2" w:rsidRPr="007307AC">
        <w:rPr>
          <w:rFonts w:ascii="Times New Roman" w:hAnsi="Times New Roman" w:cs="Times New Roman"/>
          <w:color w:val="000000" w:themeColor="text1"/>
        </w:rPr>
        <w:t>by F-actin</w:t>
      </w:r>
      <w:r w:rsidR="001D4563" w:rsidRPr="007307AC">
        <w:rPr>
          <w:rFonts w:ascii="Times New Roman" w:hAnsi="Times New Roman" w:cs="Times New Roman"/>
          <w:iCs/>
          <w:color w:val="000000" w:themeColor="text1"/>
        </w:rPr>
        <w:t xml:space="preserve"> </w:t>
      </w:r>
      <w:r w:rsidR="003E4248" w:rsidRPr="007307AC">
        <w:rPr>
          <w:rFonts w:ascii="Times New Roman" w:hAnsi="Times New Roman" w:cs="Times New Roman"/>
          <w:iCs/>
          <w:color w:val="000000" w:themeColor="text1"/>
        </w:rPr>
        <w:t>was quantified</w:t>
      </w:r>
      <w:r w:rsidR="006051E8" w:rsidRPr="007307AC">
        <w:rPr>
          <w:rFonts w:ascii="Times New Roman" w:hAnsi="Times New Roman" w:cs="Times New Roman"/>
          <w:iCs/>
          <w:color w:val="000000" w:themeColor="text1"/>
        </w:rPr>
        <w:t xml:space="preserve"> using</w:t>
      </w:r>
      <w:r w:rsidR="001D4563" w:rsidRPr="007307AC">
        <w:rPr>
          <w:rFonts w:ascii="Times New Roman" w:hAnsi="Times New Roman" w:cs="Times New Roman"/>
          <w:i/>
          <w:color w:val="000000" w:themeColor="text1"/>
        </w:rPr>
        <w:t xml:space="preserve"> Cdkal1</w:t>
      </w:r>
      <w:r w:rsidR="001D4563" w:rsidRPr="007307AC">
        <w:rPr>
          <w:rFonts w:ascii="Times New Roman" w:hAnsi="Times New Roman" w:cs="Times New Roman"/>
          <w:color w:val="000000" w:themeColor="text1"/>
        </w:rPr>
        <w:t xml:space="preserve"> KO SVI cells overexpressing </w:t>
      </w:r>
      <w:r w:rsidR="001D4563" w:rsidRPr="007307AC">
        <w:rPr>
          <w:rFonts w:ascii="Times New Roman" w:hAnsi="Times New Roman" w:cs="Times New Roman"/>
          <w:i/>
          <w:iCs/>
          <w:color w:val="000000" w:themeColor="text1"/>
        </w:rPr>
        <w:t>Cd2ap</w:t>
      </w:r>
      <w:r w:rsidR="009F65A2" w:rsidRPr="007307AC">
        <w:rPr>
          <w:rFonts w:ascii="Times New Roman" w:hAnsi="Times New Roman" w:cs="Times New Roman"/>
          <w:color w:val="000000" w:themeColor="text1"/>
        </w:rPr>
        <w:t>.</w:t>
      </w:r>
      <w:r w:rsidR="001D4563" w:rsidRPr="007307AC">
        <w:rPr>
          <w:rFonts w:ascii="Times New Roman" w:hAnsi="Times New Roman" w:cs="Times New Roman"/>
          <w:color w:val="000000" w:themeColor="text1"/>
        </w:rPr>
        <w:t xml:space="preserve"> </w:t>
      </w:r>
      <w:r w:rsidR="009F65A2" w:rsidRPr="007307AC">
        <w:rPr>
          <w:rFonts w:ascii="Times New Roman" w:hAnsi="Times New Roman" w:cs="Times New Roman"/>
          <w:i/>
          <w:iCs/>
          <w:color w:val="000000" w:themeColor="text1"/>
        </w:rPr>
        <w:t xml:space="preserve">n </w:t>
      </w:r>
      <w:r w:rsidR="009F65A2" w:rsidRPr="007307AC">
        <w:rPr>
          <w:rFonts w:ascii="Times New Roman" w:hAnsi="Times New Roman" w:cs="Times New Roman"/>
          <w:color w:val="000000" w:themeColor="text1"/>
        </w:rPr>
        <w:t xml:space="preserve">= 10; data are presented as the mean ± SEM; </w:t>
      </w:r>
      <w:r w:rsidR="00610464" w:rsidRPr="007307AC">
        <w:rPr>
          <w:rFonts w:ascii="Times New Roman" w:hAnsi="Times New Roman" w:cs="Times New Roman"/>
          <w:color w:val="000000" w:themeColor="text1"/>
        </w:rPr>
        <w:t>*</w:t>
      </w:r>
      <w:r w:rsidR="00610464" w:rsidRPr="007307AC">
        <w:rPr>
          <w:rFonts w:ascii="Times New Roman" w:hAnsi="Times New Roman" w:cs="Times New Roman"/>
          <w:i/>
          <w:iCs/>
          <w:color w:val="000000" w:themeColor="text1"/>
        </w:rPr>
        <w:t xml:space="preserve">P </w:t>
      </w:r>
      <w:r w:rsidR="00610464" w:rsidRPr="007307AC">
        <w:rPr>
          <w:rFonts w:ascii="Times New Roman" w:hAnsi="Times New Roman" w:cs="Times New Roman"/>
          <w:color w:val="000000" w:themeColor="text1"/>
        </w:rPr>
        <w:t>= 0.0395 (KO1 Mock vs OE); **</w:t>
      </w:r>
      <w:r w:rsidR="00620F5E" w:rsidRPr="007307AC">
        <w:rPr>
          <w:rFonts w:ascii="Times New Roman" w:hAnsi="Times New Roman" w:cs="Times New Roman"/>
          <w:color w:val="000000" w:themeColor="text1"/>
        </w:rPr>
        <w:t>**</w:t>
      </w:r>
      <w:r w:rsidR="00735B94" w:rsidRPr="007307AC">
        <w:rPr>
          <w:rStyle w:val="mord"/>
          <w:rFonts w:ascii="Times New Roman" w:hAnsi="Times New Roman" w:cs="Times New Roman"/>
          <w:i/>
          <w:iCs/>
          <w:color w:val="000000" w:themeColor="text1"/>
        </w:rPr>
        <w:t xml:space="preserve">P </w:t>
      </w:r>
      <w:r w:rsidR="00735B94" w:rsidRPr="007307AC">
        <w:rPr>
          <w:rStyle w:val="mrel"/>
          <w:rFonts w:ascii="Times New Roman" w:hAnsi="Times New Roman" w:cs="Times New Roman"/>
          <w:color w:val="000000" w:themeColor="text1"/>
        </w:rPr>
        <w:t xml:space="preserve">= </w:t>
      </w:r>
      <w:r w:rsidR="00735B94" w:rsidRPr="007307AC">
        <w:rPr>
          <w:rStyle w:val="mrel"/>
          <w:rFonts w:ascii="Times New Roman" w:hAnsi="Times New Roman" w:cs="Times New Roman" w:hint="eastAsia"/>
          <w:color w:val="000000" w:themeColor="text1"/>
        </w:rPr>
        <w:t>9</w:t>
      </w:r>
      <w:r w:rsidR="00735B94" w:rsidRPr="007307AC">
        <w:rPr>
          <w:rStyle w:val="mrel"/>
          <w:rFonts w:ascii="Times New Roman" w:hAnsi="Times New Roman" w:cs="Times New Roman"/>
          <w:color w:val="000000" w:themeColor="text1"/>
        </w:rPr>
        <w:t>.7</w:t>
      </w:r>
      <w:r w:rsidR="00256E2D" w:rsidRPr="007307AC">
        <w:rPr>
          <w:rStyle w:val="mrel"/>
          <w:rFonts w:ascii="Times New Roman" w:hAnsi="Times New Roman" w:cs="Times New Roman"/>
          <w:color w:val="000000" w:themeColor="text1"/>
        </w:rPr>
        <w:t>1</w:t>
      </w:r>
      <w:r w:rsidR="000A07D4" w:rsidRPr="007307AC">
        <w:rPr>
          <w:rStyle w:val="mrel"/>
          <w:rFonts w:ascii="Times New Roman" w:hAnsi="Times New Roman" w:cs="Times New Roman"/>
          <w:color w:val="000000" w:themeColor="text1"/>
        </w:rPr>
        <w:t xml:space="preserve"> </w:t>
      </w:r>
      <w:r w:rsidR="009F329D" w:rsidRPr="007307AC">
        <w:rPr>
          <w:rFonts w:ascii="Times New Roman" w:eastAsiaTheme="minorEastAsia" w:hAnsi="Times New Roman" w:cs="Times New Roman"/>
          <w:color w:val="000000" w:themeColor="text1"/>
        </w:rPr>
        <w:t>×</w:t>
      </w:r>
      <w:r w:rsidR="000A07D4" w:rsidRPr="007307AC">
        <w:rPr>
          <w:rFonts w:ascii="Times New Roman" w:eastAsiaTheme="minorEastAsia" w:hAnsi="Times New Roman" w:cs="Times New Roman"/>
          <w:color w:val="000000" w:themeColor="text1"/>
        </w:rPr>
        <w:t xml:space="preserve"> </w:t>
      </w:r>
      <w:r w:rsidR="00735B94" w:rsidRPr="007307AC">
        <w:rPr>
          <w:rFonts w:ascii="Times New Roman" w:hAnsi="Times New Roman" w:cs="Times New Roman"/>
          <w:color w:val="000000" w:themeColor="text1"/>
        </w:rPr>
        <w:t>10</w:t>
      </w:r>
      <w:r w:rsidR="00877E5A" w:rsidRPr="007307AC">
        <w:rPr>
          <w:rFonts w:ascii="Times New Roman" w:hAnsi="Times New Roman" w:cs="Times New Roman"/>
          <w:color w:val="000000" w:themeColor="text1"/>
          <w:vertAlign w:val="superscript"/>
        </w:rPr>
        <w:t>–</w:t>
      </w:r>
      <w:r w:rsidR="00735B94" w:rsidRPr="007307AC">
        <w:rPr>
          <w:rFonts w:ascii="Times New Roman" w:hAnsi="Times New Roman" w:cs="Times New Roman"/>
          <w:color w:val="000000" w:themeColor="text1"/>
          <w:vertAlign w:val="superscript"/>
        </w:rPr>
        <w:t xml:space="preserve">6 </w:t>
      </w:r>
      <w:r w:rsidR="00610464" w:rsidRPr="007307AC">
        <w:rPr>
          <w:rFonts w:ascii="Times New Roman" w:hAnsi="Times New Roman" w:cs="Times New Roman"/>
          <w:color w:val="000000" w:themeColor="text1"/>
        </w:rPr>
        <w:t>(</w:t>
      </w:r>
      <w:r w:rsidR="00620F5E" w:rsidRPr="007307AC">
        <w:rPr>
          <w:rFonts w:ascii="Times New Roman" w:hAnsi="Times New Roman" w:cs="Times New Roman"/>
          <w:color w:val="000000" w:themeColor="text1"/>
        </w:rPr>
        <w:t>KO2 Mock vs OE</w:t>
      </w:r>
      <w:r w:rsidR="00610464" w:rsidRPr="007307AC">
        <w:rPr>
          <w:rFonts w:ascii="Times New Roman" w:hAnsi="Times New Roman" w:cs="Times New Roman"/>
          <w:color w:val="000000" w:themeColor="text1"/>
        </w:rPr>
        <w:t>); **</w:t>
      </w:r>
      <w:r w:rsidR="00610464" w:rsidRPr="007307AC">
        <w:rPr>
          <w:rFonts w:ascii="Times New Roman" w:hAnsi="Times New Roman" w:cs="Times New Roman"/>
          <w:i/>
          <w:iCs/>
          <w:color w:val="000000" w:themeColor="text1"/>
        </w:rPr>
        <w:t xml:space="preserve">P </w:t>
      </w:r>
      <w:r w:rsidR="00610464" w:rsidRPr="007307AC">
        <w:rPr>
          <w:rFonts w:ascii="Times New Roman" w:hAnsi="Times New Roman" w:cs="Times New Roman"/>
          <w:color w:val="000000" w:themeColor="text1"/>
        </w:rPr>
        <w:t>= 0.00</w:t>
      </w:r>
      <w:r w:rsidR="00620F5E" w:rsidRPr="007307AC">
        <w:rPr>
          <w:rFonts w:ascii="Times New Roman" w:hAnsi="Times New Roman" w:cs="Times New Roman"/>
          <w:color w:val="000000" w:themeColor="text1"/>
        </w:rPr>
        <w:t>11</w:t>
      </w:r>
      <w:r w:rsidR="00610464" w:rsidRPr="007307AC">
        <w:rPr>
          <w:rFonts w:ascii="Times New Roman" w:hAnsi="Times New Roman" w:cs="Times New Roman"/>
          <w:color w:val="000000" w:themeColor="text1"/>
        </w:rPr>
        <w:t xml:space="preserve"> (sgControl Mock vs KO</w:t>
      </w:r>
      <w:r w:rsidR="00620F5E" w:rsidRPr="007307AC">
        <w:rPr>
          <w:rFonts w:ascii="Times New Roman" w:hAnsi="Times New Roman" w:cs="Times New Roman"/>
          <w:color w:val="000000" w:themeColor="text1"/>
        </w:rPr>
        <w:t>1</w:t>
      </w:r>
      <w:r w:rsidR="00610464" w:rsidRPr="007307AC">
        <w:rPr>
          <w:rFonts w:ascii="Times New Roman" w:hAnsi="Times New Roman" w:cs="Times New Roman"/>
          <w:color w:val="000000" w:themeColor="text1"/>
        </w:rPr>
        <w:t xml:space="preserve"> Mock)</w:t>
      </w:r>
      <w:r w:rsidR="00620F5E" w:rsidRPr="007307AC">
        <w:rPr>
          <w:rFonts w:ascii="Times New Roman" w:hAnsi="Times New Roman" w:cs="Times New Roman"/>
          <w:color w:val="000000" w:themeColor="text1"/>
        </w:rPr>
        <w:t xml:space="preserve"> and ****</w:t>
      </w:r>
      <w:r w:rsidR="00735B94" w:rsidRPr="007307AC">
        <w:rPr>
          <w:rStyle w:val="mord"/>
          <w:rFonts w:ascii="Times New Roman" w:hAnsi="Times New Roman" w:cs="Times New Roman"/>
          <w:i/>
          <w:iCs/>
          <w:color w:val="000000" w:themeColor="text1"/>
        </w:rPr>
        <w:t xml:space="preserve"> P </w:t>
      </w:r>
      <w:r w:rsidR="00735B94" w:rsidRPr="007307AC">
        <w:rPr>
          <w:rStyle w:val="mrel"/>
          <w:rFonts w:ascii="Times New Roman" w:hAnsi="Times New Roman" w:cs="Times New Roman"/>
          <w:color w:val="000000" w:themeColor="text1"/>
        </w:rPr>
        <w:t>= 3.2</w:t>
      </w:r>
      <w:r w:rsidR="00256E2D" w:rsidRPr="007307AC">
        <w:rPr>
          <w:rStyle w:val="mrel"/>
          <w:rFonts w:ascii="Times New Roman" w:hAnsi="Times New Roman" w:cs="Times New Roman"/>
          <w:color w:val="000000" w:themeColor="text1"/>
        </w:rPr>
        <w:t>7</w:t>
      </w:r>
      <w:r w:rsidR="000A07D4" w:rsidRPr="007307AC">
        <w:rPr>
          <w:rStyle w:val="mrel"/>
          <w:rFonts w:ascii="Times New Roman" w:hAnsi="Times New Roman" w:cs="Times New Roman"/>
          <w:color w:val="000000" w:themeColor="text1"/>
        </w:rPr>
        <w:t xml:space="preserve"> </w:t>
      </w:r>
      <w:r w:rsidR="009F329D" w:rsidRPr="007307AC">
        <w:rPr>
          <w:rFonts w:ascii="Times New Roman" w:eastAsiaTheme="minorEastAsia" w:hAnsi="Times New Roman" w:cs="Times New Roman"/>
          <w:color w:val="000000" w:themeColor="text1"/>
        </w:rPr>
        <w:t>×</w:t>
      </w:r>
      <w:r w:rsidR="000A07D4" w:rsidRPr="007307AC">
        <w:rPr>
          <w:rFonts w:ascii="Times New Roman" w:eastAsiaTheme="minorEastAsia" w:hAnsi="Times New Roman" w:cs="Times New Roman"/>
          <w:color w:val="000000" w:themeColor="text1"/>
        </w:rPr>
        <w:t xml:space="preserve"> </w:t>
      </w:r>
      <w:r w:rsidR="00735B94" w:rsidRPr="007307AC">
        <w:rPr>
          <w:rFonts w:ascii="Times New Roman" w:hAnsi="Times New Roman" w:cs="Times New Roman"/>
          <w:color w:val="000000" w:themeColor="text1"/>
        </w:rPr>
        <w:t>10</w:t>
      </w:r>
      <w:r w:rsidR="00877E5A" w:rsidRPr="007307AC">
        <w:rPr>
          <w:rFonts w:ascii="Times New Roman" w:hAnsi="Times New Roman" w:cs="Times New Roman"/>
          <w:color w:val="000000" w:themeColor="text1"/>
          <w:vertAlign w:val="superscript"/>
        </w:rPr>
        <w:t>–</w:t>
      </w:r>
      <w:r w:rsidR="00125D6D" w:rsidRPr="007307AC">
        <w:rPr>
          <w:rFonts w:ascii="Times New Roman" w:hAnsi="Times New Roman" w:cs="Times New Roman"/>
          <w:color w:val="000000" w:themeColor="text1"/>
          <w:vertAlign w:val="superscript"/>
        </w:rPr>
        <w:t>8</w:t>
      </w:r>
      <w:r w:rsidR="006051E8" w:rsidRPr="007307AC">
        <w:rPr>
          <w:rFonts w:ascii="Times New Roman" w:hAnsi="Times New Roman" w:cs="Times New Roman"/>
          <w:color w:val="000000" w:themeColor="text1"/>
        </w:rPr>
        <w:t xml:space="preserve"> </w:t>
      </w:r>
      <w:r w:rsidR="00620F5E" w:rsidRPr="007307AC">
        <w:rPr>
          <w:rFonts w:ascii="Times New Roman" w:hAnsi="Times New Roman" w:cs="Times New Roman"/>
          <w:color w:val="000000" w:themeColor="text1"/>
        </w:rPr>
        <w:t>(sgControl Mock vs KO2 Mock)</w:t>
      </w:r>
      <w:r w:rsidR="008266DF" w:rsidRPr="007307AC">
        <w:rPr>
          <w:rFonts w:ascii="Times New Roman" w:hAnsi="Times New Roman" w:cs="Times New Roman"/>
          <w:color w:val="000000" w:themeColor="text1"/>
        </w:rPr>
        <w:t xml:space="preserve"> </w:t>
      </w:r>
      <w:r w:rsidR="009F65A2" w:rsidRPr="007307AC">
        <w:rPr>
          <w:rFonts w:ascii="Times New Roman" w:hAnsi="Times New Roman" w:cs="Times New Roman"/>
          <w:color w:val="000000" w:themeColor="text1"/>
        </w:rPr>
        <w:t xml:space="preserve">by </w:t>
      </w:r>
      <w:r w:rsidR="00FB594E" w:rsidRPr="007307AC">
        <w:rPr>
          <w:rFonts w:ascii="Times New Roman" w:hAnsi="Times New Roman" w:cs="Times New Roman"/>
          <w:color w:val="000000" w:themeColor="text1"/>
        </w:rPr>
        <w:t>2</w:t>
      </w:r>
      <w:r w:rsidR="00531360" w:rsidRPr="007307AC">
        <w:rPr>
          <w:rFonts w:ascii="Times New Roman" w:hAnsi="Times New Roman" w:cs="Times New Roman"/>
          <w:color w:val="000000" w:themeColor="text1"/>
        </w:rPr>
        <w:t>-way</w:t>
      </w:r>
      <w:r w:rsidR="009F65A2" w:rsidRPr="007307AC">
        <w:rPr>
          <w:rFonts w:ascii="Times New Roman" w:hAnsi="Times New Roman" w:cs="Times New Roman"/>
          <w:color w:val="000000" w:themeColor="text1"/>
        </w:rPr>
        <w:t xml:space="preserve"> ANOVA, followed by Dunnett’s correction</w:t>
      </w:r>
      <w:r w:rsidR="000E1446" w:rsidRPr="007307AC">
        <w:rPr>
          <w:rFonts w:ascii="Times New Roman" w:hAnsi="Times New Roman" w:cs="Times New Roman"/>
          <w:color w:val="000000" w:themeColor="text1"/>
        </w:rPr>
        <w:t xml:space="preserve">. </w:t>
      </w:r>
      <w:r w:rsidRPr="007307AC">
        <w:rPr>
          <w:rFonts w:ascii="Times New Roman" w:hAnsi="Times New Roman" w:cs="Times New Roman"/>
          <w:color w:val="000000" w:themeColor="text1"/>
        </w:rPr>
        <w:t>(</w:t>
      </w:r>
      <w:r w:rsidR="003368D7" w:rsidRPr="007307AC">
        <w:rPr>
          <w:rFonts w:ascii="Times New Roman" w:hAnsi="Times New Roman" w:cs="Times New Roman"/>
          <w:b/>
          <w:bCs/>
          <w:color w:val="000000" w:themeColor="text1"/>
        </w:rPr>
        <w:t>E</w:t>
      </w:r>
      <w:r w:rsidRPr="007307AC">
        <w:rPr>
          <w:rFonts w:ascii="Times New Roman" w:hAnsi="Times New Roman" w:cs="Times New Roman"/>
          <w:color w:val="000000" w:themeColor="text1"/>
        </w:rPr>
        <w:t xml:space="preserve">, </w:t>
      </w:r>
      <w:r w:rsidR="000A671C" w:rsidRPr="007307AC">
        <w:rPr>
          <w:rFonts w:ascii="Times New Roman" w:hAnsi="Times New Roman" w:cs="Times New Roman"/>
          <w:b/>
          <w:bCs/>
          <w:color w:val="000000" w:themeColor="text1"/>
        </w:rPr>
        <w:t>F</w:t>
      </w:r>
      <w:r w:rsidRPr="007307AC">
        <w:rPr>
          <w:rFonts w:ascii="Times New Roman" w:hAnsi="Times New Roman" w:cs="Times New Roman"/>
          <w:color w:val="000000" w:themeColor="text1"/>
        </w:rPr>
        <w:t xml:space="preserve">) Representative images of the results of the wound cell migration assay following mock treatment and </w:t>
      </w:r>
      <w:r w:rsidRPr="007307AC">
        <w:rPr>
          <w:rFonts w:ascii="Times New Roman" w:hAnsi="Times New Roman" w:cs="Times New Roman"/>
          <w:i/>
          <w:iCs/>
          <w:color w:val="000000" w:themeColor="text1"/>
        </w:rPr>
        <w:t>Cd2ap</w:t>
      </w:r>
      <w:r w:rsidRPr="007307AC">
        <w:rPr>
          <w:rFonts w:ascii="Times New Roman" w:hAnsi="Times New Roman" w:cs="Times New Roman"/>
          <w:color w:val="000000" w:themeColor="text1"/>
        </w:rPr>
        <w:t xml:space="preserve"> </w:t>
      </w:r>
      <w:r w:rsidRPr="00FF0891">
        <w:rPr>
          <w:rFonts w:ascii="Times New Roman" w:hAnsi="Times New Roman" w:cs="Times New Roman"/>
          <w:color w:val="000000" w:themeColor="text1"/>
        </w:rPr>
        <w:t xml:space="preserve">overexpression in </w:t>
      </w:r>
      <w:r w:rsidRPr="00FF0891">
        <w:rPr>
          <w:rFonts w:ascii="Times New Roman" w:hAnsi="Times New Roman" w:cs="Times New Roman"/>
          <w:i/>
          <w:color w:val="000000" w:themeColor="text1"/>
        </w:rPr>
        <w:t>Cdkal1</w:t>
      </w:r>
      <w:r w:rsidRPr="00FF0891">
        <w:rPr>
          <w:rFonts w:ascii="Times New Roman" w:hAnsi="Times New Roman" w:cs="Times New Roman"/>
          <w:color w:val="000000" w:themeColor="text1"/>
        </w:rPr>
        <w:t xml:space="preserve"> KO SVI podocyte cells at 0 hour (upper panel) and after 30 h (lower </w:t>
      </w:r>
      <w:r w:rsidRPr="00FF0891">
        <w:rPr>
          <w:rFonts w:ascii="Times New Roman" w:hAnsi="Times New Roman" w:cs="Times New Roman"/>
          <w:color w:val="000000" w:themeColor="text1"/>
        </w:rPr>
        <w:lastRenderedPageBreak/>
        <w:t>panel). Scale bars, 500 μm.</w:t>
      </w:r>
      <w:r w:rsidR="00253AEA">
        <w:rPr>
          <w:rFonts w:ascii="Times New Roman" w:hAnsi="Times New Roman" w:cs="Times New Roman"/>
          <w:color w:val="000000" w:themeColor="text1"/>
        </w:rPr>
        <w:t xml:space="preserve"> </w:t>
      </w:r>
      <w:r w:rsidRPr="00FF0891">
        <w:rPr>
          <w:rFonts w:ascii="Times New Roman" w:hAnsi="Times New Roman" w:cs="Times New Roman"/>
          <w:color w:val="000000" w:themeColor="text1"/>
        </w:rPr>
        <w:t>(</w:t>
      </w:r>
      <w:r w:rsidR="000A671C" w:rsidRPr="00FF0891">
        <w:rPr>
          <w:rFonts w:ascii="Times New Roman" w:hAnsi="Times New Roman" w:cs="Times New Roman"/>
          <w:b/>
          <w:bCs/>
          <w:color w:val="000000" w:themeColor="text1"/>
        </w:rPr>
        <w:t>G</w:t>
      </w:r>
      <w:r w:rsidR="00257B09" w:rsidRPr="00FF0891">
        <w:rPr>
          <w:rFonts w:ascii="Times New Roman" w:hAnsi="Times New Roman" w:cs="Times New Roman"/>
          <w:color w:val="000000" w:themeColor="text1"/>
        </w:rPr>
        <w:t>)</w:t>
      </w:r>
      <w:r w:rsidRPr="00FF0891">
        <w:rPr>
          <w:rFonts w:ascii="Times New Roman" w:hAnsi="Times New Roman" w:cs="Times New Roman"/>
          <w:color w:val="000000" w:themeColor="text1"/>
        </w:rPr>
        <w:t xml:space="preserve"> </w:t>
      </w:r>
      <w:r w:rsidR="00257B09" w:rsidRPr="00FF0891">
        <w:rPr>
          <w:rFonts w:ascii="Times New Roman" w:hAnsi="Times New Roman" w:cs="Times New Roman"/>
          <w:color w:val="000000" w:themeColor="text1"/>
        </w:rPr>
        <w:t xml:space="preserve">Results of the wound cell migration assay using </w:t>
      </w:r>
      <w:r w:rsidR="00257B09" w:rsidRPr="00FF0891">
        <w:rPr>
          <w:rFonts w:ascii="Times New Roman" w:hAnsi="Times New Roman" w:cs="Times New Roman"/>
          <w:i/>
          <w:iCs/>
          <w:color w:val="000000" w:themeColor="text1"/>
        </w:rPr>
        <w:t>Cd2ap</w:t>
      </w:r>
      <w:r w:rsidR="00257B09" w:rsidRPr="00FF0891">
        <w:rPr>
          <w:rFonts w:ascii="Times New Roman" w:hAnsi="Times New Roman" w:cs="Times New Roman"/>
          <w:color w:val="000000" w:themeColor="text1"/>
        </w:rPr>
        <w:t xml:space="preserve">-overexpressed </w:t>
      </w:r>
      <w:r w:rsidR="00257B09" w:rsidRPr="00FF0891">
        <w:rPr>
          <w:rFonts w:ascii="Times New Roman" w:hAnsi="Times New Roman" w:cs="Times New Roman"/>
          <w:i/>
          <w:iCs/>
          <w:color w:val="000000" w:themeColor="text1"/>
        </w:rPr>
        <w:t xml:space="preserve">Cdkal1 </w:t>
      </w:r>
      <w:r w:rsidR="00257B09" w:rsidRPr="00FF0891">
        <w:rPr>
          <w:rFonts w:ascii="Times New Roman" w:hAnsi="Times New Roman" w:cs="Times New Roman"/>
          <w:color w:val="000000" w:themeColor="text1"/>
        </w:rPr>
        <w:t>KO, and mock-treated p</w:t>
      </w:r>
      <w:r w:rsidR="00257B09" w:rsidRPr="000A07D4">
        <w:rPr>
          <w:rFonts w:ascii="Times New Roman" w:hAnsi="Times New Roman" w:cs="Times New Roman"/>
          <w:color w:val="000000" w:themeColor="text1"/>
        </w:rPr>
        <w:t xml:space="preserve">odocyte cells. </w:t>
      </w:r>
      <w:r w:rsidR="00257B09" w:rsidRPr="000A07D4">
        <w:rPr>
          <w:rFonts w:ascii="Times New Roman" w:hAnsi="Times New Roman" w:cs="Times New Roman"/>
          <w:i/>
          <w:color w:val="000000" w:themeColor="text1"/>
        </w:rPr>
        <w:t>n</w:t>
      </w:r>
      <w:r w:rsidR="00257B09" w:rsidRPr="000A07D4">
        <w:rPr>
          <w:rFonts w:ascii="Times New Roman" w:hAnsi="Times New Roman" w:cs="Times New Roman"/>
          <w:color w:val="000000" w:themeColor="text1"/>
        </w:rPr>
        <w:t xml:space="preserve"> = 8 each.</w:t>
      </w:r>
      <w:r w:rsidR="006B1449" w:rsidRPr="000A07D4">
        <w:rPr>
          <w:rFonts w:ascii="Times New Roman" w:hAnsi="Times New Roman" w:cs="Times New Roman"/>
          <w:color w:val="000000" w:themeColor="text1"/>
        </w:rPr>
        <w:t xml:space="preserve"> </w:t>
      </w:r>
      <w:r w:rsidR="00257B09" w:rsidRPr="000A07D4">
        <w:rPr>
          <w:rFonts w:ascii="Times New Roman" w:hAnsi="Times New Roman" w:cs="Times New Roman"/>
          <w:color w:val="000000" w:themeColor="text1"/>
        </w:rPr>
        <w:t xml:space="preserve">Data are presented as the mean ± SEM; </w:t>
      </w:r>
      <w:r w:rsidR="00F729BD" w:rsidRPr="000A07D4">
        <w:rPr>
          <w:rFonts w:ascii="Times New Roman" w:hAnsi="Times New Roman" w:cs="Times New Roman"/>
          <w:color w:val="000000" w:themeColor="text1"/>
        </w:rPr>
        <w:t>*</w:t>
      </w:r>
      <w:r w:rsidR="00F729BD" w:rsidRPr="000A07D4">
        <w:rPr>
          <w:rFonts w:ascii="Times New Roman" w:hAnsi="Times New Roman" w:cs="Times New Roman"/>
          <w:i/>
          <w:iCs/>
          <w:color w:val="000000" w:themeColor="text1"/>
        </w:rPr>
        <w:t xml:space="preserve">P </w:t>
      </w:r>
      <w:r w:rsidR="00F729BD" w:rsidRPr="000A07D4">
        <w:rPr>
          <w:rFonts w:ascii="Times New Roman" w:hAnsi="Times New Roman" w:cs="Times New Roman"/>
          <w:color w:val="000000" w:themeColor="text1"/>
        </w:rPr>
        <w:t>= 0.0</w:t>
      </w:r>
      <w:r w:rsidR="00DA7A4A" w:rsidRPr="000A07D4">
        <w:rPr>
          <w:rFonts w:ascii="Times New Roman" w:hAnsi="Times New Roman" w:cs="Times New Roman"/>
          <w:color w:val="000000" w:themeColor="text1"/>
        </w:rPr>
        <w:t>127</w:t>
      </w:r>
      <w:r w:rsidR="00F729BD" w:rsidRPr="000A07D4">
        <w:rPr>
          <w:rFonts w:ascii="Times New Roman" w:hAnsi="Times New Roman" w:cs="Times New Roman"/>
          <w:color w:val="000000" w:themeColor="text1"/>
        </w:rPr>
        <w:t xml:space="preserve"> (KO1 Mock vs OE</w:t>
      </w:r>
      <w:r w:rsidR="00F729BD" w:rsidRPr="007307AC">
        <w:rPr>
          <w:rFonts w:ascii="Times New Roman" w:hAnsi="Times New Roman" w:cs="Times New Roman"/>
          <w:color w:val="000000" w:themeColor="text1"/>
        </w:rPr>
        <w:t>); ****</w:t>
      </w:r>
      <w:r w:rsidR="00F729BD" w:rsidRPr="007307AC">
        <w:rPr>
          <w:rFonts w:ascii="Times New Roman" w:hAnsi="Times New Roman" w:cs="Times New Roman"/>
          <w:i/>
          <w:iCs/>
          <w:color w:val="000000" w:themeColor="text1"/>
        </w:rPr>
        <w:t>P</w:t>
      </w:r>
      <w:r w:rsidR="002B72E9" w:rsidRPr="007307AC">
        <w:rPr>
          <w:rFonts w:ascii="Times New Roman" w:hAnsi="Times New Roman" w:cs="Times New Roman"/>
          <w:i/>
          <w:iCs/>
          <w:color w:val="000000" w:themeColor="text1"/>
        </w:rPr>
        <w:t xml:space="preserve"> </w:t>
      </w:r>
      <w:r w:rsidR="002B72E9" w:rsidRPr="007307AC">
        <w:rPr>
          <w:rStyle w:val="mrel"/>
          <w:rFonts w:ascii="Times New Roman" w:hAnsi="Times New Roman" w:cs="Times New Roman"/>
          <w:color w:val="000000" w:themeColor="text1"/>
        </w:rPr>
        <w:t>= 4.12</w:t>
      </w:r>
      <w:r w:rsidR="009F329D" w:rsidRPr="007307AC">
        <w:rPr>
          <w:rStyle w:val="mrel"/>
          <w:rFonts w:ascii="Times New Roman" w:hAnsi="Times New Roman" w:cs="Times New Roman"/>
          <w:color w:val="000000" w:themeColor="text1"/>
        </w:rPr>
        <w:t xml:space="preserve"> </w:t>
      </w:r>
      <w:r w:rsidR="009F329D" w:rsidRPr="007307AC">
        <w:rPr>
          <w:rFonts w:ascii="Times New Roman" w:eastAsiaTheme="minorEastAsia" w:hAnsi="Times New Roman" w:cs="Times New Roman"/>
          <w:color w:val="000000" w:themeColor="text1"/>
        </w:rPr>
        <w:t>×</w:t>
      </w:r>
      <w:r w:rsidR="000A07D4" w:rsidRPr="007307AC">
        <w:rPr>
          <w:rFonts w:ascii="Times New Roman" w:eastAsiaTheme="minorEastAsia" w:hAnsi="Times New Roman" w:cs="Times New Roman"/>
          <w:color w:val="000000" w:themeColor="text1"/>
        </w:rPr>
        <w:t xml:space="preserve"> </w:t>
      </w:r>
      <w:r w:rsidR="002B72E9" w:rsidRPr="007307AC">
        <w:rPr>
          <w:rFonts w:ascii="Times New Roman" w:hAnsi="Times New Roman" w:cs="Times New Roman"/>
          <w:color w:val="000000" w:themeColor="text1"/>
        </w:rPr>
        <w:t>10</w:t>
      </w:r>
      <w:r w:rsidR="00877E5A" w:rsidRPr="007307AC">
        <w:rPr>
          <w:rFonts w:ascii="Times New Roman" w:hAnsi="Times New Roman" w:cs="Times New Roman"/>
          <w:color w:val="000000" w:themeColor="text1"/>
          <w:vertAlign w:val="superscript"/>
        </w:rPr>
        <w:t>–7</w:t>
      </w:r>
      <w:r w:rsidR="002B72E9" w:rsidRPr="007307AC">
        <w:rPr>
          <w:rFonts w:ascii="Times New Roman" w:hAnsi="Times New Roman" w:cs="Times New Roman"/>
          <w:color w:val="000000" w:themeColor="text1"/>
        </w:rPr>
        <w:t xml:space="preserve"> </w:t>
      </w:r>
      <w:r w:rsidR="00F729BD" w:rsidRPr="007307AC">
        <w:rPr>
          <w:rFonts w:ascii="Times New Roman" w:hAnsi="Times New Roman" w:cs="Times New Roman"/>
          <w:color w:val="000000" w:themeColor="text1"/>
        </w:rPr>
        <w:t>(KO2 Mock vs OE); **</w:t>
      </w:r>
      <w:r w:rsidR="00F729BD" w:rsidRPr="007307AC">
        <w:rPr>
          <w:rFonts w:ascii="Times New Roman" w:hAnsi="Times New Roman" w:cs="Times New Roman"/>
          <w:i/>
          <w:iCs/>
          <w:color w:val="000000" w:themeColor="text1"/>
        </w:rPr>
        <w:t xml:space="preserve">P </w:t>
      </w:r>
      <w:r w:rsidR="00F729BD" w:rsidRPr="007307AC">
        <w:rPr>
          <w:rFonts w:ascii="Times New Roman" w:hAnsi="Times New Roman" w:cs="Times New Roman"/>
          <w:color w:val="000000" w:themeColor="text1"/>
        </w:rPr>
        <w:t>= 0.0</w:t>
      </w:r>
      <w:r w:rsidR="00DA7A4A" w:rsidRPr="007307AC">
        <w:rPr>
          <w:rFonts w:ascii="Times New Roman" w:hAnsi="Times New Roman" w:cs="Times New Roman"/>
          <w:color w:val="000000" w:themeColor="text1"/>
        </w:rPr>
        <w:t>106</w:t>
      </w:r>
      <w:r w:rsidR="00F729BD" w:rsidRPr="007307AC">
        <w:rPr>
          <w:rFonts w:ascii="Times New Roman" w:hAnsi="Times New Roman" w:cs="Times New Roman"/>
          <w:color w:val="000000" w:themeColor="text1"/>
        </w:rPr>
        <w:t xml:space="preserve"> (sgControl Mock vs KO1 Mock) and ****</w:t>
      </w:r>
      <w:r w:rsidR="003565CF" w:rsidRPr="007307AC">
        <w:rPr>
          <w:rStyle w:val="mord"/>
          <w:rFonts w:ascii="Times New Roman" w:hAnsi="Times New Roman" w:cs="Times New Roman"/>
          <w:i/>
          <w:iCs/>
          <w:color w:val="000000" w:themeColor="text1"/>
        </w:rPr>
        <w:t xml:space="preserve"> P </w:t>
      </w:r>
      <w:r w:rsidR="003565CF" w:rsidRPr="007307AC">
        <w:rPr>
          <w:rStyle w:val="mrel"/>
          <w:rFonts w:ascii="Times New Roman" w:hAnsi="Times New Roman" w:cs="Times New Roman"/>
          <w:color w:val="000000" w:themeColor="text1"/>
        </w:rPr>
        <w:t>= 1.55</w:t>
      </w:r>
      <w:r w:rsidR="009F329D" w:rsidRPr="007307AC">
        <w:rPr>
          <w:rStyle w:val="mrel"/>
          <w:rFonts w:ascii="Times New Roman" w:hAnsi="Times New Roman" w:cs="Times New Roman"/>
          <w:color w:val="000000" w:themeColor="text1"/>
        </w:rPr>
        <w:t xml:space="preserve"> </w:t>
      </w:r>
      <w:r w:rsidR="009F329D" w:rsidRPr="007307AC">
        <w:rPr>
          <w:rFonts w:ascii="Times New Roman" w:eastAsiaTheme="minorEastAsia" w:hAnsi="Times New Roman" w:cs="Times New Roman"/>
          <w:color w:val="000000" w:themeColor="text1"/>
        </w:rPr>
        <w:t>×</w:t>
      </w:r>
      <w:r w:rsidR="000A07D4" w:rsidRPr="007307AC">
        <w:rPr>
          <w:rFonts w:ascii="Times New Roman" w:eastAsiaTheme="minorEastAsia" w:hAnsi="Times New Roman" w:cs="Times New Roman"/>
          <w:color w:val="000000" w:themeColor="text1"/>
        </w:rPr>
        <w:t xml:space="preserve"> </w:t>
      </w:r>
      <w:r w:rsidR="003565CF" w:rsidRPr="007307AC">
        <w:rPr>
          <w:rFonts w:ascii="Times New Roman" w:hAnsi="Times New Roman" w:cs="Times New Roman"/>
          <w:color w:val="000000" w:themeColor="text1"/>
        </w:rPr>
        <w:t>10</w:t>
      </w:r>
      <w:r w:rsidR="00877E5A" w:rsidRPr="007307AC">
        <w:rPr>
          <w:rFonts w:ascii="Times New Roman" w:hAnsi="Times New Roman" w:cs="Times New Roman"/>
          <w:color w:val="000000" w:themeColor="text1"/>
          <w:vertAlign w:val="superscript"/>
        </w:rPr>
        <w:t>–</w:t>
      </w:r>
      <w:r w:rsidR="003565CF" w:rsidRPr="007307AC">
        <w:rPr>
          <w:rFonts w:ascii="Times New Roman" w:hAnsi="Times New Roman" w:cs="Times New Roman"/>
          <w:color w:val="000000" w:themeColor="text1"/>
          <w:vertAlign w:val="superscript"/>
        </w:rPr>
        <w:t xml:space="preserve">9 </w:t>
      </w:r>
      <w:r w:rsidR="00F729BD" w:rsidRPr="007307AC">
        <w:rPr>
          <w:rFonts w:ascii="Times New Roman" w:hAnsi="Times New Roman" w:cs="Times New Roman"/>
          <w:color w:val="000000" w:themeColor="text1"/>
        </w:rPr>
        <w:t xml:space="preserve">(sgControl Mock vs KO2 Mock) by </w:t>
      </w:r>
      <w:r w:rsidR="00CC53BC" w:rsidRPr="007307AC">
        <w:rPr>
          <w:rFonts w:ascii="Times New Roman" w:hAnsi="Times New Roman" w:cs="Times New Roman"/>
          <w:color w:val="000000" w:themeColor="text1"/>
        </w:rPr>
        <w:t>two</w:t>
      </w:r>
      <w:r w:rsidR="00F729BD" w:rsidRPr="007307AC">
        <w:rPr>
          <w:rFonts w:ascii="Times New Roman" w:hAnsi="Times New Roman" w:cs="Times New Roman"/>
          <w:color w:val="000000" w:themeColor="text1"/>
        </w:rPr>
        <w:t>-way ANOVA, followed by Dunnett’s correction.</w:t>
      </w:r>
    </w:p>
    <w:p w14:paraId="4C6F1232" w14:textId="77777777" w:rsidR="00C56876" w:rsidRPr="00FF0891" w:rsidRDefault="00C56876" w:rsidP="00C56876">
      <w:pPr>
        <w:pStyle w:val="NormalWeb"/>
        <w:tabs>
          <w:tab w:val="left" w:pos="5503"/>
        </w:tabs>
        <w:spacing w:before="0" w:beforeAutospacing="0" w:after="0" w:afterAutospacing="0" w:line="360" w:lineRule="auto"/>
        <w:rPr>
          <w:rFonts w:ascii="Times New Roman" w:hAnsi="Times New Roman" w:cs="Times New Roman"/>
          <w:color w:val="000000" w:themeColor="text1"/>
        </w:rPr>
      </w:pPr>
    </w:p>
    <w:p w14:paraId="38C41BD0" w14:textId="2D0C503D" w:rsidR="00F729BD" w:rsidRPr="006E4CFD" w:rsidRDefault="00833659" w:rsidP="00C56876">
      <w:pPr>
        <w:pStyle w:val="NormalWeb"/>
        <w:tabs>
          <w:tab w:val="left" w:pos="5503"/>
        </w:tabs>
        <w:spacing w:before="0" w:beforeAutospacing="0" w:after="0" w:afterAutospacing="0" w:line="360" w:lineRule="auto"/>
        <w:rPr>
          <w:rFonts w:ascii="Times New Roman" w:hAnsi="Times New Roman" w:cs="Times New Roman"/>
          <w:color w:val="FF0000"/>
        </w:rPr>
      </w:pPr>
      <w:r w:rsidRPr="006E4CFD">
        <w:rPr>
          <w:rFonts w:ascii="Times New Roman" w:hAnsi="Times New Roman" w:cs="Times New Roman"/>
          <w:b/>
          <w:bCs/>
          <w:color w:val="000000"/>
        </w:rPr>
        <w:t>Expanded View Figure</w:t>
      </w:r>
    </w:p>
    <w:p w14:paraId="7FFED2F5" w14:textId="1799E980" w:rsidR="00607FEE" w:rsidRPr="006E4CFD" w:rsidRDefault="00833659" w:rsidP="002D64A4">
      <w:pPr>
        <w:spacing w:line="360" w:lineRule="auto"/>
        <w:rPr>
          <w:rFonts w:ascii="Times New Roman" w:hAnsi="Times New Roman" w:cs="Times New Roman"/>
          <w:color w:val="FF0000"/>
        </w:rPr>
      </w:pPr>
      <w:r w:rsidRPr="006E4CFD">
        <w:rPr>
          <w:rFonts w:ascii="Times New Roman" w:hAnsi="Times New Roman" w:cs="Times New Roman"/>
          <w:b/>
          <w:bCs/>
        </w:rPr>
        <w:t>Figure</w:t>
      </w:r>
      <w:r w:rsidR="00FE3C79" w:rsidRPr="006E4CFD">
        <w:rPr>
          <w:rFonts w:ascii="Times New Roman" w:hAnsi="Times New Roman" w:cs="Times New Roman"/>
          <w:b/>
          <w:bCs/>
        </w:rPr>
        <w:t xml:space="preserve"> </w:t>
      </w:r>
      <w:r w:rsidR="00140DC3">
        <w:rPr>
          <w:rFonts w:ascii="Times New Roman" w:hAnsi="Times New Roman" w:cs="Times New Roman"/>
          <w:b/>
          <w:bCs/>
        </w:rPr>
        <w:t>EV</w:t>
      </w:r>
      <w:r w:rsidRPr="006E4CFD">
        <w:rPr>
          <w:rFonts w:ascii="Times New Roman" w:hAnsi="Times New Roman" w:cs="Times New Roman"/>
          <w:b/>
          <w:bCs/>
        </w:rPr>
        <w:t xml:space="preserve">1. Lack of tubular injury after 5/6 nephrectomy in systemic </w:t>
      </w:r>
      <w:r w:rsidRPr="006E4CFD">
        <w:rPr>
          <w:rFonts w:ascii="Times New Roman" w:hAnsi="Times New Roman" w:cs="Times New Roman"/>
          <w:b/>
          <w:bCs/>
          <w:i/>
          <w:iCs/>
        </w:rPr>
        <w:t xml:space="preserve">Cdkal1 </w:t>
      </w:r>
      <w:r w:rsidRPr="006E4CFD">
        <w:rPr>
          <w:rFonts w:ascii="Times New Roman" w:hAnsi="Times New Roman" w:cs="Times New Roman"/>
          <w:b/>
          <w:bCs/>
        </w:rPr>
        <w:t xml:space="preserve">KO mice. </w:t>
      </w:r>
      <w:r w:rsidRPr="006E4CFD">
        <w:rPr>
          <w:rFonts w:ascii="Times New Roman" w:hAnsi="Times New Roman" w:cs="Times New Roman"/>
          <w:color w:val="000000" w:themeColor="text1"/>
        </w:rPr>
        <w:t>(</w:t>
      </w:r>
      <w:r w:rsidRPr="006E4CFD">
        <w:rPr>
          <w:rFonts w:ascii="Times New Roman" w:hAnsi="Times New Roman" w:cs="Times New Roman"/>
          <w:b/>
          <w:bCs/>
          <w:color w:val="000000" w:themeColor="text1"/>
        </w:rPr>
        <w:t>A</w:t>
      </w:r>
      <w:r w:rsidRPr="006E4CFD">
        <w:rPr>
          <w:rFonts w:ascii="Times New Roman" w:hAnsi="Times New Roman" w:cs="Times New Roman"/>
          <w:color w:val="000000" w:themeColor="text1"/>
        </w:rPr>
        <w:t xml:space="preserve">) Chemical structure of </w:t>
      </w:r>
      <w:r w:rsidRPr="006E4CFD">
        <w:rPr>
          <w:rFonts w:ascii="Times New Roman" w:hAnsi="Times New Roman" w:cs="Times New Roman"/>
          <w:i/>
          <w:iCs/>
          <w:color w:val="000000" w:themeColor="text1"/>
        </w:rPr>
        <w:t>N</w:t>
      </w:r>
      <w:r w:rsidRPr="006E4CFD">
        <w:rPr>
          <w:rFonts w:ascii="Times New Roman" w:hAnsi="Times New Roman" w:cs="Times New Roman"/>
          <w:color w:val="000000" w:themeColor="text1"/>
          <w:vertAlign w:val="superscript"/>
        </w:rPr>
        <w:t>6</w:t>
      </w:r>
      <w:r w:rsidRPr="006E4CFD">
        <w:rPr>
          <w:rFonts w:ascii="Times New Roman" w:hAnsi="Times New Roman" w:cs="Times New Roman"/>
          <w:color w:val="000000" w:themeColor="text1"/>
        </w:rPr>
        <w:t>-threonylcarbamoyladenosine (t</w:t>
      </w:r>
      <w:r w:rsidRPr="006E4CFD">
        <w:rPr>
          <w:rFonts w:ascii="Times New Roman" w:hAnsi="Times New Roman" w:cs="Times New Roman"/>
          <w:color w:val="000000" w:themeColor="text1"/>
          <w:vertAlign w:val="superscript"/>
        </w:rPr>
        <w:t>6</w:t>
      </w:r>
      <w:r w:rsidRPr="006E4CFD">
        <w:rPr>
          <w:rFonts w:ascii="Times New Roman" w:hAnsi="Times New Roman" w:cs="Times New Roman"/>
          <w:color w:val="000000" w:themeColor="text1"/>
        </w:rPr>
        <w:t>A). Modified residue is shown in red</w:t>
      </w:r>
      <w:r w:rsidRPr="006E4CFD">
        <w:rPr>
          <w:rFonts w:ascii="Times New Roman" w:hAnsi="Times New Roman" w:cs="Times New Roman"/>
          <w:color w:val="000000"/>
        </w:rPr>
        <w:t>.</w:t>
      </w:r>
      <w:r w:rsidRPr="006E4CFD">
        <w:rPr>
          <w:rFonts w:ascii="Times New Roman" w:hAnsi="Times New Roman" w:cs="Times New Roman"/>
        </w:rPr>
        <w:t xml:space="preserve"> (</w:t>
      </w:r>
      <w:r w:rsidRPr="006E4CFD">
        <w:rPr>
          <w:rFonts w:ascii="Times New Roman" w:hAnsi="Times New Roman" w:cs="Times New Roman"/>
          <w:b/>
          <w:bCs/>
        </w:rPr>
        <w:t>B, C</w:t>
      </w:r>
      <w:r w:rsidRPr="006E4CFD">
        <w:rPr>
          <w:rFonts w:ascii="Times New Roman" w:hAnsi="Times New Roman" w:cs="Times New Roman"/>
        </w:rPr>
        <w:t>) Urinary urea nitrogen (UN) level normalized by urine creatinine (Cr) (</w:t>
      </w:r>
      <w:r w:rsidR="00A16951" w:rsidRPr="006E4CFD">
        <w:rPr>
          <w:rFonts w:ascii="Times New Roman" w:hAnsi="Times New Roman" w:cs="Times New Roman"/>
        </w:rPr>
        <w:t>B</w:t>
      </w:r>
      <w:r w:rsidRPr="006E4CFD">
        <w:rPr>
          <w:rFonts w:ascii="Times New Roman" w:hAnsi="Times New Roman" w:cs="Times New Roman"/>
        </w:rPr>
        <w:t>) and daily sodium excretion (</w:t>
      </w:r>
      <w:r w:rsidR="00A16951" w:rsidRPr="006E4CFD">
        <w:rPr>
          <w:rFonts w:ascii="Times New Roman" w:hAnsi="Times New Roman" w:cs="Times New Roman"/>
        </w:rPr>
        <w:t>C</w:t>
      </w:r>
      <w:r w:rsidRPr="006E4CFD">
        <w:rPr>
          <w:rFonts w:ascii="Times New Roman" w:hAnsi="Times New Roman" w:cs="Times New Roman"/>
        </w:rPr>
        <w:t xml:space="preserve">) in systemic </w:t>
      </w:r>
      <w:r w:rsidRPr="006E4CFD">
        <w:rPr>
          <w:rFonts w:ascii="Times New Roman" w:hAnsi="Times New Roman" w:cs="Times New Roman"/>
          <w:i/>
          <w:iCs/>
        </w:rPr>
        <w:t xml:space="preserve">Cdkal1 </w:t>
      </w:r>
      <w:r w:rsidRPr="006E4CFD">
        <w:rPr>
          <w:rFonts w:ascii="Times New Roman" w:hAnsi="Times New Roman" w:cs="Times New Roman"/>
        </w:rPr>
        <w:t xml:space="preserve">KO and flox mice before (8-week-old) and after 5/6 nephrectomy (12-week-old). </w:t>
      </w:r>
      <w:r w:rsidRPr="006E4CFD">
        <w:rPr>
          <w:rFonts w:ascii="Times New Roman" w:hAnsi="Times New Roman" w:cs="Times New Roman"/>
          <w:i/>
          <w:iCs/>
        </w:rPr>
        <w:t xml:space="preserve">n </w:t>
      </w:r>
      <w:r w:rsidRPr="006E4CFD">
        <w:rPr>
          <w:rFonts w:ascii="Times New Roman" w:hAnsi="Times New Roman" w:cs="Times New Roman"/>
        </w:rPr>
        <w:t xml:space="preserve">= 6 each. Data are presented as the mean </w:t>
      </w:r>
      <w:r w:rsidRPr="006E4CFD">
        <w:rPr>
          <w:rFonts w:ascii="Times New Roman" w:hAnsi="Times New Roman" w:cs="Times New Roman"/>
          <w:color w:val="000000" w:themeColor="text1"/>
        </w:rPr>
        <w:t xml:space="preserve">± </w:t>
      </w:r>
      <w:r w:rsidRPr="006E4CFD">
        <w:rPr>
          <w:rFonts w:ascii="Times New Roman" w:hAnsi="Times New Roman" w:cs="Times New Roman"/>
        </w:rPr>
        <w:t xml:space="preserve">SEM. n.s., not significant by 2-way ANOVA followed by Sidak </w:t>
      </w:r>
      <w:r w:rsidRPr="006E4CFD">
        <w:rPr>
          <w:rFonts w:ascii="Times New Roman" w:hAnsi="Times New Roman" w:cs="Times New Roman"/>
          <w:i/>
          <w:iCs/>
        </w:rPr>
        <w:t>post-hoc</w:t>
      </w:r>
      <w:r w:rsidRPr="006E4CFD">
        <w:rPr>
          <w:rFonts w:ascii="Times New Roman" w:hAnsi="Times New Roman" w:cs="Times New Roman"/>
        </w:rPr>
        <w:t xml:space="preserve"> test.</w:t>
      </w:r>
      <w:r w:rsidRPr="006E4CFD">
        <w:rPr>
          <w:rFonts w:ascii="Times New Roman" w:hAnsi="Times New Roman" w:cs="Times New Roman"/>
          <w:color w:val="FF0000"/>
        </w:rPr>
        <w:t xml:space="preserve"> </w:t>
      </w:r>
    </w:p>
    <w:p w14:paraId="6DEFED7F" w14:textId="77777777" w:rsidR="00607FEE" w:rsidRPr="006E4CFD" w:rsidRDefault="00607FEE" w:rsidP="00607FEE">
      <w:pPr>
        <w:pStyle w:val="NormalWeb"/>
        <w:spacing w:before="0" w:beforeAutospacing="0" w:after="0" w:afterAutospacing="0"/>
        <w:rPr>
          <w:rFonts w:ascii="Times New Roman" w:hAnsi="Times New Roman" w:cs="Times New Roman"/>
        </w:rPr>
      </w:pPr>
    </w:p>
    <w:p w14:paraId="4F691EF0" w14:textId="40F41187" w:rsidR="00800590" w:rsidRPr="006E4CFD" w:rsidRDefault="00833659" w:rsidP="00845F0D">
      <w:pPr>
        <w:pStyle w:val="NormalWeb"/>
        <w:spacing w:before="0" w:beforeAutospacing="0" w:after="0" w:afterAutospacing="0" w:line="360" w:lineRule="auto"/>
        <w:rPr>
          <w:rFonts w:ascii="Times New Roman" w:hAnsi="Times New Roman" w:cs="Times New Roman"/>
        </w:rPr>
      </w:pPr>
      <w:r w:rsidRPr="006E4CFD">
        <w:rPr>
          <w:rFonts w:ascii="Times New Roman" w:hAnsi="Times New Roman" w:cs="Times New Roman"/>
          <w:b/>
          <w:bCs/>
        </w:rPr>
        <w:t>Figure</w:t>
      </w:r>
      <w:r w:rsidR="00FE3C79" w:rsidRPr="006E4CFD">
        <w:rPr>
          <w:rFonts w:ascii="Times New Roman" w:hAnsi="Times New Roman" w:cs="Times New Roman"/>
          <w:b/>
          <w:bCs/>
        </w:rPr>
        <w:t xml:space="preserve"> </w:t>
      </w:r>
      <w:r w:rsidR="00255409">
        <w:rPr>
          <w:rFonts w:ascii="Times New Roman" w:hAnsi="Times New Roman" w:cs="Times New Roman"/>
          <w:b/>
          <w:bCs/>
        </w:rPr>
        <w:t>EV</w:t>
      </w:r>
      <w:r w:rsidR="00FE3C79" w:rsidRPr="006E4CFD">
        <w:rPr>
          <w:rFonts w:ascii="Times New Roman" w:hAnsi="Times New Roman" w:cs="Times New Roman"/>
          <w:b/>
          <w:bCs/>
        </w:rPr>
        <w:t>2</w:t>
      </w:r>
      <w:r w:rsidRPr="006E4CFD">
        <w:rPr>
          <w:rFonts w:ascii="Times New Roman" w:hAnsi="Times New Roman" w:cs="Times New Roman"/>
          <w:b/>
          <w:bCs/>
        </w:rPr>
        <w:t xml:space="preserve">. Morphology of the renal tubules and vessels of the floxed mice, systemic </w:t>
      </w:r>
      <w:r w:rsidRPr="006E4CFD">
        <w:rPr>
          <w:rFonts w:ascii="Times New Roman" w:hAnsi="Times New Roman" w:cs="Times New Roman"/>
          <w:b/>
          <w:bCs/>
          <w:i/>
          <w:iCs/>
        </w:rPr>
        <w:t>Cdkal1</w:t>
      </w:r>
      <w:r w:rsidRPr="006E4CFD">
        <w:rPr>
          <w:rFonts w:ascii="Times New Roman" w:hAnsi="Times New Roman" w:cs="Times New Roman"/>
          <w:b/>
          <w:bCs/>
        </w:rPr>
        <w:t xml:space="preserve"> KO mice, and podocyte-specific </w:t>
      </w:r>
      <w:r w:rsidRPr="006E4CFD">
        <w:rPr>
          <w:rFonts w:ascii="Times New Roman" w:hAnsi="Times New Roman" w:cs="Times New Roman"/>
          <w:b/>
          <w:bCs/>
          <w:i/>
          <w:iCs/>
        </w:rPr>
        <w:t>Cdkal1</w:t>
      </w:r>
      <w:r w:rsidRPr="006E4CFD">
        <w:rPr>
          <w:rFonts w:ascii="Times New Roman" w:hAnsi="Times New Roman" w:cs="Times New Roman"/>
          <w:b/>
          <w:bCs/>
        </w:rPr>
        <w:t xml:space="preserve"> KO mice.</w:t>
      </w:r>
      <w:r w:rsidRPr="006E4CFD">
        <w:rPr>
          <w:rFonts w:ascii="Times New Roman" w:hAnsi="Times New Roman" w:cs="Times New Roman"/>
        </w:rPr>
        <w:t xml:space="preserve"> (</w:t>
      </w:r>
      <w:r w:rsidRPr="006E4CFD">
        <w:rPr>
          <w:rFonts w:ascii="Times New Roman" w:hAnsi="Times New Roman" w:cs="Times New Roman"/>
          <w:b/>
          <w:bCs/>
        </w:rPr>
        <w:t>A</w:t>
      </w:r>
      <w:r w:rsidRPr="006E4CFD">
        <w:rPr>
          <w:rFonts w:ascii="Times New Roman" w:hAnsi="Times New Roman" w:cs="Times New Roman"/>
        </w:rPr>
        <w:t>) HE stained renal tubules. (</w:t>
      </w:r>
      <w:r w:rsidRPr="006E4CFD">
        <w:rPr>
          <w:rFonts w:ascii="Times New Roman" w:hAnsi="Times New Roman" w:cs="Times New Roman"/>
          <w:b/>
          <w:bCs/>
        </w:rPr>
        <w:t>B</w:t>
      </w:r>
      <w:r w:rsidRPr="006E4CFD">
        <w:rPr>
          <w:rFonts w:ascii="Times New Roman" w:hAnsi="Times New Roman" w:cs="Times New Roman"/>
        </w:rPr>
        <w:t xml:space="preserve">) Azan–Mallory stained renal vessels of systemic </w:t>
      </w:r>
      <w:r w:rsidRPr="006E4CFD">
        <w:rPr>
          <w:rFonts w:ascii="Times New Roman" w:hAnsi="Times New Roman" w:cs="Times New Roman"/>
          <w:i/>
          <w:iCs/>
        </w:rPr>
        <w:t xml:space="preserve">Cdkal1 </w:t>
      </w:r>
      <w:r w:rsidRPr="006E4CFD">
        <w:rPr>
          <w:rFonts w:ascii="Times New Roman" w:hAnsi="Times New Roman" w:cs="Times New Roman"/>
        </w:rPr>
        <w:t xml:space="preserve">KO mice, podocyte-specific </w:t>
      </w:r>
      <w:r w:rsidRPr="006E4CFD">
        <w:rPr>
          <w:rFonts w:ascii="Times New Roman" w:hAnsi="Times New Roman" w:cs="Times New Roman"/>
          <w:i/>
          <w:iCs/>
        </w:rPr>
        <w:t>Cdkal1</w:t>
      </w:r>
      <w:r w:rsidRPr="006E4CFD">
        <w:rPr>
          <w:rFonts w:ascii="Times New Roman" w:hAnsi="Times New Roman" w:cs="Times New Roman"/>
        </w:rPr>
        <w:t xml:space="preserve"> KO, and floxed mice. Scale bars, 200 μm (low-power fields, LPF) and 50 μm (high-power fields, HPF).</w:t>
      </w:r>
    </w:p>
    <w:p w14:paraId="0ED4CFAE" w14:textId="77777777" w:rsidR="00800590" w:rsidRPr="006E4CFD" w:rsidRDefault="00800590" w:rsidP="00845F0D">
      <w:pPr>
        <w:pStyle w:val="NormalWeb"/>
        <w:spacing w:before="0" w:beforeAutospacing="0" w:after="0" w:afterAutospacing="0" w:line="360" w:lineRule="auto"/>
        <w:rPr>
          <w:rFonts w:ascii="Times New Roman" w:hAnsi="Times New Roman" w:cs="Times New Roman"/>
        </w:rPr>
      </w:pPr>
    </w:p>
    <w:p w14:paraId="3D559317" w14:textId="2A8ED172" w:rsidR="007527E4" w:rsidRPr="00534D39" w:rsidRDefault="00833659" w:rsidP="00CF5897">
      <w:pPr>
        <w:spacing w:line="360" w:lineRule="auto"/>
        <w:rPr>
          <w:rFonts w:ascii="Times New Roman" w:hAnsi="Times New Roman" w:cs="Times New Roman"/>
          <w:color w:val="000000" w:themeColor="text1"/>
        </w:rPr>
      </w:pPr>
      <w:r w:rsidRPr="006E4CFD">
        <w:rPr>
          <w:rFonts w:ascii="Times New Roman" w:hAnsi="Times New Roman" w:cs="Times New Roman"/>
          <w:b/>
          <w:bCs/>
        </w:rPr>
        <w:t xml:space="preserve">Figure </w:t>
      </w:r>
      <w:r w:rsidR="00255409">
        <w:rPr>
          <w:rFonts w:ascii="Times New Roman" w:hAnsi="Times New Roman" w:cs="Times New Roman"/>
          <w:b/>
          <w:bCs/>
        </w:rPr>
        <w:t>EV</w:t>
      </w:r>
      <w:r w:rsidR="00FE3C79" w:rsidRPr="006E4CFD">
        <w:rPr>
          <w:rFonts w:ascii="Times New Roman" w:hAnsi="Times New Roman" w:cs="Times New Roman"/>
          <w:b/>
          <w:bCs/>
        </w:rPr>
        <w:t xml:space="preserve">3. </w:t>
      </w:r>
      <w:r w:rsidR="00FE3C79" w:rsidRPr="006E4CFD">
        <w:rPr>
          <w:rFonts w:ascii="Times New Roman" w:hAnsi="Times New Roman" w:cs="Times New Roman"/>
          <w:b/>
          <w:bCs/>
          <w:color w:val="000000"/>
        </w:rPr>
        <w:t>Validation</w:t>
      </w:r>
      <w:r w:rsidR="00FE3DA6" w:rsidRPr="006E4CFD">
        <w:rPr>
          <w:rFonts w:ascii="Times New Roman" w:hAnsi="Times New Roman" w:cs="Times New Roman"/>
          <w:b/>
          <w:bCs/>
          <w:color w:val="000000"/>
        </w:rPr>
        <w:t xml:space="preserve">, </w:t>
      </w:r>
      <w:r w:rsidR="00FE3C79" w:rsidRPr="006E4CFD">
        <w:rPr>
          <w:rFonts w:ascii="Times New Roman" w:hAnsi="Times New Roman" w:cs="Times New Roman"/>
          <w:b/>
          <w:bCs/>
          <w:color w:val="000000"/>
        </w:rPr>
        <w:t xml:space="preserve">localization </w:t>
      </w:r>
      <w:r w:rsidR="00FE3DA6" w:rsidRPr="006E4CFD">
        <w:rPr>
          <w:rFonts w:ascii="Times New Roman" w:hAnsi="Times New Roman" w:cs="Times New Roman"/>
          <w:b/>
          <w:bCs/>
          <w:color w:val="000000"/>
        </w:rPr>
        <w:t xml:space="preserve">and renal phenotype </w:t>
      </w:r>
      <w:r w:rsidR="00FE3C79" w:rsidRPr="006E4CFD">
        <w:rPr>
          <w:rFonts w:ascii="Times New Roman" w:hAnsi="Times New Roman" w:cs="Times New Roman"/>
          <w:b/>
          <w:bCs/>
          <w:color w:val="000000"/>
        </w:rPr>
        <w:t>of CDKAL1 in mouse kidneys</w:t>
      </w:r>
      <w:r w:rsidR="00044758" w:rsidRPr="006E4CFD">
        <w:rPr>
          <w:rFonts w:ascii="Times New Roman" w:hAnsi="Times New Roman" w:cs="Times New Roman"/>
          <w:b/>
          <w:bCs/>
          <w:color w:val="000000"/>
        </w:rPr>
        <w:t xml:space="preserve">. </w:t>
      </w:r>
      <w:r w:rsidR="00FE3C79" w:rsidRPr="006E4CFD">
        <w:rPr>
          <w:rFonts w:ascii="Times New Roman" w:hAnsi="Times New Roman" w:cs="Times New Roman"/>
          <w:color w:val="000000" w:themeColor="text1"/>
        </w:rPr>
        <w:t>(</w:t>
      </w:r>
      <w:r w:rsidR="00FE3C79" w:rsidRPr="006E4CFD">
        <w:rPr>
          <w:rFonts w:ascii="Times New Roman" w:hAnsi="Times New Roman" w:cs="Times New Roman"/>
          <w:b/>
          <w:bCs/>
          <w:color w:val="000000" w:themeColor="text1"/>
        </w:rPr>
        <w:t>A</w:t>
      </w:r>
      <w:r w:rsidR="00FE3C79" w:rsidRPr="006E4CFD">
        <w:rPr>
          <w:rFonts w:ascii="Times New Roman" w:hAnsi="Times New Roman" w:cs="Times New Roman"/>
          <w:color w:val="000000" w:themeColor="text1"/>
        </w:rPr>
        <w:t xml:space="preserve">) </w:t>
      </w:r>
      <w:r w:rsidR="00FE3C79" w:rsidRPr="006E4CFD">
        <w:rPr>
          <w:rFonts w:ascii="Times New Roman" w:hAnsi="Times New Roman" w:cs="Times New Roman"/>
          <w:color w:val="000000"/>
        </w:rPr>
        <w:t xml:space="preserve">Immunostaining with </w:t>
      </w:r>
      <w:r w:rsidRPr="006E4CFD">
        <w:rPr>
          <w:rFonts w:ascii="Times New Roman" w:hAnsi="Times New Roman" w:cs="Times New Roman"/>
          <w:color w:val="000000"/>
        </w:rPr>
        <w:t>anti-CDKAL1 antibody show</w:t>
      </w:r>
      <w:r w:rsidR="00FE3C79" w:rsidRPr="006E4CFD">
        <w:rPr>
          <w:rFonts w:ascii="Times New Roman" w:hAnsi="Times New Roman" w:cs="Times New Roman"/>
          <w:color w:val="000000"/>
        </w:rPr>
        <w:t>s no signal in glomeruli from systemic</w:t>
      </w:r>
      <w:r w:rsidR="00FE3C79" w:rsidRPr="006E4CFD">
        <w:rPr>
          <w:rStyle w:val="apple-converted-space"/>
          <w:rFonts w:ascii="Times New Roman" w:hAnsi="Times New Roman" w:cs="Times New Roman"/>
          <w:color w:val="000000"/>
        </w:rPr>
        <w:t> </w:t>
      </w:r>
      <w:r w:rsidR="00FE3C79" w:rsidRPr="006E4CFD">
        <w:rPr>
          <w:rStyle w:val="Emphasis"/>
          <w:rFonts w:ascii="Times New Roman" w:hAnsi="Times New Roman" w:cs="Times New Roman"/>
          <w:color w:val="000000"/>
        </w:rPr>
        <w:t>Cdkal1</w:t>
      </w:r>
      <w:r w:rsidR="00FE3C79" w:rsidRPr="006E4CFD">
        <w:rPr>
          <w:rStyle w:val="apple-converted-space"/>
          <w:rFonts w:ascii="Times New Roman" w:hAnsi="Times New Roman" w:cs="Times New Roman"/>
          <w:color w:val="000000"/>
        </w:rPr>
        <w:t> </w:t>
      </w:r>
      <w:r w:rsidR="00FE3C79" w:rsidRPr="006E4CFD">
        <w:rPr>
          <w:rFonts w:ascii="Times New Roman" w:hAnsi="Times New Roman" w:cs="Times New Roman"/>
          <w:color w:val="000000"/>
        </w:rPr>
        <w:t>knockout (KO) mice, confirming the antibody’s specificity.</w:t>
      </w:r>
      <w:r w:rsidR="00FE3C79" w:rsidRPr="006E4CFD">
        <w:rPr>
          <w:rFonts w:ascii="Times New Roman" w:hAnsi="Times New Roman" w:cs="Times New Roman"/>
        </w:rPr>
        <w:t xml:space="preserve"> Scar bar, 20 μm. </w:t>
      </w:r>
      <w:r w:rsidR="00FE3C79" w:rsidRPr="006E4CFD">
        <w:rPr>
          <w:rFonts w:ascii="Times New Roman" w:hAnsi="Times New Roman" w:cs="Times New Roman"/>
          <w:color w:val="000000" w:themeColor="text1"/>
        </w:rPr>
        <w:t>(</w:t>
      </w:r>
      <w:r w:rsidR="00FE3C79" w:rsidRPr="006E4CFD">
        <w:rPr>
          <w:rFonts w:ascii="Times New Roman" w:hAnsi="Times New Roman" w:cs="Times New Roman"/>
          <w:b/>
          <w:bCs/>
          <w:color w:val="000000" w:themeColor="text1"/>
        </w:rPr>
        <w:t>B</w:t>
      </w:r>
      <w:r w:rsidR="00FE3C79" w:rsidRPr="006E4CFD">
        <w:rPr>
          <w:rFonts w:ascii="Times New Roman" w:hAnsi="Times New Roman" w:cs="Times New Roman"/>
          <w:color w:val="000000" w:themeColor="text1"/>
        </w:rPr>
        <w:t>) Double immunofluorescence staining for podocin, αSMA or CD31 (green) with CDKAL1 (magenta) of the glomeruli of 20-week-old male mice. αSMA and CD31 are markers of mesangial cells and endothelial cells, respectively. Scale bars, 20 μm.</w:t>
      </w:r>
      <w:r w:rsidR="00A6505B" w:rsidRPr="00534D39">
        <w:rPr>
          <w:rFonts w:ascii="Times New Roman" w:hAnsi="Times New Roman" w:cs="Times New Roman"/>
          <w:color w:val="000000" w:themeColor="text1"/>
        </w:rPr>
        <w:t xml:space="preserve"> (</w:t>
      </w:r>
      <w:r w:rsidR="00FB4C16" w:rsidRPr="00534D39">
        <w:rPr>
          <w:rFonts w:ascii="Times New Roman" w:hAnsi="Times New Roman" w:cs="Times New Roman"/>
          <w:b/>
          <w:bCs/>
          <w:color w:val="000000" w:themeColor="text1"/>
        </w:rPr>
        <w:t>C</w:t>
      </w:r>
      <w:r w:rsidR="00A6505B" w:rsidRPr="00534D39">
        <w:rPr>
          <w:rFonts w:ascii="Times New Roman" w:hAnsi="Times New Roman" w:cs="Times New Roman"/>
          <w:color w:val="000000" w:themeColor="text1"/>
        </w:rPr>
        <w:t xml:space="preserve">) Representative </w:t>
      </w:r>
      <w:r w:rsidR="00D25E7D" w:rsidRPr="00534D39">
        <w:rPr>
          <w:rFonts w:ascii="Times New Roman" w:hAnsi="Times New Roman" w:cs="Times New Roman"/>
          <w:color w:val="000000" w:themeColor="text1"/>
        </w:rPr>
        <w:t>PAS-stained</w:t>
      </w:r>
      <w:r w:rsidR="00A6505B" w:rsidRPr="00534D39">
        <w:rPr>
          <w:rFonts w:ascii="Times New Roman" w:hAnsi="Times New Roman" w:cs="Times New Roman"/>
          <w:color w:val="000000" w:themeColor="text1"/>
        </w:rPr>
        <w:t xml:space="preserve"> renal tubules of 50-week-old systemic </w:t>
      </w:r>
      <w:r w:rsidR="00A6505B" w:rsidRPr="00534D39">
        <w:rPr>
          <w:rFonts w:ascii="Times New Roman" w:hAnsi="Times New Roman" w:cs="Times New Roman"/>
          <w:i/>
          <w:iCs/>
          <w:color w:val="000000" w:themeColor="text1"/>
        </w:rPr>
        <w:t>Cdkal1</w:t>
      </w:r>
      <w:r w:rsidR="00A6505B" w:rsidRPr="00534D39">
        <w:rPr>
          <w:rFonts w:ascii="Times New Roman" w:hAnsi="Times New Roman" w:cs="Times New Roman"/>
          <w:color w:val="000000" w:themeColor="text1"/>
        </w:rPr>
        <w:t xml:space="preserve"> KO or floxed mice. Scale bars, 100 μm (left), 50 μm (center, right).</w:t>
      </w:r>
    </w:p>
    <w:p w14:paraId="47C39C65" w14:textId="77777777" w:rsidR="007527E4" w:rsidRPr="006E4CFD" w:rsidRDefault="007527E4" w:rsidP="00252CB1">
      <w:pPr>
        <w:pStyle w:val="NormalWeb"/>
        <w:spacing w:before="0" w:beforeAutospacing="0" w:after="0" w:afterAutospacing="0" w:line="360" w:lineRule="auto"/>
        <w:rPr>
          <w:rFonts w:ascii="Times New Roman" w:hAnsi="Times New Roman" w:cs="Times New Roman"/>
          <w:b/>
          <w:bCs/>
          <w:color w:val="000000"/>
        </w:rPr>
      </w:pPr>
    </w:p>
    <w:p w14:paraId="65EAC9B8" w14:textId="6E4A258C" w:rsidR="00977EC7" w:rsidRPr="006E4CFD" w:rsidRDefault="00833659" w:rsidP="00977EC7">
      <w:pPr>
        <w:spacing w:line="360" w:lineRule="auto"/>
        <w:outlineLvl w:val="1"/>
        <w:rPr>
          <w:rFonts w:ascii="Times New Roman" w:hAnsi="Times New Roman" w:cs="Times New Roman"/>
          <w:b/>
          <w:bCs/>
        </w:rPr>
      </w:pPr>
      <w:r w:rsidRPr="006E4CFD">
        <w:rPr>
          <w:rFonts w:ascii="Times New Roman" w:hAnsi="Times New Roman" w:cs="Times New Roman"/>
          <w:b/>
          <w:bCs/>
        </w:rPr>
        <w:t xml:space="preserve">Figure </w:t>
      </w:r>
      <w:r w:rsidR="00255409">
        <w:rPr>
          <w:rFonts w:ascii="Times New Roman" w:hAnsi="Times New Roman" w:cs="Times New Roman"/>
          <w:b/>
          <w:bCs/>
        </w:rPr>
        <w:t>EV</w:t>
      </w:r>
      <w:r w:rsidRPr="006E4CFD">
        <w:rPr>
          <w:rFonts w:ascii="Times New Roman" w:hAnsi="Times New Roman" w:cs="Times New Roman"/>
          <w:b/>
          <w:bCs/>
        </w:rPr>
        <w:t xml:space="preserve">4. No tubular injury in podocyte-specific </w:t>
      </w:r>
      <w:r w:rsidRPr="006E4CFD">
        <w:rPr>
          <w:rFonts w:ascii="Times New Roman" w:hAnsi="Times New Roman" w:cs="Times New Roman"/>
          <w:b/>
          <w:bCs/>
          <w:i/>
          <w:iCs/>
        </w:rPr>
        <w:t>Cdkal1</w:t>
      </w:r>
      <w:r w:rsidRPr="006E4CFD">
        <w:rPr>
          <w:rFonts w:ascii="Times New Roman" w:hAnsi="Times New Roman" w:cs="Times New Roman"/>
          <w:b/>
          <w:bCs/>
        </w:rPr>
        <w:t xml:space="preserve"> knockout mice</w:t>
      </w:r>
      <w:r w:rsidR="00E32912" w:rsidRPr="006E4CFD">
        <w:rPr>
          <w:rFonts w:ascii="Times New Roman" w:hAnsi="Times New Roman" w:cs="Times New Roman"/>
          <w:b/>
          <w:bCs/>
        </w:rPr>
        <w:t xml:space="preserve"> after 5/6 nephrectomy</w:t>
      </w:r>
      <w:r w:rsidRPr="006E4CFD">
        <w:rPr>
          <w:rFonts w:ascii="Times New Roman" w:hAnsi="Times New Roman" w:cs="Times New Roman"/>
          <w:b/>
          <w:bCs/>
        </w:rPr>
        <w:t>.</w:t>
      </w:r>
    </w:p>
    <w:p w14:paraId="05FE89A8" w14:textId="0CBCAF2D" w:rsidR="00B83E8D" w:rsidRPr="006E4CFD" w:rsidRDefault="00833659" w:rsidP="007F0405">
      <w:pPr>
        <w:spacing w:line="360" w:lineRule="auto"/>
        <w:rPr>
          <w:rFonts w:ascii="Times New Roman" w:hAnsi="Times New Roman" w:cs="Times New Roman"/>
        </w:rPr>
      </w:pPr>
      <w:r w:rsidRPr="006E4CFD">
        <w:rPr>
          <w:rFonts w:ascii="Times New Roman" w:hAnsi="Times New Roman" w:cs="Times New Roman"/>
        </w:rPr>
        <w:t xml:space="preserve"> (</w:t>
      </w:r>
      <w:r w:rsidR="00073B28" w:rsidRPr="006E4CFD">
        <w:rPr>
          <w:rFonts w:ascii="Times New Roman" w:hAnsi="Times New Roman" w:cs="Times New Roman"/>
          <w:b/>
          <w:bCs/>
        </w:rPr>
        <w:t>A</w:t>
      </w:r>
      <w:r w:rsidRPr="006E4CFD">
        <w:rPr>
          <w:rFonts w:ascii="Times New Roman" w:hAnsi="Times New Roman" w:cs="Times New Roman"/>
          <w:b/>
          <w:bCs/>
        </w:rPr>
        <w:t xml:space="preserve">, </w:t>
      </w:r>
      <w:r w:rsidR="00073B28" w:rsidRPr="006E4CFD">
        <w:rPr>
          <w:rFonts w:ascii="Times New Roman" w:hAnsi="Times New Roman" w:cs="Times New Roman"/>
          <w:b/>
          <w:bCs/>
        </w:rPr>
        <w:t>B</w:t>
      </w:r>
      <w:r w:rsidRPr="006E4CFD">
        <w:rPr>
          <w:rFonts w:ascii="Times New Roman" w:hAnsi="Times New Roman" w:cs="Times New Roman"/>
        </w:rPr>
        <w:t>) Measurement of urinary urea nitrogen (UN) normalized by urine creatinine (Cr) (</w:t>
      </w:r>
      <w:r w:rsidR="00490265" w:rsidRPr="006E4CFD">
        <w:rPr>
          <w:rFonts w:ascii="Times New Roman" w:hAnsi="Times New Roman" w:cs="Times New Roman"/>
        </w:rPr>
        <w:t>A</w:t>
      </w:r>
      <w:r w:rsidRPr="006E4CFD">
        <w:rPr>
          <w:rFonts w:ascii="Times New Roman" w:hAnsi="Times New Roman" w:cs="Times New Roman"/>
        </w:rPr>
        <w:t>) and daily sodium excretion (</w:t>
      </w:r>
      <w:r w:rsidR="00490265" w:rsidRPr="006E4CFD">
        <w:rPr>
          <w:rFonts w:ascii="Times New Roman" w:hAnsi="Times New Roman" w:cs="Times New Roman"/>
        </w:rPr>
        <w:t>B</w:t>
      </w:r>
      <w:r w:rsidRPr="006E4CFD">
        <w:rPr>
          <w:rFonts w:ascii="Times New Roman" w:hAnsi="Times New Roman" w:cs="Times New Roman"/>
        </w:rPr>
        <w:t xml:space="preserve">) in podocyte-specific </w:t>
      </w:r>
      <w:r w:rsidRPr="006E4CFD">
        <w:rPr>
          <w:rFonts w:ascii="Times New Roman" w:hAnsi="Times New Roman" w:cs="Times New Roman"/>
          <w:i/>
          <w:iCs/>
        </w:rPr>
        <w:t>Cdkal1</w:t>
      </w:r>
      <w:r w:rsidRPr="006E4CFD">
        <w:rPr>
          <w:rFonts w:ascii="Times New Roman" w:hAnsi="Times New Roman" w:cs="Times New Roman"/>
        </w:rPr>
        <w:t xml:space="preserve"> KO and flox mice before (</w:t>
      </w:r>
      <w:r w:rsidR="00457A43" w:rsidRPr="006E4CFD">
        <w:rPr>
          <w:rFonts w:ascii="Times New Roman" w:hAnsi="Times New Roman" w:cs="Times New Roman"/>
        </w:rPr>
        <w:t>8-week-</w:t>
      </w:r>
      <w:r w:rsidRPr="006E4CFD">
        <w:rPr>
          <w:rFonts w:ascii="Times New Roman" w:hAnsi="Times New Roman" w:cs="Times New Roman"/>
        </w:rPr>
        <w:t>old) and after 5/6 nephrectomy (</w:t>
      </w:r>
      <w:r w:rsidR="00457A43" w:rsidRPr="006E4CFD">
        <w:rPr>
          <w:rFonts w:ascii="Times New Roman" w:hAnsi="Times New Roman" w:cs="Times New Roman"/>
        </w:rPr>
        <w:t>16-week-</w:t>
      </w:r>
      <w:r w:rsidRPr="006E4CFD">
        <w:rPr>
          <w:rFonts w:ascii="Times New Roman" w:hAnsi="Times New Roman" w:cs="Times New Roman"/>
        </w:rPr>
        <w:t xml:space="preserve">old). </w:t>
      </w:r>
      <w:r w:rsidRPr="006E4CFD">
        <w:rPr>
          <w:rFonts w:ascii="Times New Roman" w:hAnsi="Times New Roman" w:cs="Times New Roman"/>
          <w:i/>
        </w:rPr>
        <w:t>n</w:t>
      </w:r>
      <w:r w:rsidRPr="006E4CFD">
        <w:rPr>
          <w:rFonts w:ascii="Times New Roman" w:hAnsi="Times New Roman" w:cs="Times New Roman"/>
        </w:rPr>
        <w:t xml:space="preserve"> = 6 each. Data are presented as mean ± SEM; n.s., not significant by two-way ANOVA followed by Sidak post-hoc test.</w:t>
      </w:r>
    </w:p>
    <w:p w14:paraId="055BB6F5" w14:textId="77777777" w:rsidR="00B83E8D" w:rsidRPr="006E4CFD" w:rsidRDefault="00B83E8D" w:rsidP="007F0405">
      <w:pPr>
        <w:spacing w:line="360" w:lineRule="auto"/>
        <w:rPr>
          <w:rFonts w:ascii="Times New Roman" w:hAnsi="Times New Roman" w:cs="Times New Roman"/>
        </w:rPr>
      </w:pPr>
    </w:p>
    <w:p w14:paraId="0954A57B" w14:textId="412DFBA9" w:rsidR="003811E3" w:rsidRPr="00D97353" w:rsidRDefault="00833659" w:rsidP="00A14356">
      <w:pPr>
        <w:spacing w:line="360" w:lineRule="auto"/>
        <w:rPr>
          <w:rFonts w:ascii="Times New Roman" w:hAnsi="Times New Roman" w:cs="Times New Roman"/>
          <w:color w:val="000000"/>
        </w:rPr>
      </w:pPr>
      <w:r w:rsidRPr="006E4CFD">
        <w:rPr>
          <w:rFonts w:ascii="Times New Roman" w:hAnsi="Times New Roman" w:cs="Times New Roman"/>
          <w:b/>
          <w:bCs/>
        </w:rPr>
        <w:t xml:space="preserve">Figure </w:t>
      </w:r>
      <w:r w:rsidR="00255409">
        <w:rPr>
          <w:rFonts w:ascii="Times New Roman" w:hAnsi="Times New Roman" w:cs="Times New Roman"/>
          <w:b/>
          <w:bCs/>
        </w:rPr>
        <w:t>EV</w:t>
      </w:r>
      <w:r w:rsidRPr="006E4CFD">
        <w:rPr>
          <w:rFonts w:ascii="Times New Roman" w:hAnsi="Times New Roman" w:cs="Times New Roman"/>
          <w:b/>
          <w:bCs/>
        </w:rPr>
        <w:t xml:space="preserve">5. </w:t>
      </w:r>
      <w:r w:rsidRPr="006E4CFD">
        <w:rPr>
          <w:rFonts w:ascii="Times New Roman" w:hAnsi="Times New Roman" w:cs="Times New Roman"/>
          <w:b/>
          <w:bCs/>
          <w:color w:val="000000" w:themeColor="text1"/>
        </w:rPr>
        <w:t xml:space="preserve">Earlier onset of albuminuria in patients with type 2 DM and a </w:t>
      </w:r>
      <w:r w:rsidRPr="006E4CFD">
        <w:rPr>
          <w:rFonts w:ascii="Times New Roman" w:hAnsi="Times New Roman" w:cs="Times New Roman"/>
          <w:b/>
          <w:bCs/>
          <w:i/>
          <w:color w:val="000000" w:themeColor="text1"/>
        </w:rPr>
        <w:t>CDKAL1</w:t>
      </w:r>
      <w:r w:rsidRPr="006E4CFD">
        <w:rPr>
          <w:rFonts w:ascii="Times New Roman" w:hAnsi="Times New Roman" w:cs="Times New Roman"/>
          <w:b/>
          <w:bCs/>
          <w:color w:val="000000" w:themeColor="text1"/>
        </w:rPr>
        <w:t xml:space="preserve"> SNP than in those without.</w:t>
      </w:r>
      <w:r w:rsidRPr="006E4CFD">
        <w:rPr>
          <w:rFonts w:ascii="Times New Roman" w:hAnsi="Times New Roman" w:cs="Times New Roman"/>
          <w:color w:val="000000" w:themeColor="text1"/>
        </w:rPr>
        <w:t xml:space="preserve"> </w:t>
      </w:r>
      <w:r w:rsidRPr="00D97353">
        <w:rPr>
          <w:rFonts w:ascii="Times New Roman" w:hAnsi="Times New Roman" w:cs="Times New Roman"/>
          <w:color w:val="000000" w:themeColor="text1"/>
        </w:rPr>
        <w:t>(</w:t>
      </w:r>
      <w:r w:rsidRPr="00D97353">
        <w:rPr>
          <w:rFonts w:ascii="Times New Roman" w:hAnsi="Times New Roman" w:cs="Times New Roman"/>
          <w:b/>
          <w:bCs/>
          <w:color w:val="000000" w:themeColor="text1"/>
        </w:rPr>
        <w:t>A</w:t>
      </w:r>
      <w:r w:rsidRPr="00D97353">
        <w:rPr>
          <w:rFonts w:ascii="Times New Roman" w:hAnsi="Times New Roman" w:cs="Times New Roman"/>
          <w:color w:val="000000" w:themeColor="text1"/>
        </w:rPr>
        <w:t>) Enrollment of patients in</w:t>
      </w:r>
      <w:r w:rsidRPr="00D97353">
        <w:rPr>
          <w:rFonts w:ascii="Times New Roman" w:hAnsi="Times New Roman" w:cs="Times New Roman"/>
          <w:color w:val="000000"/>
        </w:rPr>
        <w:t xml:space="preserve"> </w:t>
      </w:r>
      <w:r w:rsidRPr="00D97353">
        <w:rPr>
          <w:rFonts w:ascii="Times New Roman" w:hAnsi="Times New Roman" w:cs="Times New Roman"/>
          <w:color w:val="000000" w:themeColor="text1"/>
        </w:rPr>
        <w:t>the clinical study</w:t>
      </w:r>
      <w:r w:rsidR="00DB4640" w:rsidRPr="00D97353">
        <w:rPr>
          <w:rFonts w:ascii="Times New Roman" w:hAnsi="Times New Roman" w:cs="Times New Roman"/>
          <w:color w:val="000000" w:themeColor="text1"/>
        </w:rPr>
        <w:t xml:space="preserve">. </w:t>
      </w:r>
      <w:r w:rsidR="00DB4640" w:rsidRPr="00D97353">
        <w:rPr>
          <w:rFonts w:ascii="Times New Roman" w:hAnsi="Times New Roman" w:cs="Times New Roman"/>
          <w:color w:val="000000"/>
        </w:rPr>
        <w:t xml:space="preserve">Out of 45 initial participants, one </w:t>
      </w:r>
      <w:r w:rsidR="00DB4640" w:rsidRPr="007307AC">
        <w:rPr>
          <w:rFonts w:ascii="Times New Roman" w:hAnsi="Times New Roman" w:cs="Times New Roman"/>
          <w:color w:val="000000" w:themeColor="text1"/>
        </w:rPr>
        <w:t>was excluded, resulting in 44 patients being analyzed.</w:t>
      </w:r>
      <w:r w:rsidRPr="007307AC">
        <w:rPr>
          <w:rFonts w:ascii="Times New Roman" w:hAnsi="Times New Roman" w:cs="Times New Roman"/>
          <w:color w:val="000000" w:themeColor="text1"/>
        </w:rPr>
        <w:t xml:space="preserve"> MODY, maturity onset diabetes of the young.</w:t>
      </w:r>
      <w:r w:rsidRPr="007307AC">
        <w:rPr>
          <w:rFonts w:ascii="Times New Roman" w:hAnsi="Times New Roman" w:cs="Times New Roman"/>
          <w:b/>
          <w:bCs/>
          <w:color w:val="000000" w:themeColor="text1"/>
        </w:rPr>
        <w:t xml:space="preserve"> </w:t>
      </w:r>
      <w:r w:rsidRPr="007307AC">
        <w:rPr>
          <w:rFonts w:ascii="Times New Roman" w:hAnsi="Times New Roman" w:cs="Times New Roman"/>
          <w:color w:val="000000" w:themeColor="text1"/>
        </w:rPr>
        <w:t>(</w:t>
      </w:r>
      <w:r w:rsidRPr="007307AC">
        <w:rPr>
          <w:rFonts w:ascii="Times New Roman" w:hAnsi="Times New Roman" w:cs="Times New Roman"/>
          <w:b/>
          <w:bCs/>
          <w:color w:val="000000" w:themeColor="text1"/>
        </w:rPr>
        <w:t>B</w:t>
      </w:r>
      <w:r w:rsidR="001C40B3" w:rsidRPr="007307AC">
        <w:rPr>
          <w:rFonts w:ascii="Times New Roman" w:hAnsi="Times New Roman" w:cs="Times New Roman"/>
          <w:b/>
          <w:bCs/>
          <w:color w:val="000000" w:themeColor="text1"/>
        </w:rPr>
        <w:t>–D</w:t>
      </w:r>
      <w:r w:rsidRPr="007307AC">
        <w:rPr>
          <w:rFonts w:ascii="Times New Roman" w:hAnsi="Times New Roman" w:cs="Times New Roman"/>
          <w:color w:val="000000" w:themeColor="text1"/>
        </w:rPr>
        <w:t>) Albuminuria categories</w:t>
      </w:r>
      <w:r w:rsidR="00CA3B19" w:rsidRPr="007307AC">
        <w:rPr>
          <w:rFonts w:ascii="Times New Roman" w:hAnsi="Times New Roman" w:cs="Times New Roman"/>
          <w:color w:val="000000" w:themeColor="text1"/>
        </w:rPr>
        <w:t xml:space="preserve"> (B), </w:t>
      </w:r>
      <w:r w:rsidR="004B71DD" w:rsidRPr="007307AC">
        <w:rPr>
          <w:rFonts w:ascii="Times New Roman" w:hAnsi="Times New Roman" w:cs="Times New Roman"/>
          <w:color w:val="000000" w:themeColor="text1"/>
        </w:rPr>
        <w:t>p</w:t>
      </w:r>
      <w:r w:rsidRPr="007307AC">
        <w:rPr>
          <w:rFonts w:ascii="Times New Roman" w:hAnsi="Times New Roman" w:cs="Times New Roman"/>
          <w:color w:val="000000" w:themeColor="text1"/>
        </w:rPr>
        <w:t>lasma insulin levels</w:t>
      </w:r>
      <w:r w:rsidR="00CA3B19" w:rsidRPr="007307AC">
        <w:rPr>
          <w:rFonts w:ascii="Times New Roman" w:hAnsi="Times New Roman" w:cs="Times New Roman"/>
          <w:color w:val="000000" w:themeColor="text1"/>
        </w:rPr>
        <w:t xml:space="preserve"> (C), </w:t>
      </w:r>
      <w:r w:rsidR="004B71DD" w:rsidRPr="007307AC">
        <w:rPr>
          <w:rFonts w:ascii="Times New Roman" w:hAnsi="Times New Roman" w:cs="Times New Roman"/>
          <w:color w:val="000000" w:themeColor="text1"/>
        </w:rPr>
        <w:t>s</w:t>
      </w:r>
      <w:r w:rsidRPr="007307AC">
        <w:rPr>
          <w:rFonts w:ascii="Times New Roman" w:hAnsi="Times New Roman" w:cs="Times New Roman"/>
          <w:color w:val="000000" w:themeColor="text1"/>
        </w:rPr>
        <w:t>erum C-peptide levels</w:t>
      </w:r>
      <w:r w:rsidR="00CA3B19" w:rsidRPr="007307AC">
        <w:rPr>
          <w:rFonts w:ascii="Times New Roman" w:hAnsi="Times New Roman" w:cs="Times New Roman"/>
          <w:color w:val="000000" w:themeColor="text1"/>
        </w:rPr>
        <w:t xml:space="preserve"> (D) in patients with</w:t>
      </w:r>
      <w:r w:rsidR="00B360B3" w:rsidRPr="007307AC">
        <w:rPr>
          <w:rFonts w:ascii="Times New Roman" w:hAnsi="Times New Roman" w:cs="Times New Roman"/>
          <w:color w:val="000000" w:themeColor="text1"/>
        </w:rPr>
        <w:t xml:space="preserve"> (</w:t>
      </w:r>
      <w:r w:rsidR="00B360B3" w:rsidRPr="007307AC">
        <w:rPr>
          <w:rFonts w:ascii="Times New Roman" w:hAnsi="Times New Roman" w:cs="Times New Roman"/>
          <w:i/>
          <w:iCs/>
          <w:color w:val="000000" w:themeColor="text1"/>
        </w:rPr>
        <w:t>n</w:t>
      </w:r>
      <w:r w:rsidR="00B360B3" w:rsidRPr="007307AC">
        <w:rPr>
          <w:rFonts w:ascii="Times New Roman" w:hAnsi="Times New Roman" w:cs="Times New Roman"/>
          <w:color w:val="000000" w:themeColor="text1"/>
        </w:rPr>
        <w:t xml:space="preserve"> = 35) </w:t>
      </w:r>
      <w:r w:rsidR="00764362" w:rsidRPr="007307AC">
        <w:rPr>
          <w:rFonts w:ascii="Times New Roman" w:hAnsi="Times New Roman" w:cs="Times New Roman"/>
          <w:color w:val="000000" w:themeColor="text1"/>
        </w:rPr>
        <w:t>or</w:t>
      </w:r>
      <w:r w:rsidR="00B360B3" w:rsidRPr="007307AC">
        <w:rPr>
          <w:rFonts w:ascii="Times New Roman" w:hAnsi="Times New Roman" w:cs="Times New Roman"/>
          <w:color w:val="000000" w:themeColor="text1"/>
        </w:rPr>
        <w:t xml:space="preserve"> without </w:t>
      </w:r>
      <w:r w:rsidR="00CA3B19" w:rsidRPr="007307AC">
        <w:rPr>
          <w:rFonts w:ascii="Times New Roman" w:hAnsi="Times New Roman" w:cs="Times New Roman"/>
          <w:color w:val="000000" w:themeColor="text1"/>
        </w:rPr>
        <w:t>(</w:t>
      </w:r>
      <w:r w:rsidR="00CA3B19" w:rsidRPr="007307AC">
        <w:rPr>
          <w:rFonts w:ascii="Times New Roman" w:hAnsi="Times New Roman" w:cs="Times New Roman"/>
          <w:i/>
          <w:iCs/>
          <w:color w:val="000000" w:themeColor="text1"/>
        </w:rPr>
        <w:t>n</w:t>
      </w:r>
      <w:r w:rsidR="00CA3B19" w:rsidRPr="007307AC">
        <w:rPr>
          <w:rFonts w:ascii="Times New Roman" w:hAnsi="Times New Roman" w:cs="Times New Roman"/>
          <w:color w:val="000000" w:themeColor="text1"/>
        </w:rPr>
        <w:t xml:space="preserve"> = 9)</w:t>
      </w:r>
      <w:r w:rsidR="00B360B3" w:rsidRPr="007307AC">
        <w:rPr>
          <w:rFonts w:ascii="Times New Roman" w:hAnsi="Times New Roman" w:cs="Times New Roman"/>
          <w:color w:val="000000" w:themeColor="text1"/>
        </w:rPr>
        <w:t xml:space="preserve"> the risk allele</w:t>
      </w:r>
      <w:r w:rsidRPr="007307AC">
        <w:rPr>
          <w:rFonts w:ascii="Times New Roman" w:hAnsi="Times New Roman" w:cs="Times New Roman"/>
          <w:color w:val="000000" w:themeColor="text1"/>
        </w:rPr>
        <w:t>.</w:t>
      </w:r>
      <w:r w:rsidR="007F0405" w:rsidRPr="007307AC">
        <w:rPr>
          <w:rFonts w:ascii="Times New Roman" w:hAnsi="Times New Roman" w:cs="Times New Roman"/>
          <w:color w:val="000000" w:themeColor="text1"/>
        </w:rPr>
        <w:t xml:space="preserve"> </w:t>
      </w:r>
      <w:r w:rsidR="00A32B57" w:rsidRPr="007307AC">
        <w:rPr>
          <w:rFonts w:ascii="Times New Roman" w:hAnsi="Times New Roman" w:cs="Times New Roman"/>
          <w:color w:val="000000" w:themeColor="text1"/>
        </w:rPr>
        <w:t>Albuminuria categori</w:t>
      </w:r>
      <w:r w:rsidR="002A6C8F" w:rsidRPr="007307AC">
        <w:rPr>
          <w:rFonts w:ascii="Times New Roman" w:hAnsi="Times New Roman" w:cs="Times New Roman"/>
          <w:color w:val="000000" w:themeColor="text1"/>
        </w:rPr>
        <w:t>es a</w:t>
      </w:r>
      <w:r w:rsidR="00A32B57" w:rsidRPr="007307AC">
        <w:rPr>
          <w:rFonts w:ascii="Times New Roman" w:hAnsi="Times New Roman" w:cs="Times New Roman" w:hint="eastAsia"/>
          <w:color w:val="000000" w:themeColor="text1"/>
        </w:rPr>
        <w:t>c</w:t>
      </w:r>
      <w:r w:rsidR="00A32B57" w:rsidRPr="007307AC">
        <w:rPr>
          <w:rFonts w:ascii="Times New Roman" w:hAnsi="Times New Roman" w:cs="Times New Roman"/>
          <w:color w:val="000000" w:themeColor="text1"/>
        </w:rPr>
        <w:t>cording to the</w:t>
      </w:r>
      <w:r w:rsidR="002A6C8F" w:rsidRPr="007307AC">
        <w:rPr>
          <w:rFonts w:ascii="Times New Roman" w:hAnsi="Times New Roman" w:cs="Times New Roman"/>
          <w:color w:val="000000" w:themeColor="text1"/>
        </w:rPr>
        <w:t xml:space="preserve"> KDIGO 2022 </w:t>
      </w:r>
      <w:r w:rsidR="00A32B57" w:rsidRPr="007307AC">
        <w:rPr>
          <w:rFonts w:ascii="Times New Roman" w:hAnsi="Times New Roman" w:cs="Times New Roman"/>
          <w:color w:val="000000" w:themeColor="text1"/>
        </w:rPr>
        <w:t xml:space="preserve">Clinical Practice Guideline </w:t>
      </w:r>
      <w:r w:rsidR="00A32B57" w:rsidRPr="007307AC">
        <w:rPr>
          <w:rFonts w:ascii="Times New Roman" w:hAnsi="Times New Roman" w:cs="Times New Roman"/>
          <w:color w:val="000000" w:themeColor="text1"/>
        </w:rPr>
        <w:fldChar w:fldCharType="begin">
          <w:fldData xml:space="preserve">PEVuZE5vdGU+PENpdGU+PEF1dGhvcj5LRElHTzwvQXV0aG9yPjxZZWFyPjIwMjI8L1llYXI+PFJl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</w:fldData>
        </w:fldChar>
      </w:r>
      <w:r w:rsidR="00A32B57" w:rsidRPr="007307AC">
        <w:rPr>
          <w:rFonts w:ascii="Times New Roman" w:hAnsi="Times New Roman" w:cs="Times New Roman"/>
          <w:color w:val="000000" w:themeColor="text1"/>
        </w:rPr>
        <w:instrText xml:space="preserve"> ADDIN EN.CITE </w:instrText>
      </w:r>
      <w:r w:rsidR="00A32B57" w:rsidRPr="007307AC">
        <w:rPr>
          <w:rFonts w:ascii="Times New Roman" w:hAnsi="Times New Roman" w:cs="Times New Roman"/>
          <w:color w:val="000000" w:themeColor="text1"/>
        </w:rPr>
        <w:fldChar w:fldCharType="begin">
          <w:fldData xml:space="preserve">PEVuZE5vdGU+PENpdGU+PEF1dGhvcj5LRElHTzwvQXV0aG9yPjxZZWFyPjIwMjI8L1llYXI+PFJl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</w:fldData>
        </w:fldChar>
      </w:r>
      <w:r w:rsidR="00A32B57" w:rsidRPr="007307AC">
        <w:rPr>
          <w:rFonts w:ascii="Times New Roman" w:hAnsi="Times New Roman" w:cs="Times New Roman"/>
          <w:color w:val="000000" w:themeColor="text1"/>
        </w:rPr>
        <w:instrText xml:space="preserve"> ADDIN EN.CITE.DATA </w:instrText>
      </w:r>
      <w:r w:rsidR="00A32B57" w:rsidRPr="007307AC">
        <w:rPr>
          <w:rFonts w:ascii="Times New Roman" w:hAnsi="Times New Roman" w:cs="Times New Roman"/>
          <w:color w:val="000000" w:themeColor="text1"/>
        </w:rPr>
      </w:r>
      <w:r w:rsidR="00A32B57" w:rsidRPr="007307AC">
        <w:rPr>
          <w:rFonts w:ascii="Times New Roman" w:hAnsi="Times New Roman" w:cs="Times New Roman"/>
          <w:color w:val="000000" w:themeColor="text1"/>
        </w:rPr>
        <w:fldChar w:fldCharType="end"/>
      </w:r>
      <w:r w:rsidR="00A32B57" w:rsidRPr="007307AC">
        <w:rPr>
          <w:rFonts w:ascii="Times New Roman" w:hAnsi="Times New Roman" w:cs="Times New Roman"/>
          <w:color w:val="000000" w:themeColor="text1"/>
        </w:rPr>
      </w:r>
      <w:r w:rsidR="00A32B57" w:rsidRPr="007307AC">
        <w:rPr>
          <w:rFonts w:ascii="Times New Roman" w:hAnsi="Times New Roman" w:cs="Times New Roman"/>
          <w:color w:val="000000" w:themeColor="text1"/>
        </w:rPr>
        <w:fldChar w:fldCharType="separate"/>
      </w:r>
      <w:r w:rsidR="00A32B57" w:rsidRPr="007307AC">
        <w:rPr>
          <w:rFonts w:ascii="Times New Roman" w:hAnsi="Times New Roman" w:cs="Times New Roman"/>
          <w:noProof/>
          <w:color w:val="000000" w:themeColor="text1"/>
        </w:rPr>
        <w:t>(KDIGO, 2022)</w:t>
      </w:r>
      <w:r w:rsidR="00A32B57" w:rsidRPr="007307AC">
        <w:rPr>
          <w:rFonts w:ascii="Times New Roman" w:hAnsi="Times New Roman" w:cs="Times New Roman"/>
          <w:color w:val="000000" w:themeColor="text1"/>
        </w:rPr>
        <w:fldChar w:fldCharType="end"/>
      </w:r>
      <w:r w:rsidR="002A6C8F" w:rsidRPr="007307AC">
        <w:rPr>
          <w:rFonts w:ascii="Times New Roman" w:hAnsi="Times New Roman" w:cs="Times New Roman"/>
          <w:color w:val="000000" w:themeColor="text1"/>
        </w:rPr>
        <w:t xml:space="preserve">. </w:t>
      </w:r>
      <w:r w:rsidR="007F0405" w:rsidRPr="007307AC">
        <w:rPr>
          <w:rFonts w:ascii="Times New Roman" w:hAnsi="Times New Roman" w:cs="Times New Roman"/>
          <w:color w:val="000000" w:themeColor="text1"/>
        </w:rPr>
        <w:t>Data are presented as mean ± SEM. Statistical significance was determined by Mann–Wh</w:t>
      </w:r>
      <w:r w:rsidR="007F0405" w:rsidRPr="00D97353">
        <w:rPr>
          <w:rFonts w:ascii="Times New Roman" w:hAnsi="Times New Roman" w:cs="Times New Roman"/>
          <w:color w:val="000000"/>
        </w:rPr>
        <w:t xml:space="preserve">itney </w:t>
      </w:r>
      <w:r w:rsidR="007F0405" w:rsidRPr="00D97353">
        <w:rPr>
          <w:rFonts w:ascii="Times New Roman" w:hAnsi="Times New Roman" w:cs="Times New Roman"/>
          <w:i/>
          <w:iCs/>
          <w:color w:val="000000"/>
        </w:rPr>
        <w:t>U</w:t>
      </w:r>
      <w:r w:rsidR="007F0405" w:rsidRPr="00D97353">
        <w:rPr>
          <w:rFonts w:ascii="Times New Roman" w:hAnsi="Times New Roman" w:cs="Times New Roman"/>
          <w:color w:val="000000"/>
        </w:rPr>
        <w:t xml:space="preserve"> test: </w:t>
      </w:r>
      <w:r w:rsidR="007F0405" w:rsidRPr="00346B4D">
        <w:rPr>
          <w:rFonts w:ascii="Times New Roman" w:hAnsi="Times New Roman" w:cs="Times New Roman"/>
          <w:color w:val="000000" w:themeColor="text1"/>
        </w:rPr>
        <w:t>*</w:t>
      </w:r>
      <w:r w:rsidR="007F0405" w:rsidRPr="00346B4D">
        <w:rPr>
          <w:rFonts w:ascii="Times New Roman" w:hAnsi="Times New Roman" w:cs="Times New Roman"/>
          <w:i/>
          <w:iCs/>
          <w:color w:val="000000" w:themeColor="text1"/>
        </w:rPr>
        <w:t>P</w:t>
      </w:r>
      <w:r w:rsidR="007F0405" w:rsidRPr="00346B4D">
        <w:rPr>
          <w:rFonts w:ascii="Times New Roman" w:hAnsi="Times New Roman" w:cs="Times New Roman"/>
          <w:color w:val="000000" w:themeColor="text1"/>
        </w:rPr>
        <w:t xml:space="preserve"> = 0.0264 (</w:t>
      </w:r>
      <w:r w:rsidR="007F0405" w:rsidRPr="00D97353">
        <w:rPr>
          <w:rFonts w:ascii="Times New Roman" w:hAnsi="Times New Roman" w:cs="Times New Roman"/>
          <w:color w:val="000000"/>
        </w:rPr>
        <w:t>B); n.s., not significant (C, D).</w:t>
      </w:r>
    </w:p>
    <w:p w14:paraId="66644B71" w14:textId="77777777" w:rsidR="00DB4640" w:rsidRDefault="00DB4640" w:rsidP="00990849">
      <w:pPr>
        <w:suppressLineNumbers/>
        <w:spacing w:line="360" w:lineRule="auto"/>
        <w:rPr>
          <w:rFonts w:ascii="Times New Roman" w:hAnsi="Times New Roman" w:cs="Times New Roman"/>
          <w:color w:val="000000"/>
        </w:rPr>
      </w:pPr>
    </w:p>
    <w:p w14:paraId="7E3138E7" w14:textId="2962F5FF" w:rsidR="00DB4640" w:rsidRDefault="00DB4640" w:rsidP="00990849">
      <w:pPr>
        <w:suppressLineNumbers/>
        <w:rPr>
          <w:rFonts w:ascii="Times New Roman" w:hAnsi="Times New Roman" w:cs="Times New Roman"/>
          <w:color w:val="000000"/>
        </w:rPr>
      </w:pPr>
    </w:p>
    <w:p w14:paraId="0D635B08" w14:textId="77777777" w:rsidR="00DB4640" w:rsidRPr="006E4CFD" w:rsidRDefault="00DB4640" w:rsidP="00990849">
      <w:pPr>
        <w:suppressLineNumbers/>
        <w:rPr>
          <w:rFonts w:ascii="Times New Roman" w:hAnsi="Times New Roman" w:cs="Times New Roman"/>
        </w:rPr>
      </w:pPr>
    </w:p>
    <w:p w14:paraId="4C880580" w14:textId="77777777" w:rsidR="003811E3" w:rsidRPr="006E4CFD" w:rsidRDefault="003811E3" w:rsidP="00990849">
      <w:pPr>
        <w:suppressLineNumbers/>
        <w:spacing w:line="360" w:lineRule="auto"/>
        <w:rPr>
          <w:rFonts w:ascii="Times New Roman" w:hAnsi="Times New Roman" w:cs="Times New Roman"/>
        </w:rPr>
      </w:pPr>
    </w:p>
    <w:p w14:paraId="7691FAAA" w14:textId="6318100A" w:rsidR="007C6A96" w:rsidRPr="006E4CFD" w:rsidRDefault="007C6A96" w:rsidP="00A63CE0">
      <w:pPr>
        <w:suppressLineNumbers/>
        <w:spacing w:line="480" w:lineRule="auto"/>
        <w:rPr>
          <w:rFonts w:ascii="Times New Roman" w:hAnsi="Times New Roman" w:cs="Times New Roman"/>
          <w:b/>
          <w:bCs/>
        </w:rPr>
      </w:pPr>
    </w:p>
    <w:sectPr w:rsidR="007C6A96" w:rsidRPr="006E4CFD" w:rsidSect="003F35CE">
      <w:headerReference w:type="default" r:id="rId15"/>
      <w:footerReference w:type="even" r:id="rId16"/>
      <w:footerReference w:type="default" r:id="rId17"/>
      <w:pgSz w:w="11906" w:h="16838"/>
      <w:pgMar w:top="1440" w:right="1077" w:bottom="1440" w:left="1077" w:header="851" w:footer="992" w:gutter="0"/>
      <w:lnNumType w:countBy="1" w:restart="continuous"/>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Office User" w:date="2026-03-12T08:05:00Z" w:initials="MOU">
    <w:p w14:paraId="1F0F3CA5" w14:textId="77777777" w:rsidR="00A77797" w:rsidRPr="00D404C2" w:rsidRDefault="00A77797">
      <w:pPr>
        <w:pStyle w:val="CommentText"/>
      </w:pPr>
      <w:r>
        <w:rPr>
          <w:rStyle w:val="CommentReference"/>
        </w:rPr>
        <w:annotationRef/>
      </w:r>
      <w:r>
        <w:t>Please change only UUU to subscript (Lys is retained in superscript).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0F3C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5CF244">
    <w16cex:extLst>
      <w16:ext w16:uri="{CE6994B0-6A32-4C9F-8C6B-6E91EDA988CE}">
        <cr:reactions xmlns:cr="http://schemas.microsoft.com/office/comments/2020/reactions">
          <cr:reaction reactionType="1">
            <cr:reactionInfo dateUtc="2026-03-12T08:27:08Z">
              <cr:user userId="S::cornelius.schneider@embo365.org::9f873f13-fceb-4b39-b16e-c7ff877434ab" userProvider="AD" userName="Cornelius Schneide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0F3CA5" w16cid:durableId="2D5CF2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759A7" w14:textId="77777777" w:rsidR="00E6682F" w:rsidRDefault="00E6682F">
      <w:r>
        <w:separator/>
      </w:r>
    </w:p>
  </w:endnote>
  <w:endnote w:type="continuationSeparator" w:id="0">
    <w:p w14:paraId="3085C098" w14:textId="77777777" w:rsidR="00E6682F" w:rsidRDefault="00E66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webkit-standard">
    <w:altName w:val="Cambria"/>
    <w:charset w:val="00"/>
    <w:family w:val="roman"/>
    <w:pitch w:val="default"/>
  </w:font>
  <w:font w:name="Yu Gothic">
    <w:altName w:val="游ゴシック"/>
    <w:panose1 w:val="020B0400000000000000"/>
    <w:charset w:val="80"/>
    <w:family w:val="swiss"/>
    <w:pitch w:val="variable"/>
    <w:sig w:usb0="E00002FF" w:usb1="2AC7FDFF" w:usb2="00000016" w:usb3="00000000" w:csb0="0002009F" w:csb1="00000000"/>
  </w:font>
  <w:font w:name="Meiryo">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9277683"/>
      <w:docPartObj>
        <w:docPartGallery w:val="Page Numbers (Bottom of Page)"/>
        <w:docPartUnique/>
      </w:docPartObj>
    </w:sdtPr>
    <w:sdtContent>
      <w:p w14:paraId="1B573340" w14:textId="77777777" w:rsidR="00936474" w:rsidRDefault="00936474" w:rsidP="00CD5B4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55D0D3" w14:textId="77777777" w:rsidR="00936474" w:rsidRDefault="00936474" w:rsidP="0043688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6853691"/>
      <w:docPartObj>
        <w:docPartGallery w:val="Page Numbers (Bottom of Page)"/>
        <w:docPartUnique/>
      </w:docPartObj>
    </w:sdtPr>
    <w:sdtContent>
      <w:p w14:paraId="7885935F" w14:textId="77777777" w:rsidR="00936474" w:rsidRDefault="00936474" w:rsidP="00CD5B43">
        <w:pPr>
          <w:pStyle w:val="Footer"/>
          <w:framePr w:wrap="none" w:vAnchor="text" w:hAnchor="margin" w:xAlign="center" w:y="1"/>
          <w:jc w:val="lef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73A18B" w14:textId="77777777" w:rsidR="00936474" w:rsidRDefault="00936474" w:rsidP="0043688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6364745"/>
      <w:docPartObj>
        <w:docPartGallery w:val="Page Numbers (Bottom of Page)"/>
        <w:docPartUnique/>
      </w:docPartObj>
    </w:sdtPr>
    <w:sdtContent>
      <w:p w14:paraId="3D27919D" w14:textId="4716784C" w:rsidR="00936474" w:rsidRDefault="00936474" w:rsidP="00CD5B4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D9AF51" w14:textId="77777777" w:rsidR="00936474" w:rsidRDefault="00936474" w:rsidP="0043688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2326749"/>
      <w:docPartObj>
        <w:docPartGallery w:val="Page Numbers (Bottom of Page)"/>
        <w:docPartUnique/>
      </w:docPartObj>
    </w:sdtPr>
    <w:sdtContent>
      <w:p w14:paraId="0F1CFFB2" w14:textId="3B6DA154" w:rsidR="00936474" w:rsidRDefault="00936474" w:rsidP="00CD5B43">
        <w:pPr>
          <w:pStyle w:val="Footer"/>
          <w:framePr w:wrap="none" w:vAnchor="text" w:hAnchor="margin" w:xAlign="center" w:y="1"/>
          <w:jc w:val="lef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75CD326" w14:textId="77777777" w:rsidR="00936474" w:rsidRDefault="00936474" w:rsidP="0043688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AE49A" w14:textId="77777777" w:rsidR="00E6682F" w:rsidRDefault="00E6682F">
      <w:r>
        <w:separator/>
      </w:r>
    </w:p>
  </w:footnote>
  <w:footnote w:type="continuationSeparator" w:id="0">
    <w:p w14:paraId="625F2CAC" w14:textId="77777777" w:rsidR="00E6682F" w:rsidRDefault="00E668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EAE7D" w14:textId="77777777" w:rsidR="00936474" w:rsidRDefault="00936474" w:rsidP="00524894">
    <w:pPr>
      <w:pStyle w:val="Header"/>
      <w:jc w:val="right"/>
    </w:pPr>
    <w:r>
      <w:t xml:space="preserve">Nagata </w:t>
    </w:r>
    <w:r w:rsidRPr="00524894">
      <w:rPr>
        <w:i/>
        <w:iCs/>
      </w:rPr>
      <w:t>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7B3A8" w14:textId="64216696" w:rsidR="00936474" w:rsidRDefault="00936474" w:rsidP="00524894">
    <w:pPr>
      <w:pStyle w:val="Header"/>
      <w:jc w:val="right"/>
    </w:pPr>
    <w:r>
      <w:t xml:space="preserve">Nagata </w:t>
    </w:r>
    <w:r w:rsidRPr="00524894">
      <w:rPr>
        <w:i/>
        <w:iCs/>
      </w:rPr>
      <w:t>et 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DD2"/>
    <w:multiLevelType w:val="hybridMultilevel"/>
    <w:tmpl w:val="F64EC030"/>
    <w:lvl w:ilvl="0" w:tplc="4B1C01A2">
      <w:numFmt w:val="bullet"/>
      <w:lvlText w:val=""/>
      <w:lvlJc w:val="left"/>
      <w:pPr>
        <w:ind w:left="360" w:hanging="360"/>
      </w:pPr>
      <w:rPr>
        <w:rFonts w:ascii="Wingdings" w:eastAsia="MS PGothic" w:hAnsi="Wingdings" w:cs="Times New Roman"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4F72951"/>
    <w:multiLevelType w:val="hybridMultilevel"/>
    <w:tmpl w:val="6D164A1E"/>
    <w:lvl w:ilvl="0" w:tplc="C90A3838">
      <w:start w:val="1"/>
      <w:numFmt w:val="upperLetter"/>
      <w:lvlText w:val="(%1)"/>
      <w:lvlJc w:val="left"/>
      <w:pPr>
        <w:tabs>
          <w:tab w:val="num" w:pos="720"/>
        </w:tabs>
        <w:ind w:left="720" w:hanging="360"/>
      </w:pPr>
    </w:lvl>
    <w:lvl w:ilvl="1" w:tplc="43EAB872" w:tentative="1">
      <w:start w:val="1"/>
      <w:numFmt w:val="upperLetter"/>
      <w:lvlText w:val="(%2)"/>
      <w:lvlJc w:val="left"/>
      <w:pPr>
        <w:tabs>
          <w:tab w:val="num" w:pos="1440"/>
        </w:tabs>
        <w:ind w:left="1440" w:hanging="360"/>
      </w:pPr>
    </w:lvl>
    <w:lvl w:ilvl="2" w:tplc="93FEFA44" w:tentative="1">
      <w:start w:val="1"/>
      <w:numFmt w:val="upperLetter"/>
      <w:lvlText w:val="(%3)"/>
      <w:lvlJc w:val="left"/>
      <w:pPr>
        <w:tabs>
          <w:tab w:val="num" w:pos="2160"/>
        </w:tabs>
        <w:ind w:left="2160" w:hanging="360"/>
      </w:pPr>
    </w:lvl>
    <w:lvl w:ilvl="3" w:tplc="B3D0E362" w:tentative="1">
      <w:start w:val="1"/>
      <w:numFmt w:val="upperLetter"/>
      <w:lvlText w:val="(%4)"/>
      <w:lvlJc w:val="left"/>
      <w:pPr>
        <w:tabs>
          <w:tab w:val="num" w:pos="2880"/>
        </w:tabs>
        <w:ind w:left="2880" w:hanging="360"/>
      </w:pPr>
    </w:lvl>
    <w:lvl w:ilvl="4" w:tplc="DDB28DB4" w:tentative="1">
      <w:start w:val="1"/>
      <w:numFmt w:val="upperLetter"/>
      <w:lvlText w:val="(%5)"/>
      <w:lvlJc w:val="left"/>
      <w:pPr>
        <w:tabs>
          <w:tab w:val="num" w:pos="3600"/>
        </w:tabs>
        <w:ind w:left="3600" w:hanging="360"/>
      </w:pPr>
    </w:lvl>
    <w:lvl w:ilvl="5" w:tplc="988E2548" w:tentative="1">
      <w:start w:val="1"/>
      <w:numFmt w:val="upperLetter"/>
      <w:lvlText w:val="(%6)"/>
      <w:lvlJc w:val="left"/>
      <w:pPr>
        <w:tabs>
          <w:tab w:val="num" w:pos="4320"/>
        </w:tabs>
        <w:ind w:left="4320" w:hanging="360"/>
      </w:pPr>
    </w:lvl>
    <w:lvl w:ilvl="6" w:tplc="86AE4EAC" w:tentative="1">
      <w:start w:val="1"/>
      <w:numFmt w:val="upperLetter"/>
      <w:lvlText w:val="(%7)"/>
      <w:lvlJc w:val="left"/>
      <w:pPr>
        <w:tabs>
          <w:tab w:val="num" w:pos="5040"/>
        </w:tabs>
        <w:ind w:left="5040" w:hanging="360"/>
      </w:pPr>
    </w:lvl>
    <w:lvl w:ilvl="7" w:tplc="B00EA356" w:tentative="1">
      <w:start w:val="1"/>
      <w:numFmt w:val="upperLetter"/>
      <w:lvlText w:val="(%8)"/>
      <w:lvlJc w:val="left"/>
      <w:pPr>
        <w:tabs>
          <w:tab w:val="num" w:pos="5760"/>
        </w:tabs>
        <w:ind w:left="5760" w:hanging="360"/>
      </w:pPr>
    </w:lvl>
    <w:lvl w:ilvl="8" w:tplc="C76618D8" w:tentative="1">
      <w:start w:val="1"/>
      <w:numFmt w:val="upperLetter"/>
      <w:lvlText w:val="(%9)"/>
      <w:lvlJc w:val="left"/>
      <w:pPr>
        <w:tabs>
          <w:tab w:val="num" w:pos="6480"/>
        </w:tabs>
        <w:ind w:left="6480" w:hanging="360"/>
      </w:pPr>
    </w:lvl>
  </w:abstractNum>
  <w:abstractNum w:abstractNumId="2" w15:restartNumberingAfterBreak="0">
    <w:nsid w:val="08F673D4"/>
    <w:multiLevelType w:val="hybridMultilevel"/>
    <w:tmpl w:val="ED487FFC"/>
    <w:lvl w:ilvl="0" w:tplc="BD120A72">
      <w:start w:val="1"/>
      <w:numFmt w:val="upperRoman"/>
      <w:lvlText w:val="(%1)"/>
      <w:lvlJc w:val="left"/>
      <w:pPr>
        <w:ind w:left="720" w:hanging="720"/>
      </w:pPr>
      <w:rPr>
        <w:rFonts w:hint="default"/>
      </w:rPr>
    </w:lvl>
    <w:lvl w:ilvl="1" w:tplc="28ACC522" w:tentative="1">
      <w:start w:val="1"/>
      <w:numFmt w:val="aiueoFullWidth"/>
      <w:lvlText w:val="(%2)"/>
      <w:lvlJc w:val="left"/>
      <w:pPr>
        <w:ind w:left="880" w:hanging="440"/>
      </w:pPr>
    </w:lvl>
    <w:lvl w:ilvl="2" w:tplc="5FE42AE8" w:tentative="1">
      <w:start w:val="1"/>
      <w:numFmt w:val="decimalEnclosedCircle"/>
      <w:lvlText w:val="%3"/>
      <w:lvlJc w:val="left"/>
      <w:pPr>
        <w:ind w:left="1320" w:hanging="440"/>
      </w:pPr>
    </w:lvl>
    <w:lvl w:ilvl="3" w:tplc="94D8AB72" w:tentative="1">
      <w:start w:val="1"/>
      <w:numFmt w:val="decimal"/>
      <w:lvlText w:val="%4."/>
      <w:lvlJc w:val="left"/>
      <w:pPr>
        <w:ind w:left="1760" w:hanging="440"/>
      </w:pPr>
    </w:lvl>
    <w:lvl w:ilvl="4" w:tplc="E1B0C22C" w:tentative="1">
      <w:start w:val="1"/>
      <w:numFmt w:val="aiueoFullWidth"/>
      <w:lvlText w:val="(%5)"/>
      <w:lvlJc w:val="left"/>
      <w:pPr>
        <w:ind w:left="2200" w:hanging="440"/>
      </w:pPr>
    </w:lvl>
    <w:lvl w:ilvl="5" w:tplc="83F23FB2" w:tentative="1">
      <w:start w:val="1"/>
      <w:numFmt w:val="decimalEnclosedCircle"/>
      <w:lvlText w:val="%6"/>
      <w:lvlJc w:val="left"/>
      <w:pPr>
        <w:ind w:left="2640" w:hanging="440"/>
      </w:pPr>
    </w:lvl>
    <w:lvl w:ilvl="6" w:tplc="EB18805E" w:tentative="1">
      <w:start w:val="1"/>
      <w:numFmt w:val="decimal"/>
      <w:lvlText w:val="%7."/>
      <w:lvlJc w:val="left"/>
      <w:pPr>
        <w:ind w:left="3080" w:hanging="440"/>
      </w:pPr>
    </w:lvl>
    <w:lvl w:ilvl="7" w:tplc="28547ECE" w:tentative="1">
      <w:start w:val="1"/>
      <w:numFmt w:val="aiueoFullWidth"/>
      <w:lvlText w:val="(%8)"/>
      <w:lvlJc w:val="left"/>
      <w:pPr>
        <w:ind w:left="3520" w:hanging="440"/>
      </w:pPr>
    </w:lvl>
    <w:lvl w:ilvl="8" w:tplc="2E04D1D2" w:tentative="1">
      <w:start w:val="1"/>
      <w:numFmt w:val="decimalEnclosedCircle"/>
      <w:lvlText w:val="%9"/>
      <w:lvlJc w:val="left"/>
      <w:pPr>
        <w:ind w:left="3960" w:hanging="440"/>
      </w:pPr>
    </w:lvl>
  </w:abstractNum>
  <w:abstractNum w:abstractNumId="3" w15:restartNumberingAfterBreak="0">
    <w:nsid w:val="2DDF76DF"/>
    <w:multiLevelType w:val="hybridMultilevel"/>
    <w:tmpl w:val="14EA9B52"/>
    <w:lvl w:ilvl="0" w:tplc="EFB0F4E2">
      <w:numFmt w:val="bullet"/>
      <w:lvlText w:val=""/>
      <w:lvlJc w:val="left"/>
      <w:pPr>
        <w:ind w:left="360" w:hanging="360"/>
      </w:pPr>
      <w:rPr>
        <w:rFonts w:ascii="Wingdings" w:eastAsia="MS PGothic" w:hAnsi="Wingdings" w:cs="Times New Roman"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318C0698"/>
    <w:multiLevelType w:val="multilevel"/>
    <w:tmpl w:val="48D48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D16ACE"/>
    <w:multiLevelType w:val="hybridMultilevel"/>
    <w:tmpl w:val="3B5CCB5A"/>
    <w:lvl w:ilvl="0" w:tplc="4AD2CBEE">
      <w:start w:val="3"/>
      <w:numFmt w:val="bullet"/>
      <w:lvlText w:val="・"/>
      <w:lvlJc w:val="left"/>
      <w:pPr>
        <w:ind w:left="360" w:hanging="360"/>
      </w:pPr>
      <w:rPr>
        <w:rFonts w:ascii="MS PGothic" w:eastAsia="MS PGothic" w:hAnsi="MS PGothic" w:cs="MS PGothic" w:hint="eastAsia"/>
      </w:rPr>
    </w:lvl>
    <w:lvl w:ilvl="1" w:tplc="E550CC60" w:tentative="1">
      <w:start w:val="1"/>
      <w:numFmt w:val="bullet"/>
      <w:lvlText w:val=""/>
      <w:lvlJc w:val="left"/>
      <w:pPr>
        <w:ind w:left="840" w:hanging="420"/>
      </w:pPr>
      <w:rPr>
        <w:rFonts w:ascii="Wingdings" w:hAnsi="Wingdings" w:hint="default"/>
      </w:rPr>
    </w:lvl>
    <w:lvl w:ilvl="2" w:tplc="F4D4EBD2" w:tentative="1">
      <w:start w:val="1"/>
      <w:numFmt w:val="bullet"/>
      <w:lvlText w:val=""/>
      <w:lvlJc w:val="left"/>
      <w:pPr>
        <w:ind w:left="1260" w:hanging="420"/>
      </w:pPr>
      <w:rPr>
        <w:rFonts w:ascii="Wingdings" w:hAnsi="Wingdings" w:hint="default"/>
      </w:rPr>
    </w:lvl>
    <w:lvl w:ilvl="3" w:tplc="733C513A" w:tentative="1">
      <w:start w:val="1"/>
      <w:numFmt w:val="bullet"/>
      <w:lvlText w:val=""/>
      <w:lvlJc w:val="left"/>
      <w:pPr>
        <w:ind w:left="1680" w:hanging="420"/>
      </w:pPr>
      <w:rPr>
        <w:rFonts w:ascii="Wingdings" w:hAnsi="Wingdings" w:hint="default"/>
      </w:rPr>
    </w:lvl>
    <w:lvl w:ilvl="4" w:tplc="A8429314" w:tentative="1">
      <w:start w:val="1"/>
      <w:numFmt w:val="bullet"/>
      <w:lvlText w:val=""/>
      <w:lvlJc w:val="left"/>
      <w:pPr>
        <w:ind w:left="2100" w:hanging="420"/>
      </w:pPr>
      <w:rPr>
        <w:rFonts w:ascii="Wingdings" w:hAnsi="Wingdings" w:hint="default"/>
      </w:rPr>
    </w:lvl>
    <w:lvl w:ilvl="5" w:tplc="DA5ED824" w:tentative="1">
      <w:start w:val="1"/>
      <w:numFmt w:val="bullet"/>
      <w:lvlText w:val=""/>
      <w:lvlJc w:val="left"/>
      <w:pPr>
        <w:ind w:left="2520" w:hanging="420"/>
      </w:pPr>
      <w:rPr>
        <w:rFonts w:ascii="Wingdings" w:hAnsi="Wingdings" w:hint="default"/>
      </w:rPr>
    </w:lvl>
    <w:lvl w:ilvl="6" w:tplc="83B428AA" w:tentative="1">
      <w:start w:val="1"/>
      <w:numFmt w:val="bullet"/>
      <w:lvlText w:val=""/>
      <w:lvlJc w:val="left"/>
      <w:pPr>
        <w:ind w:left="2940" w:hanging="420"/>
      </w:pPr>
      <w:rPr>
        <w:rFonts w:ascii="Wingdings" w:hAnsi="Wingdings" w:hint="default"/>
      </w:rPr>
    </w:lvl>
    <w:lvl w:ilvl="7" w:tplc="7C74DAE8" w:tentative="1">
      <w:start w:val="1"/>
      <w:numFmt w:val="bullet"/>
      <w:lvlText w:val=""/>
      <w:lvlJc w:val="left"/>
      <w:pPr>
        <w:ind w:left="3360" w:hanging="420"/>
      </w:pPr>
      <w:rPr>
        <w:rFonts w:ascii="Wingdings" w:hAnsi="Wingdings" w:hint="default"/>
      </w:rPr>
    </w:lvl>
    <w:lvl w:ilvl="8" w:tplc="8DC0789C" w:tentative="1">
      <w:start w:val="1"/>
      <w:numFmt w:val="bullet"/>
      <w:lvlText w:val=""/>
      <w:lvlJc w:val="left"/>
      <w:pPr>
        <w:ind w:left="3780" w:hanging="420"/>
      </w:pPr>
      <w:rPr>
        <w:rFonts w:ascii="Wingdings" w:hAnsi="Wingdings" w:hint="default"/>
      </w:rPr>
    </w:lvl>
  </w:abstractNum>
  <w:abstractNum w:abstractNumId="6" w15:restartNumberingAfterBreak="0">
    <w:nsid w:val="461F628E"/>
    <w:multiLevelType w:val="multilevel"/>
    <w:tmpl w:val="6816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B27D4"/>
    <w:multiLevelType w:val="hybridMultilevel"/>
    <w:tmpl w:val="902679F0"/>
    <w:lvl w:ilvl="0" w:tplc="DC7E8408">
      <w:numFmt w:val="bullet"/>
      <w:lvlText w:val=""/>
      <w:lvlJc w:val="left"/>
      <w:pPr>
        <w:ind w:left="360" w:hanging="360"/>
      </w:pPr>
      <w:rPr>
        <w:rFonts w:ascii="Wingdings" w:eastAsia="MS PGothic" w:hAnsi="Wingdings" w:cs="Times New Roman"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 w15:restartNumberingAfterBreak="0">
    <w:nsid w:val="4CE110C4"/>
    <w:multiLevelType w:val="multilevel"/>
    <w:tmpl w:val="E0B0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DF04E1"/>
    <w:multiLevelType w:val="multilevel"/>
    <w:tmpl w:val="B1CED5C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577656">
    <w:abstractNumId w:val="8"/>
  </w:num>
  <w:num w:numId="2" w16cid:durableId="1514954438">
    <w:abstractNumId w:val="9"/>
  </w:num>
  <w:num w:numId="3" w16cid:durableId="1393964440">
    <w:abstractNumId w:val="2"/>
  </w:num>
  <w:num w:numId="4" w16cid:durableId="238441858">
    <w:abstractNumId w:val="1"/>
  </w:num>
  <w:num w:numId="5" w16cid:durableId="944464333">
    <w:abstractNumId w:val="5"/>
  </w:num>
  <w:num w:numId="6" w16cid:durableId="493496500">
    <w:abstractNumId w:val="4"/>
  </w:num>
  <w:num w:numId="7" w16cid:durableId="2091735513">
    <w:abstractNumId w:val="6"/>
  </w:num>
  <w:num w:numId="8" w16cid:durableId="1628703999">
    <w:abstractNumId w:val="3"/>
  </w:num>
  <w:num w:numId="9" w16cid:durableId="1906795246">
    <w:abstractNumId w:val="7"/>
  </w:num>
  <w:num w:numId="10" w16cid:durableId="127463405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bordersDoNotSurroundHeader/>
  <w:bordersDoNotSurroundFooter/>
  <w:defaultTabStop w:val="840"/>
  <w:drawingGridHorizontalSpacing w:val="122"/>
  <w:drawingGridVerticalSpacing w:val="357"/>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EMBO J&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vp0a92wx6029e7efzf1p20awxta90r2rwvx0&quot;&gt;学位論文&lt;record-ids&gt;&lt;item&gt;3&lt;/item&gt;&lt;item&gt;7&lt;/item&gt;&lt;item&gt;14&lt;/item&gt;&lt;item&gt;17&lt;/item&gt;&lt;item&gt;18&lt;/item&gt;&lt;item&gt;19&lt;/item&gt;&lt;item&gt;21&lt;/item&gt;&lt;item&gt;25&lt;/item&gt;&lt;item&gt;29&lt;/item&gt;&lt;item&gt;33&lt;/item&gt;&lt;item&gt;36&lt;/item&gt;&lt;item&gt;39&lt;/item&gt;&lt;item&gt;40&lt;/item&gt;&lt;item&gt;48&lt;/item&gt;&lt;item&gt;49&lt;/item&gt;&lt;item&gt;50&lt;/item&gt;&lt;item&gt;53&lt;/item&gt;&lt;item&gt;90&lt;/item&gt;&lt;item&gt;113&lt;/item&gt;&lt;item&gt;116&lt;/item&gt;&lt;item&gt;122&lt;/item&gt;&lt;item&gt;123&lt;/item&gt;&lt;item&gt;126&lt;/item&gt;&lt;item&gt;128&lt;/item&gt;&lt;item&gt;129&lt;/item&gt;&lt;item&gt;130&lt;/item&gt;&lt;item&gt;131&lt;/item&gt;&lt;item&gt;135&lt;/item&gt;&lt;item&gt;136&lt;/item&gt;&lt;item&gt;138&lt;/item&gt;&lt;item&gt;139&lt;/item&gt;&lt;item&gt;148&lt;/item&gt;&lt;item&gt;150&lt;/item&gt;&lt;item&gt;151&lt;/item&gt;&lt;item&gt;152&lt;/item&gt;&lt;item&gt;157&lt;/item&gt;&lt;item&gt;158&lt;/item&gt;&lt;item&gt;160&lt;/item&gt;&lt;item&gt;162&lt;/item&gt;&lt;item&gt;167&lt;/item&gt;&lt;item&gt;168&lt;/item&gt;&lt;item&gt;184&lt;/item&gt;&lt;item&gt;185&lt;/item&gt;&lt;item&gt;186&lt;/item&gt;&lt;item&gt;187&lt;/item&gt;&lt;item&gt;188&lt;/item&gt;&lt;item&gt;189&lt;/item&gt;&lt;item&gt;191&lt;/item&gt;&lt;item&gt;192&lt;/item&gt;&lt;item&gt;193&lt;/item&gt;&lt;item&gt;194&lt;/item&gt;&lt;item&gt;197&lt;/item&gt;&lt;item&gt;204&lt;/item&gt;&lt;item&gt;205&lt;/item&gt;&lt;item&gt;207&lt;/item&gt;&lt;item&gt;209&lt;/item&gt;&lt;item&gt;210&lt;/item&gt;&lt;item&gt;211&lt;/item&gt;&lt;item&gt;212&lt;/item&gt;&lt;item&gt;213&lt;/item&gt;&lt;item&gt;214&lt;/item&gt;&lt;item&gt;215&lt;/item&gt;&lt;item&gt;216&lt;/item&gt;&lt;item&gt;217&lt;/item&gt;&lt;item&gt;218&lt;/item&gt;&lt;item&gt;219&lt;/item&gt;&lt;item&gt;220&lt;/item&gt;&lt;item&gt;221&lt;/item&gt;&lt;item&gt;223&lt;/item&gt;&lt;item&gt;226&lt;/item&gt;&lt;item&gt;227&lt;/item&gt;&lt;item&gt;228&lt;/item&gt;&lt;item&gt;239&lt;/item&gt;&lt;item&gt;240&lt;/item&gt;&lt;item&gt;241&lt;/item&gt;&lt;item&gt;246&lt;/item&gt;&lt;item&gt;247&lt;/item&gt;&lt;item&gt;248&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75239F"/>
    <w:rsid w:val="00000019"/>
    <w:rsid w:val="00000AB9"/>
    <w:rsid w:val="0000177D"/>
    <w:rsid w:val="00001921"/>
    <w:rsid w:val="00001E9E"/>
    <w:rsid w:val="00002102"/>
    <w:rsid w:val="00002549"/>
    <w:rsid w:val="0000257A"/>
    <w:rsid w:val="00002DFF"/>
    <w:rsid w:val="0000302A"/>
    <w:rsid w:val="00003576"/>
    <w:rsid w:val="000035E7"/>
    <w:rsid w:val="00003BEF"/>
    <w:rsid w:val="0000415D"/>
    <w:rsid w:val="00004459"/>
    <w:rsid w:val="00004C68"/>
    <w:rsid w:val="00005236"/>
    <w:rsid w:val="0000533A"/>
    <w:rsid w:val="000055D3"/>
    <w:rsid w:val="000059D8"/>
    <w:rsid w:val="00005FCE"/>
    <w:rsid w:val="000061F1"/>
    <w:rsid w:val="000073B2"/>
    <w:rsid w:val="000073FE"/>
    <w:rsid w:val="00010B7F"/>
    <w:rsid w:val="00011137"/>
    <w:rsid w:val="0001115E"/>
    <w:rsid w:val="00011BFB"/>
    <w:rsid w:val="000122E7"/>
    <w:rsid w:val="00012654"/>
    <w:rsid w:val="0001268E"/>
    <w:rsid w:val="000126A9"/>
    <w:rsid w:val="00012B41"/>
    <w:rsid w:val="00012DCC"/>
    <w:rsid w:val="00012E0A"/>
    <w:rsid w:val="00013324"/>
    <w:rsid w:val="00013A15"/>
    <w:rsid w:val="00013C07"/>
    <w:rsid w:val="00014ABE"/>
    <w:rsid w:val="00014C8D"/>
    <w:rsid w:val="00014E77"/>
    <w:rsid w:val="0001542A"/>
    <w:rsid w:val="00015747"/>
    <w:rsid w:val="00015946"/>
    <w:rsid w:val="00015B8F"/>
    <w:rsid w:val="00015EAB"/>
    <w:rsid w:val="0001632F"/>
    <w:rsid w:val="00017A3C"/>
    <w:rsid w:val="00017CC3"/>
    <w:rsid w:val="000203C0"/>
    <w:rsid w:val="000205D1"/>
    <w:rsid w:val="0002092A"/>
    <w:rsid w:val="00020B2F"/>
    <w:rsid w:val="0002156C"/>
    <w:rsid w:val="00021746"/>
    <w:rsid w:val="00021A66"/>
    <w:rsid w:val="000221C2"/>
    <w:rsid w:val="000222C2"/>
    <w:rsid w:val="00022C9B"/>
    <w:rsid w:val="000231E3"/>
    <w:rsid w:val="000232E9"/>
    <w:rsid w:val="00023583"/>
    <w:rsid w:val="000237A1"/>
    <w:rsid w:val="00024B5D"/>
    <w:rsid w:val="0002515A"/>
    <w:rsid w:val="00025995"/>
    <w:rsid w:val="000259DA"/>
    <w:rsid w:val="00025CB6"/>
    <w:rsid w:val="00026441"/>
    <w:rsid w:val="00026716"/>
    <w:rsid w:val="00026BEE"/>
    <w:rsid w:val="0002725C"/>
    <w:rsid w:val="00030591"/>
    <w:rsid w:val="000306C2"/>
    <w:rsid w:val="00030AA2"/>
    <w:rsid w:val="000312E7"/>
    <w:rsid w:val="00031C5D"/>
    <w:rsid w:val="000324F1"/>
    <w:rsid w:val="00032817"/>
    <w:rsid w:val="0003302D"/>
    <w:rsid w:val="00033822"/>
    <w:rsid w:val="00033B63"/>
    <w:rsid w:val="00033D24"/>
    <w:rsid w:val="00033E0D"/>
    <w:rsid w:val="00033EFE"/>
    <w:rsid w:val="000347F6"/>
    <w:rsid w:val="00034AAE"/>
    <w:rsid w:val="00034B9A"/>
    <w:rsid w:val="00034E2A"/>
    <w:rsid w:val="0003528A"/>
    <w:rsid w:val="00035BEE"/>
    <w:rsid w:val="00035D10"/>
    <w:rsid w:val="0003653E"/>
    <w:rsid w:val="00036CAD"/>
    <w:rsid w:val="00036E01"/>
    <w:rsid w:val="00037001"/>
    <w:rsid w:val="0003700D"/>
    <w:rsid w:val="00040801"/>
    <w:rsid w:val="00041686"/>
    <w:rsid w:val="00041A2D"/>
    <w:rsid w:val="00041A5E"/>
    <w:rsid w:val="00041B46"/>
    <w:rsid w:val="000424E6"/>
    <w:rsid w:val="00042514"/>
    <w:rsid w:val="000429A4"/>
    <w:rsid w:val="00043D8F"/>
    <w:rsid w:val="00043FE3"/>
    <w:rsid w:val="00044758"/>
    <w:rsid w:val="000447D7"/>
    <w:rsid w:val="00044D57"/>
    <w:rsid w:val="000454ED"/>
    <w:rsid w:val="00045A68"/>
    <w:rsid w:val="00045B09"/>
    <w:rsid w:val="00045EC5"/>
    <w:rsid w:val="00046192"/>
    <w:rsid w:val="000461EB"/>
    <w:rsid w:val="00046888"/>
    <w:rsid w:val="0004688B"/>
    <w:rsid w:val="00046CFD"/>
    <w:rsid w:val="000474EF"/>
    <w:rsid w:val="00047553"/>
    <w:rsid w:val="000476CD"/>
    <w:rsid w:val="00050111"/>
    <w:rsid w:val="00050419"/>
    <w:rsid w:val="00050887"/>
    <w:rsid w:val="00050B78"/>
    <w:rsid w:val="00050BCF"/>
    <w:rsid w:val="00050E53"/>
    <w:rsid w:val="00050E83"/>
    <w:rsid w:val="000510A6"/>
    <w:rsid w:val="0005189F"/>
    <w:rsid w:val="00051B6D"/>
    <w:rsid w:val="00051D9E"/>
    <w:rsid w:val="00052293"/>
    <w:rsid w:val="00052728"/>
    <w:rsid w:val="00052927"/>
    <w:rsid w:val="00052A21"/>
    <w:rsid w:val="00052A3E"/>
    <w:rsid w:val="00052B07"/>
    <w:rsid w:val="00053803"/>
    <w:rsid w:val="00053E39"/>
    <w:rsid w:val="00053E75"/>
    <w:rsid w:val="00053F54"/>
    <w:rsid w:val="00054A67"/>
    <w:rsid w:val="0005551C"/>
    <w:rsid w:val="000557F5"/>
    <w:rsid w:val="00055A98"/>
    <w:rsid w:val="00055CAB"/>
    <w:rsid w:val="00056592"/>
    <w:rsid w:val="0005664F"/>
    <w:rsid w:val="00056661"/>
    <w:rsid w:val="0005677E"/>
    <w:rsid w:val="000568D5"/>
    <w:rsid w:val="000568F8"/>
    <w:rsid w:val="00056910"/>
    <w:rsid w:val="00057173"/>
    <w:rsid w:val="000577DD"/>
    <w:rsid w:val="00057A90"/>
    <w:rsid w:val="000600DA"/>
    <w:rsid w:val="00060555"/>
    <w:rsid w:val="00060640"/>
    <w:rsid w:val="0006087B"/>
    <w:rsid w:val="000610E3"/>
    <w:rsid w:val="00061117"/>
    <w:rsid w:val="00061CEA"/>
    <w:rsid w:val="00062178"/>
    <w:rsid w:val="00062C29"/>
    <w:rsid w:val="00062FDA"/>
    <w:rsid w:val="00063158"/>
    <w:rsid w:val="00063610"/>
    <w:rsid w:val="00063634"/>
    <w:rsid w:val="000636A3"/>
    <w:rsid w:val="0006381C"/>
    <w:rsid w:val="00063A49"/>
    <w:rsid w:val="00063A86"/>
    <w:rsid w:val="00063BDE"/>
    <w:rsid w:val="00064269"/>
    <w:rsid w:val="00064A8E"/>
    <w:rsid w:val="00064B79"/>
    <w:rsid w:val="00065954"/>
    <w:rsid w:val="000662B2"/>
    <w:rsid w:val="00066468"/>
    <w:rsid w:val="00066CB3"/>
    <w:rsid w:val="000670C3"/>
    <w:rsid w:val="0006747F"/>
    <w:rsid w:val="000674CE"/>
    <w:rsid w:val="000678A5"/>
    <w:rsid w:val="000704D6"/>
    <w:rsid w:val="00070989"/>
    <w:rsid w:val="00070C53"/>
    <w:rsid w:val="00070C6B"/>
    <w:rsid w:val="00071149"/>
    <w:rsid w:val="000711C5"/>
    <w:rsid w:val="00071280"/>
    <w:rsid w:val="000713D4"/>
    <w:rsid w:val="00071752"/>
    <w:rsid w:val="00071883"/>
    <w:rsid w:val="00071922"/>
    <w:rsid w:val="00071C7B"/>
    <w:rsid w:val="00072462"/>
    <w:rsid w:val="00072911"/>
    <w:rsid w:val="00072B76"/>
    <w:rsid w:val="000734D2"/>
    <w:rsid w:val="00073B28"/>
    <w:rsid w:val="0007415E"/>
    <w:rsid w:val="00074306"/>
    <w:rsid w:val="000745B8"/>
    <w:rsid w:val="000746AB"/>
    <w:rsid w:val="00074A50"/>
    <w:rsid w:val="00074ADF"/>
    <w:rsid w:val="00074DE9"/>
    <w:rsid w:val="00075068"/>
    <w:rsid w:val="0007548A"/>
    <w:rsid w:val="0007592B"/>
    <w:rsid w:val="0007596C"/>
    <w:rsid w:val="00075BC1"/>
    <w:rsid w:val="000761E7"/>
    <w:rsid w:val="000764DE"/>
    <w:rsid w:val="00076654"/>
    <w:rsid w:val="000769AC"/>
    <w:rsid w:val="00076D3F"/>
    <w:rsid w:val="0007728C"/>
    <w:rsid w:val="000776A9"/>
    <w:rsid w:val="000776C5"/>
    <w:rsid w:val="000776ED"/>
    <w:rsid w:val="00077962"/>
    <w:rsid w:val="00077C35"/>
    <w:rsid w:val="00077C75"/>
    <w:rsid w:val="000801BE"/>
    <w:rsid w:val="00080661"/>
    <w:rsid w:val="00080AC4"/>
    <w:rsid w:val="00080F56"/>
    <w:rsid w:val="000811C0"/>
    <w:rsid w:val="00081364"/>
    <w:rsid w:val="000821E0"/>
    <w:rsid w:val="00082235"/>
    <w:rsid w:val="000823B7"/>
    <w:rsid w:val="0008240E"/>
    <w:rsid w:val="00082839"/>
    <w:rsid w:val="00082A85"/>
    <w:rsid w:val="00082BD2"/>
    <w:rsid w:val="00082F65"/>
    <w:rsid w:val="00083531"/>
    <w:rsid w:val="00083697"/>
    <w:rsid w:val="00084AC0"/>
    <w:rsid w:val="00084F38"/>
    <w:rsid w:val="0008514B"/>
    <w:rsid w:val="0008530B"/>
    <w:rsid w:val="000858E2"/>
    <w:rsid w:val="00085E22"/>
    <w:rsid w:val="000862EB"/>
    <w:rsid w:val="000868E9"/>
    <w:rsid w:val="000869AE"/>
    <w:rsid w:val="0008734B"/>
    <w:rsid w:val="000873C5"/>
    <w:rsid w:val="00087E51"/>
    <w:rsid w:val="00090206"/>
    <w:rsid w:val="0009031D"/>
    <w:rsid w:val="000903D3"/>
    <w:rsid w:val="000907A4"/>
    <w:rsid w:val="00090842"/>
    <w:rsid w:val="0009087C"/>
    <w:rsid w:val="00090B87"/>
    <w:rsid w:val="00090C06"/>
    <w:rsid w:val="00091112"/>
    <w:rsid w:val="00092B2D"/>
    <w:rsid w:val="00093157"/>
    <w:rsid w:val="0009394D"/>
    <w:rsid w:val="00093C48"/>
    <w:rsid w:val="0009403E"/>
    <w:rsid w:val="0009421A"/>
    <w:rsid w:val="00094572"/>
    <w:rsid w:val="00094830"/>
    <w:rsid w:val="00094BC5"/>
    <w:rsid w:val="00094C3E"/>
    <w:rsid w:val="00094D1E"/>
    <w:rsid w:val="0009517A"/>
    <w:rsid w:val="00095937"/>
    <w:rsid w:val="00096073"/>
    <w:rsid w:val="00096F55"/>
    <w:rsid w:val="00096FED"/>
    <w:rsid w:val="0009707B"/>
    <w:rsid w:val="000972CF"/>
    <w:rsid w:val="00097DFF"/>
    <w:rsid w:val="000A0121"/>
    <w:rsid w:val="000A07D4"/>
    <w:rsid w:val="000A0B1A"/>
    <w:rsid w:val="000A0CD9"/>
    <w:rsid w:val="000A0F2E"/>
    <w:rsid w:val="000A15C3"/>
    <w:rsid w:val="000A1988"/>
    <w:rsid w:val="000A1F87"/>
    <w:rsid w:val="000A21DE"/>
    <w:rsid w:val="000A2823"/>
    <w:rsid w:val="000A2D8B"/>
    <w:rsid w:val="000A2F34"/>
    <w:rsid w:val="000A34B6"/>
    <w:rsid w:val="000A3678"/>
    <w:rsid w:val="000A4031"/>
    <w:rsid w:val="000A46DB"/>
    <w:rsid w:val="000A493D"/>
    <w:rsid w:val="000A4FB7"/>
    <w:rsid w:val="000A50CF"/>
    <w:rsid w:val="000A54BB"/>
    <w:rsid w:val="000A5635"/>
    <w:rsid w:val="000A564F"/>
    <w:rsid w:val="000A5AEF"/>
    <w:rsid w:val="000A5EB4"/>
    <w:rsid w:val="000A60B4"/>
    <w:rsid w:val="000A6360"/>
    <w:rsid w:val="000A671C"/>
    <w:rsid w:val="000A67A4"/>
    <w:rsid w:val="000A75D0"/>
    <w:rsid w:val="000A76F0"/>
    <w:rsid w:val="000A7920"/>
    <w:rsid w:val="000A7B32"/>
    <w:rsid w:val="000A7C86"/>
    <w:rsid w:val="000B0275"/>
    <w:rsid w:val="000B103C"/>
    <w:rsid w:val="000B14E3"/>
    <w:rsid w:val="000B179F"/>
    <w:rsid w:val="000B190B"/>
    <w:rsid w:val="000B2481"/>
    <w:rsid w:val="000B27B3"/>
    <w:rsid w:val="000B31DF"/>
    <w:rsid w:val="000B321A"/>
    <w:rsid w:val="000B3802"/>
    <w:rsid w:val="000B3E35"/>
    <w:rsid w:val="000B3E70"/>
    <w:rsid w:val="000B42EC"/>
    <w:rsid w:val="000B44FF"/>
    <w:rsid w:val="000B4A9F"/>
    <w:rsid w:val="000B4D36"/>
    <w:rsid w:val="000B4E23"/>
    <w:rsid w:val="000B510F"/>
    <w:rsid w:val="000B56E6"/>
    <w:rsid w:val="000B635D"/>
    <w:rsid w:val="000B65D2"/>
    <w:rsid w:val="000B6CBA"/>
    <w:rsid w:val="000B728E"/>
    <w:rsid w:val="000B7B04"/>
    <w:rsid w:val="000B7C10"/>
    <w:rsid w:val="000B7CF6"/>
    <w:rsid w:val="000C0053"/>
    <w:rsid w:val="000C0168"/>
    <w:rsid w:val="000C029F"/>
    <w:rsid w:val="000C05EA"/>
    <w:rsid w:val="000C0799"/>
    <w:rsid w:val="000C1570"/>
    <w:rsid w:val="000C15ED"/>
    <w:rsid w:val="000C295C"/>
    <w:rsid w:val="000C2CAA"/>
    <w:rsid w:val="000C2F9C"/>
    <w:rsid w:val="000C339A"/>
    <w:rsid w:val="000C33EC"/>
    <w:rsid w:val="000C368C"/>
    <w:rsid w:val="000C36D0"/>
    <w:rsid w:val="000C36D5"/>
    <w:rsid w:val="000C3C2B"/>
    <w:rsid w:val="000C4295"/>
    <w:rsid w:val="000C4492"/>
    <w:rsid w:val="000C46E3"/>
    <w:rsid w:val="000C4E77"/>
    <w:rsid w:val="000C560B"/>
    <w:rsid w:val="000C5AF1"/>
    <w:rsid w:val="000C5B3A"/>
    <w:rsid w:val="000C5F7D"/>
    <w:rsid w:val="000C6EE8"/>
    <w:rsid w:val="000C6F26"/>
    <w:rsid w:val="000C762F"/>
    <w:rsid w:val="000D006E"/>
    <w:rsid w:val="000D07CD"/>
    <w:rsid w:val="000D0B75"/>
    <w:rsid w:val="000D11D1"/>
    <w:rsid w:val="000D123C"/>
    <w:rsid w:val="000D1355"/>
    <w:rsid w:val="000D1531"/>
    <w:rsid w:val="000D1832"/>
    <w:rsid w:val="000D2680"/>
    <w:rsid w:val="000D28D6"/>
    <w:rsid w:val="000D2DCB"/>
    <w:rsid w:val="000D3870"/>
    <w:rsid w:val="000D3B42"/>
    <w:rsid w:val="000D4A19"/>
    <w:rsid w:val="000D4B38"/>
    <w:rsid w:val="000D5325"/>
    <w:rsid w:val="000D56C2"/>
    <w:rsid w:val="000D5959"/>
    <w:rsid w:val="000D59CB"/>
    <w:rsid w:val="000D60D7"/>
    <w:rsid w:val="000D6428"/>
    <w:rsid w:val="000D65DF"/>
    <w:rsid w:val="000D6999"/>
    <w:rsid w:val="000D6FB8"/>
    <w:rsid w:val="000D7307"/>
    <w:rsid w:val="000D7B79"/>
    <w:rsid w:val="000E0411"/>
    <w:rsid w:val="000E050A"/>
    <w:rsid w:val="000E0566"/>
    <w:rsid w:val="000E077C"/>
    <w:rsid w:val="000E100C"/>
    <w:rsid w:val="000E11D3"/>
    <w:rsid w:val="000E1446"/>
    <w:rsid w:val="000E1D7A"/>
    <w:rsid w:val="000E2055"/>
    <w:rsid w:val="000E3109"/>
    <w:rsid w:val="000E3306"/>
    <w:rsid w:val="000E39C4"/>
    <w:rsid w:val="000E3B16"/>
    <w:rsid w:val="000E3F84"/>
    <w:rsid w:val="000E459B"/>
    <w:rsid w:val="000E5332"/>
    <w:rsid w:val="000E5860"/>
    <w:rsid w:val="000E588E"/>
    <w:rsid w:val="000E594F"/>
    <w:rsid w:val="000E5CB5"/>
    <w:rsid w:val="000E7163"/>
    <w:rsid w:val="000E7198"/>
    <w:rsid w:val="000E7287"/>
    <w:rsid w:val="000E7460"/>
    <w:rsid w:val="000E7535"/>
    <w:rsid w:val="000E7AB2"/>
    <w:rsid w:val="000E7AD2"/>
    <w:rsid w:val="000E7C76"/>
    <w:rsid w:val="000F0116"/>
    <w:rsid w:val="000F0BF0"/>
    <w:rsid w:val="000F0F7B"/>
    <w:rsid w:val="000F0FCD"/>
    <w:rsid w:val="000F134D"/>
    <w:rsid w:val="000F1776"/>
    <w:rsid w:val="000F19A8"/>
    <w:rsid w:val="000F19FE"/>
    <w:rsid w:val="000F2010"/>
    <w:rsid w:val="000F228A"/>
    <w:rsid w:val="000F250F"/>
    <w:rsid w:val="000F2571"/>
    <w:rsid w:val="000F2CF4"/>
    <w:rsid w:val="000F2E30"/>
    <w:rsid w:val="000F3DF2"/>
    <w:rsid w:val="000F44F4"/>
    <w:rsid w:val="000F4875"/>
    <w:rsid w:val="000F48E1"/>
    <w:rsid w:val="000F4D0D"/>
    <w:rsid w:val="000F4F7F"/>
    <w:rsid w:val="000F5346"/>
    <w:rsid w:val="000F5475"/>
    <w:rsid w:val="000F55B9"/>
    <w:rsid w:val="000F5A87"/>
    <w:rsid w:val="000F5AB1"/>
    <w:rsid w:val="000F5AF1"/>
    <w:rsid w:val="000F5C6B"/>
    <w:rsid w:val="000F5E6B"/>
    <w:rsid w:val="000F6029"/>
    <w:rsid w:val="000F691A"/>
    <w:rsid w:val="000F6ECE"/>
    <w:rsid w:val="000F7484"/>
    <w:rsid w:val="000F75D0"/>
    <w:rsid w:val="000F7E07"/>
    <w:rsid w:val="001000FF"/>
    <w:rsid w:val="00100188"/>
    <w:rsid w:val="00100498"/>
    <w:rsid w:val="00100ACA"/>
    <w:rsid w:val="001013C0"/>
    <w:rsid w:val="001015F4"/>
    <w:rsid w:val="001018E4"/>
    <w:rsid w:val="00101C63"/>
    <w:rsid w:val="00102311"/>
    <w:rsid w:val="00102841"/>
    <w:rsid w:val="00102E18"/>
    <w:rsid w:val="00103469"/>
    <w:rsid w:val="00103EF6"/>
    <w:rsid w:val="00104B7F"/>
    <w:rsid w:val="00104EAC"/>
    <w:rsid w:val="001054AD"/>
    <w:rsid w:val="00105677"/>
    <w:rsid w:val="001056D1"/>
    <w:rsid w:val="00106246"/>
    <w:rsid w:val="00106BB7"/>
    <w:rsid w:val="00106C78"/>
    <w:rsid w:val="001071D5"/>
    <w:rsid w:val="0010721B"/>
    <w:rsid w:val="0011048D"/>
    <w:rsid w:val="00110526"/>
    <w:rsid w:val="00110BB8"/>
    <w:rsid w:val="001110ED"/>
    <w:rsid w:val="00111454"/>
    <w:rsid w:val="00111621"/>
    <w:rsid w:val="00111868"/>
    <w:rsid w:val="001120E3"/>
    <w:rsid w:val="00112476"/>
    <w:rsid w:val="00112901"/>
    <w:rsid w:val="00112D39"/>
    <w:rsid w:val="00112E66"/>
    <w:rsid w:val="00113038"/>
    <w:rsid w:val="0011378E"/>
    <w:rsid w:val="001138AB"/>
    <w:rsid w:val="001139A0"/>
    <w:rsid w:val="001146F6"/>
    <w:rsid w:val="001148DC"/>
    <w:rsid w:val="001149C3"/>
    <w:rsid w:val="00114A70"/>
    <w:rsid w:val="00114B57"/>
    <w:rsid w:val="0011579B"/>
    <w:rsid w:val="00115DEF"/>
    <w:rsid w:val="00116068"/>
    <w:rsid w:val="0011617F"/>
    <w:rsid w:val="00116C7B"/>
    <w:rsid w:val="00116E97"/>
    <w:rsid w:val="00116EB3"/>
    <w:rsid w:val="001175F1"/>
    <w:rsid w:val="0011787B"/>
    <w:rsid w:val="00117BE2"/>
    <w:rsid w:val="00117CA4"/>
    <w:rsid w:val="00117DAA"/>
    <w:rsid w:val="001202E5"/>
    <w:rsid w:val="00120323"/>
    <w:rsid w:val="0012168F"/>
    <w:rsid w:val="00121724"/>
    <w:rsid w:val="0012192B"/>
    <w:rsid w:val="00122828"/>
    <w:rsid w:val="00122BB0"/>
    <w:rsid w:val="00122DC2"/>
    <w:rsid w:val="001232C0"/>
    <w:rsid w:val="00123541"/>
    <w:rsid w:val="001235F8"/>
    <w:rsid w:val="001236ED"/>
    <w:rsid w:val="00123837"/>
    <w:rsid w:val="00123B4E"/>
    <w:rsid w:val="001240D3"/>
    <w:rsid w:val="00124499"/>
    <w:rsid w:val="0012456D"/>
    <w:rsid w:val="00124620"/>
    <w:rsid w:val="00124E7A"/>
    <w:rsid w:val="00125993"/>
    <w:rsid w:val="001259B3"/>
    <w:rsid w:val="00125D6D"/>
    <w:rsid w:val="00125E19"/>
    <w:rsid w:val="00126E44"/>
    <w:rsid w:val="00127032"/>
    <w:rsid w:val="00127F79"/>
    <w:rsid w:val="0013052D"/>
    <w:rsid w:val="00130697"/>
    <w:rsid w:val="00130B39"/>
    <w:rsid w:val="0013138C"/>
    <w:rsid w:val="00131A8E"/>
    <w:rsid w:val="00131BCA"/>
    <w:rsid w:val="0013208E"/>
    <w:rsid w:val="00132B0F"/>
    <w:rsid w:val="00133750"/>
    <w:rsid w:val="00133949"/>
    <w:rsid w:val="00133DDC"/>
    <w:rsid w:val="00133E6D"/>
    <w:rsid w:val="001340F8"/>
    <w:rsid w:val="00134431"/>
    <w:rsid w:val="001352B6"/>
    <w:rsid w:val="00135CD9"/>
    <w:rsid w:val="00135DB3"/>
    <w:rsid w:val="00135F59"/>
    <w:rsid w:val="001364B6"/>
    <w:rsid w:val="00136C34"/>
    <w:rsid w:val="00136E9B"/>
    <w:rsid w:val="00136F6E"/>
    <w:rsid w:val="001371E6"/>
    <w:rsid w:val="001373DE"/>
    <w:rsid w:val="00137C05"/>
    <w:rsid w:val="00140DC3"/>
    <w:rsid w:val="00140EE5"/>
    <w:rsid w:val="00142197"/>
    <w:rsid w:val="0014232D"/>
    <w:rsid w:val="00143438"/>
    <w:rsid w:val="0014370C"/>
    <w:rsid w:val="001438EF"/>
    <w:rsid w:val="00143D83"/>
    <w:rsid w:val="0014425F"/>
    <w:rsid w:val="00144886"/>
    <w:rsid w:val="00144D95"/>
    <w:rsid w:val="00145094"/>
    <w:rsid w:val="00145457"/>
    <w:rsid w:val="001458D3"/>
    <w:rsid w:val="00145A2A"/>
    <w:rsid w:val="00145DB5"/>
    <w:rsid w:val="001461F5"/>
    <w:rsid w:val="00146296"/>
    <w:rsid w:val="00146426"/>
    <w:rsid w:val="00146921"/>
    <w:rsid w:val="00146C08"/>
    <w:rsid w:val="00147645"/>
    <w:rsid w:val="0014787E"/>
    <w:rsid w:val="001478AD"/>
    <w:rsid w:val="0015009C"/>
    <w:rsid w:val="00150784"/>
    <w:rsid w:val="00150AD9"/>
    <w:rsid w:val="0015109E"/>
    <w:rsid w:val="00151234"/>
    <w:rsid w:val="00151791"/>
    <w:rsid w:val="00151911"/>
    <w:rsid w:val="00151D9A"/>
    <w:rsid w:val="00151DAB"/>
    <w:rsid w:val="0015214A"/>
    <w:rsid w:val="0015224F"/>
    <w:rsid w:val="00152564"/>
    <w:rsid w:val="001525D5"/>
    <w:rsid w:val="0015298B"/>
    <w:rsid w:val="00152D60"/>
    <w:rsid w:val="00152EC0"/>
    <w:rsid w:val="00153072"/>
    <w:rsid w:val="001533F7"/>
    <w:rsid w:val="001534FB"/>
    <w:rsid w:val="00153752"/>
    <w:rsid w:val="00153912"/>
    <w:rsid w:val="00153D8A"/>
    <w:rsid w:val="00153FC0"/>
    <w:rsid w:val="00154181"/>
    <w:rsid w:val="001550AA"/>
    <w:rsid w:val="001552B4"/>
    <w:rsid w:val="00155362"/>
    <w:rsid w:val="0015590F"/>
    <w:rsid w:val="00156028"/>
    <w:rsid w:val="00156336"/>
    <w:rsid w:val="00156799"/>
    <w:rsid w:val="00156B51"/>
    <w:rsid w:val="00157085"/>
    <w:rsid w:val="00157C5A"/>
    <w:rsid w:val="00157D16"/>
    <w:rsid w:val="0016053E"/>
    <w:rsid w:val="00160F08"/>
    <w:rsid w:val="0016110D"/>
    <w:rsid w:val="0016167B"/>
    <w:rsid w:val="001616E7"/>
    <w:rsid w:val="00161A42"/>
    <w:rsid w:val="00162F25"/>
    <w:rsid w:val="001632A6"/>
    <w:rsid w:val="001636AB"/>
    <w:rsid w:val="00163960"/>
    <w:rsid w:val="00163E9A"/>
    <w:rsid w:val="00164BCA"/>
    <w:rsid w:val="00164EB3"/>
    <w:rsid w:val="001653F1"/>
    <w:rsid w:val="001654AD"/>
    <w:rsid w:val="00165A8D"/>
    <w:rsid w:val="00165EA5"/>
    <w:rsid w:val="001672C3"/>
    <w:rsid w:val="00167330"/>
    <w:rsid w:val="00167A4A"/>
    <w:rsid w:val="00167DA7"/>
    <w:rsid w:val="0017014F"/>
    <w:rsid w:val="001703E7"/>
    <w:rsid w:val="001706C4"/>
    <w:rsid w:val="00170968"/>
    <w:rsid w:val="001711E5"/>
    <w:rsid w:val="001718C5"/>
    <w:rsid w:val="00172ECE"/>
    <w:rsid w:val="0017354C"/>
    <w:rsid w:val="00173CB4"/>
    <w:rsid w:val="00173F76"/>
    <w:rsid w:val="00174990"/>
    <w:rsid w:val="00174A84"/>
    <w:rsid w:val="00175268"/>
    <w:rsid w:val="001753B5"/>
    <w:rsid w:val="001753DA"/>
    <w:rsid w:val="00175AB3"/>
    <w:rsid w:val="00175EEF"/>
    <w:rsid w:val="00175F35"/>
    <w:rsid w:val="001766AF"/>
    <w:rsid w:val="00176779"/>
    <w:rsid w:val="00176A82"/>
    <w:rsid w:val="00176F2B"/>
    <w:rsid w:val="00177096"/>
    <w:rsid w:val="001778BE"/>
    <w:rsid w:val="00177B0D"/>
    <w:rsid w:val="00177E35"/>
    <w:rsid w:val="00180378"/>
    <w:rsid w:val="001804B3"/>
    <w:rsid w:val="001806E5"/>
    <w:rsid w:val="00180F84"/>
    <w:rsid w:val="00182745"/>
    <w:rsid w:val="001836BA"/>
    <w:rsid w:val="0018406C"/>
    <w:rsid w:val="001848EE"/>
    <w:rsid w:val="0018513D"/>
    <w:rsid w:val="0018553C"/>
    <w:rsid w:val="00185AFA"/>
    <w:rsid w:val="00186039"/>
    <w:rsid w:val="0018671E"/>
    <w:rsid w:val="00186891"/>
    <w:rsid w:val="001868F3"/>
    <w:rsid w:val="00186A41"/>
    <w:rsid w:val="00186EE3"/>
    <w:rsid w:val="00187A9C"/>
    <w:rsid w:val="00190362"/>
    <w:rsid w:val="00190690"/>
    <w:rsid w:val="001909AE"/>
    <w:rsid w:val="001909DB"/>
    <w:rsid w:val="00191220"/>
    <w:rsid w:val="00191396"/>
    <w:rsid w:val="001913C5"/>
    <w:rsid w:val="00191A47"/>
    <w:rsid w:val="00191D69"/>
    <w:rsid w:val="00192A97"/>
    <w:rsid w:val="00192D3C"/>
    <w:rsid w:val="00192ECE"/>
    <w:rsid w:val="0019438B"/>
    <w:rsid w:val="001943B2"/>
    <w:rsid w:val="00194469"/>
    <w:rsid w:val="0019450C"/>
    <w:rsid w:val="0019464B"/>
    <w:rsid w:val="00194756"/>
    <w:rsid w:val="00194987"/>
    <w:rsid w:val="00194F68"/>
    <w:rsid w:val="001950E9"/>
    <w:rsid w:val="001953D4"/>
    <w:rsid w:val="001954FE"/>
    <w:rsid w:val="0019559B"/>
    <w:rsid w:val="001957D6"/>
    <w:rsid w:val="00195AF6"/>
    <w:rsid w:val="00195BA9"/>
    <w:rsid w:val="00195D50"/>
    <w:rsid w:val="00196417"/>
    <w:rsid w:val="00196593"/>
    <w:rsid w:val="00196CAA"/>
    <w:rsid w:val="0019720E"/>
    <w:rsid w:val="00197332"/>
    <w:rsid w:val="001974B3"/>
    <w:rsid w:val="00197A69"/>
    <w:rsid w:val="00197FC9"/>
    <w:rsid w:val="001A01A7"/>
    <w:rsid w:val="001A05BF"/>
    <w:rsid w:val="001A112A"/>
    <w:rsid w:val="001A1ADD"/>
    <w:rsid w:val="001A248F"/>
    <w:rsid w:val="001A2DEC"/>
    <w:rsid w:val="001A36A9"/>
    <w:rsid w:val="001A389A"/>
    <w:rsid w:val="001A3B43"/>
    <w:rsid w:val="001A3BC6"/>
    <w:rsid w:val="001A41B6"/>
    <w:rsid w:val="001A4A24"/>
    <w:rsid w:val="001A506C"/>
    <w:rsid w:val="001A5081"/>
    <w:rsid w:val="001A5D17"/>
    <w:rsid w:val="001A5D84"/>
    <w:rsid w:val="001A69CB"/>
    <w:rsid w:val="001A72FF"/>
    <w:rsid w:val="001A75ED"/>
    <w:rsid w:val="001A7A64"/>
    <w:rsid w:val="001B01C1"/>
    <w:rsid w:val="001B0348"/>
    <w:rsid w:val="001B0390"/>
    <w:rsid w:val="001B052B"/>
    <w:rsid w:val="001B07D5"/>
    <w:rsid w:val="001B0966"/>
    <w:rsid w:val="001B0E5B"/>
    <w:rsid w:val="001B1430"/>
    <w:rsid w:val="001B1653"/>
    <w:rsid w:val="001B1F15"/>
    <w:rsid w:val="001B217D"/>
    <w:rsid w:val="001B26BB"/>
    <w:rsid w:val="001B26FB"/>
    <w:rsid w:val="001B311E"/>
    <w:rsid w:val="001B37CD"/>
    <w:rsid w:val="001B390A"/>
    <w:rsid w:val="001B397F"/>
    <w:rsid w:val="001B3B65"/>
    <w:rsid w:val="001B3D66"/>
    <w:rsid w:val="001B3FA1"/>
    <w:rsid w:val="001B449C"/>
    <w:rsid w:val="001B46BC"/>
    <w:rsid w:val="001B4D59"/>
    <w:rsid w:val="001B4D82"/>
    <w:rsid w:val="001B5752"/>
    <w:rsid w:val="001B5C0C"/>
    <w:rsid w:val="001B5E49"/>
    <w:rsid w:val="001B5ED6"/>
    <w:rsid w:val="001B5EE1"/>
    <w:rsid w:val="001B5F4C"/>
    <w:rsid w:val="001B655F"/>
    <w:rsid w:val="001B6CE1"/>
    <w:rsid w:val="001B6D59"/>
    <w:rsid w:val="001B6E46"/>
    <w:rsid w:val="001B72C1"/>
    <w:rsid w:val="001B74AB"/>
    <w:rsid w:val="001B7671"/>
    <w:rsid w:val="001B7B6A"/>
    <w:rsid w:val="001B7DDB"/>
    <w:rsid w:val="001C112D"/>
    <w:rsid w:val="001C1201"/>
    <w:rsid w:val="001C21A5"/>
    <w:rsid w:val="001C221A"/>
    <w:rsid w:val="001C2E4B"/>
    <w:rsid w:val="001C3346"/>
    <w:rsid w:val="001C34B7"/>
    <w:rsid w:val="001C3DAA"/>
    <w:rsid w:val="001C3E96"/>
    <w:rsid w:val="001C3FCC"/>
    <w:rsid w:val="001C40B3"/>
    <w:rsid w:val="001C40EC"/>
    <w:rsid w:val="001C41AF"/>
    <w:rsid w:val="001C48DE"/>
    <w:rsid w:val="001C5429"/>
    <w:rsid w:val="001C609F"/>
    <w:rsid w:val="001C60C6"/>
    <w:rsid w:val="001C67DD"/>
    <w:rsid w:val="001C6A12"/>
    <w:rsid w:val="001C6E83"/>
    <w:rsid w:val="001C712C"/>
    <w:rsid w:val="001C7A71"/>
    <w:rsid w:val="001D0ACF"/>
    <w:rsid w:val="001D0C0C"/>
    <w:rsid w:val="001D1078"/>
    <w:rsid w:val="001D10A2"/>
    <w:rsid w:val="001D13EE"/>
    <w:rsid w:val="001D18A4"/>
    <w:rsid w:val="001D18B2"/>
    <w:rsid w:val="001D1C95"/>
    <w:rsid w:val="001D2A5D"/>
    <w:rsid w:val="001D3023"/>
    <w:rsid w:val="001D3127"/>
    <w:rsid w:val="001D315B"/>
    <w:rsid w:val="001D353C"/>
    <w:rsid w:val="001D37A1"/>
    <w:rsid w:val="001D38CF"/>
    <w:rsid w:val="001D399F"/>
    <w:rsid w:val="001D3C4F"/>
    <w:rsid w:val="001D4246"/>
    <w:rsid w:val="001D42BB"/>
    <w:rsid w:val="001D4563"/>
    <w:rsid w:val="001D4DEC"/>
    <w:rsid w:val="001D4FC5"/>
    <w:rsid w:val="001D4FDE"/>
    <w:rsid w:val="001D5FD6"/>
    <w:rsid w:val="001D63E3"/>
    <w:rsid w:val="001D67F3"/>
    <w:rsid w:val="001D6F44"/>
    <w:rsid w:val="001D7486"/>
    <w:rsid w:val="001D7AED"/>
    <w:rsid w:val="001E0780"/>
    <w:rsid w:val="001E0C81"/>
    <w:rsid w:val="001E0C9C"/>
    <w:rsid w:val="001E0CC8"/>
    <w:rsid w:val="001E158E"/>
    <w:rsid w:val="001E1801"/>
    <w:rsid w:val="001E197F"/>
    <w:rsid w:val="001E1E72"/>
    <w:rsid w:val="001E2106"/>
    <w:rsid w:val="001E2150"/>
    <w:rsid w:val="001E291B"/>
    <w:rsid w:val="001E334B"/>
    <w:rsid w:val="001E370A"/>
    <w:rsid w:val="001E3CFF"/>
    <w:rsid w:val="001E4552"/>
    <w:rsid w:val="001E4CD9"/>
    <w:rsid w:val="001E4D60"/>
    <w:rsid w:val="001E747B"/>
    <w:rsid w:val="001E7549"/>
    <w:rsid w:val="001E771F"/>
    <w:rsid w:val="001E77EE"/>
    <w:rsid w:val="001E7830"/>
    <w:rsid w:val="001E7DDD"/>
    <w:rsid w:val="001F11AE"/>
    <w:rsid w:val="001F15C2"/>
    <w:rsid w:val="001F1D0A"/>
    <w:rsid w:val="001F1F8C"/>
    <w:rsid w:val="001F211E"/>
    <w:rsid w:val="001F2209"/>
    <w:rsid w:val="001F25AB"/>
    <w:rsid w:val="001F2657"/>
    <w:rsid w:val="001F2893"/>
    <w:rsid w:val="001F2F07"/>
    <w:rsid w:val="001F3618"/>
    <w:rsid w:val="001F37D4"/>
    <w:rsid w:val="001F4158"/>
    <w:rsid w:val="001F4D42"/>
    <w:rsid w:val="001F4E7C"/>
    <w:rsid w:val="001F54A8"/>
    <w:rsid w:val="001F5AB6"/>
    <w:rsid w:val="001F5AF2"/>
    <w:rsid w:val="001F62A4"/>
    <w:rsid w:val="001F6495"/>
    <w:rsid w:val="001F65FB"/>
    <w:rsid w:val="001F69F5"/>
    <w:rsid w:val="001F6D9B"/>
    <w:rsid w:val="001F70F4"/>
    <w:rsid w:val="001F714A"/>
    <w:rsid w:val="001F7F51"/>
    <w:rsid w:val="0020096A"/>
    <w:rsid w:val="00200E13"/>
    <w:rsid w:val="002015BA"/>
    <w:rsid w:val="0020207F"/>
    <w:rsid w:val="00202CB8"/>
    <w:rsid w:val="002048C2"/>
    <w:rsid w:val="00204A48"/>
    <w:rsid w:val="00204D89"/>
    <w:rsid w:val="00204F5E"/>
    <w:rsid w:val="00205000"/>
    <w:rsid w:val="002050EF"/>
    <w:rsid w:val="0020510F"/>
    <w:rsid w:val="002052C8"/>
    <w:rsid w:val="0020573B"/>
    <w:rsid w:val="0020582B"/>
    <w:rsid w:val="0020714F"/>
    <w:rsid w:val="002074FA"/>
    <w:rsid w:val="0020762A"/>
    <w:rsid w:val="00207DA6"/>
    <w:rsid w:val="00207FD4"/>
    <w:rsid w:val="002106CF"/>
    <w:rsid w:val="00211698"/>
    <w:rsid w:val="00211A74"/>
    <w:rsid w:val="00211BE5"/>
    <w:rsid w:val="00211D76"/>
    <w:rsid w:val="00212014"/>
    <w:rsid w:val="002127B6"/>
    <w:rsid w:val="0021280E"/>
    <w:rsid w:val="00212964"/>
    <w:rsid w:val="00212E61"/>
    <w:rsid w:val="00213052"/>
    <w:rsid w:val="00213076"/>
    <w:rsid w:val="002131C5"/>
    <w:rsid w:val="002132E1"/>
    <w:rsid w:val="002136BC"/>
    <w:rsid w:val="002138C9"/>
    <w:rsid w:val="00213D3B"/>
    <w:rsid w:val="00213EC6"/>
    <w:rsid w:val="00214009"/>
    <w:rsid w:val="0021421F"/>
    <w:rsid w:val="00214613"/>
    <w:rsid w:val="002148BC"/>
    <w:rsid w:val="00216046"/>
    <w:rsid w:val="00216656"/>
    <w:rsid w:val="00216776"/>
    <w:rsid w:val="00216AA4"/>
    <w:rsid w:val="00216E39"/>
    <w:rsid w:val="002170CF"/>
    <w:rsid w:val="002172FB"/>
    <w:rsid w:val="00217D22"/>
    <w:rsid w:val="00220101"/>
    <w:rsid w:val="00220512"/>
    <w:rsid w:val="00220EA7"/>
    <w:rsid w:val="0022123B"/>
    <w:rsid w:val="002215A7"/>
    <w:rsid w:val="002215BB"/>
    <w:rsid w:val="00221716"/>
    <w:rsid w:val="002223BB"/>
    <w:rsid w:val="002228B5"/>
    <w:rsid w:val="00222CF9"/>
    <w:rsid w:val="00223649"/>
    <w:rsid w:val="00223B10"/>
    <w:rsid w:val="002240CC"/>
    <w:rsid w:val="002245C9"/>
    <w:rsid w:val="0022484D"/>
    <w:rsid w:val="00224EE5"/>
    <w:rsid w:val="00224F34"/>
    <w:rsid w:val="00225663"/>
    <w:rsid w:val="00225D8A"/>
    <w:rsid w:val="002264AF"/>
    <w:rsid w:val="00226B52"/>
    <w:rsid w:val="00226CA5"/>
    <w:rsid w:val="00226D03"/>
    <w:rsid w:val="00230377"/>
    <w:rsid w:val="00230542"/>
    <w:rsid w:val="00230631"/>
    <w:rsid w:val="00230B96"/>
    <w:rsid w:val="00231075"/>
    <w:rsid w:val="0023140C"/>
    <w:rsid w:val="00231D5D"/>
    <w:rsid w:val="00232DA8"/>
    <w:rsid w:val="00232E38"/>
    <w:rsid w:val="00233D0D"/>
    <w:rsid w:val="00233FD1"/>
    <w:rsid w:val="00233FFE"/>
    <w:rsid w:val="0023409E"/>
    <w:rsid w:val="002346A8"/>
    <w:rsid w:val="00234F41"/>
    <w:rsid w:val="00235561"/>
    <w:rsid w:val="002355B6"/>
    <w:rsid w:val="002360A0"/>
    <w:rsid w:val="00236252"/>
    <w:rsid w:val="00236319"/>
    <w:rsid w:val="002365F0"/>
    <w:rsid w:val="0023668E"/>
    <w:rsid w:val="002369A0"/>
    <w:rsid w:val="00236A99"/>
    <w:rsid w:val="002400C8"/>
    <w:rsid w:val="002407A0"/>
    <w:rsid w:val="002411C2"/>
    <w:rsid w:val="00241957"/>
    <w:rsid w:val="00241B40"/>
    <w:rsid w:val="0024298B"/>
    <w:rsid w:val="002432F4"/>
    <w:rsid w:val="002435C7"/>
    <w:rsid w:val="0024363B"/>
    <w:rsid w:val="002438E3"/>
    <w:rsid w:val="002441BE"/>
    <w:rsid w:val="00244B88"/>
    <w:rsid w:val="00245110"/>
    <w:rsid w:val="00245471"/>
    <w:rsid w:val="00245625"/>
    <w:rsid w:val="002460C2"/>
    <w:rsid w:val="002462F6"/>
    <w:rsid w:val="00246639"/>
    <w:rsid w:val="00246DF8"/>
    <w:rsid w:val="002470F6"/>
    <w:rsid w:val="00247110"/>
    <w:rsid w:val="00247412"/>
    <w:rsid w:val="00247C4C"/>
    <w:rsid w:val="00247E01"/>
    <w:rsid w:val="0025007A"/>
    <w:rsid w:val="00250205"/>
    <w:rsid w:val="00250C79"/>
    <w:rsid w:val="00250E17"/>
    <w:rsid w:val="00250ED6"/>
    <w:rsid w:val="002514DE"/>
    <w:rsid w:val="00251976"/>
    <w:rsid w:val="002519F0"/>
    <w:rsid w:val="00251CCF"/>
    <w:rsid w:val="00251E15"/>
    <w:rsid w:val="00252029"/>
    <w:rsid w:val="00252536"/>
    <w:rsid w:val="0025256A"/>
    <w:rsid w:val="00252B01"/>
    <w:rsid w:val="00252CB1"/>
    <w:rsid w:val="00253210"/>
    <w:rsid w:val="00253AEA"/>
    <w:rsid w:val="00253B8E"/>
    <w:rsid w:val="00254775"/>
    <w:rsid w:val="00254C27"/>
    <w:rsid w:val="002550A9"/>
    <w:rsid w:val="00255146"/>
    <w:rsid w:val="00255409"/>
    <w:rsid w:val="002559D8"/>
    <w:rsid w:val="00255C7F"/>
    <w:rsid w:val="00255DC9"/>
    <w:rsid w:val="00256159"/>
    <w:rsid w:val="0025652B"/>
    <w:rsid w:val="00256E2D"/>
    <w:rsid w:val="00257B01"/>
    <w:rsid w:val="00257B09"/>
    <w:rsid w:val="00257CFA"/>
    <w:rsid w:val="00257E26"/>
    <w:rsid w:val="0026049A"/>
    <w:rsid w:val="00260576"/>
    <w:rsid w:val="00260C51"/>
    <w:rsid w:val="00261407"/>
    <w:rsid w:val="002617D9"/>
    <w:rsid w:val="00261C62"/>
    <w:rsid w:val="0026218E"/>
    <w:rsid w:val="00262B7C"/>
    <w:rsid w:val="00263822"/>
    <w:rsid w:val="00263969"/>
    <w:rsid w:val="0026402D"/>
    <w:rsid w:val="002645BD"/>
    <w:rsid w:val="00265A76"/>
    <w:rsid w:val="00265E1B"/>
    <w:rsid w:val="002662F4"/>
    <w:rsid w:val="002667D4"/>
    <w:rsid w:val="00267771"/>
    <w:rsid w:val="00267B26"/>
    <w:rsid w:val="00270953"/>
    <w:rsid w:val="00270B57"/>
    <w:rsid w:val="00271392"/>
    <w:rsid w:val="0027147D"/>
    <w:rsid w:val="002716B8"/>
    <w:rsid w:val="00271A77"/>
    <w:rsid w:val="00271B31"/>
    <w:rsid w:val="00272071"/>
    <w:rsid w:val="0027268E"/>
    <w:rsid w:val="00272810"/>
    <w:rsid w:val="00272FF4"/>
    <w:rsid w:val="00273ECE"/>
    <w:rsid w:val="00274036"/>
    <w:rsid w:val="0027413F"/>
    <w:rsid w:val="00274A03"/>
    <w:rsid w:val="00274A79"/>
    <w:rsid w:val="00274AD1"/>
    <w:rsid w:val="0027512D"/>
    <w:rsid w:val="002753CC"/>
    <w:rsid w:val="00275F44"/>
    <w:rsid w:val="002762BC"/>
    <w:rsid w:val="00276925"/>
    <w:rsid w:val="00277262"/>
    <w:rsid w:val="00277533"/>
    <w:rsid w:val="00277744"/>
    <w:rsid w:val="002779DF"/>
    <w:rsid w:val="00277A1A"/>
    <w:rsid w:val="00277BF8"/>
    <w:rsid w:val="00277C10"/>
    <w:rsid w:val="00277C53"/>
    <w:rsid w:val="00277D2D"/>
    <w:rsid w:val="00277ED1"/>
    <w:rsid w:val="00277F6F"/>
    <w:rsid w:val="00280223"/>
    <w:rsid w:val="00280879"/>
    <w:rsid w:val="002808ED"/>
    <w:rsid w:val="00281076"/>
    <w:rsid w:val="002811B3"/>
    <w:rsid w:val="0028148C"/>
    <w:rsid w:val="002814BC"/>
    <w:rsid w:val="0028159B"/>
    <w:rsid w:val="00281794"/>
    <w:rsid w:val="00281B21"/>
    <w:rsid w:val="00281FD8"/>
    <w:rsid w:val="00282EF1"/>
    <w:rsid w:val="00282FB2"/>
    <w:rsid w:val="00283091"/>
    <w:rsid w:val="002836B9"/>
    <w:rsid w:val="0028373F"/>
    <w:rsid w:val="002839B1"/>
    <w:rsid w:val="00283D5F"/>
    <w:rsid w:val="00283FA3"/>
    <w:rsid w:val="00284E50"/>
    <w:rsid w:val="00284E61"/>
    <w:rsid w:val="00284F2E"/>
    <w:rsid w:val="0028523E"/>
    <w:rsid w:val="00285286"/>
    <w:rsid w:val="00285899"/>
    <w:rsid w:val="0028596B"/>
    <w:rsid w:val="00285C5E"/>
    <w:rsid w:val="00285EB5"/>
    <w:rsid w:val="002865E8"/>
    <w:rsid w:val="00286994"/>
    <w:rsid w:val="002875AF"/>
    <w:rsid w:val="0028778B"/>
    <w:rsid w:val="00287810"/>
    <w:rsid w:val="00287987"/>
    <w:rsid w:val="00290450"/>
    <w:rsid w:val="0029055F"/>
    <w:rsid w:val="002908B6"/>
    <w:rsid w:val="00290948"/>
    <w:rsid w:val="00290C3A"/>
    <w:rsid w:val="00290DB3"/>
    <w:rsid w:val="00291019"/>
    <w:rsid w:val="002913F8"/>
    <w:rsid w:val="00291CBB"/>
    <w:rsid w:val="00291DE8"/>
    <w:rsid w:val="002936E8"/>
    <w:rsid w:val="00293E5A"/>
    <w:rsid w:val="002945C6"/>
    <w:rsid w:val="002945F2"/>
    <w:rsid w:val="00294677"/>
    <w:rsid w:val="00294F9B"/>
    <w:rsid w:val="002953BA"/>
    <w:rsid w:val="00296290"/>
    <w:rsid w:val="0029691E"/>
    <w:rsid w:val="00296A88"/>
    <w:rsid w:val="00297206"/>
    <w:rsid w:val="00297D46"/>
    <w:rsid w:val="002A04A9"/>
    <w:rsid w:val="002A098A"/>
    <w:rsid w:val="002A0D61"/>
    <w:rsid w:val="002A0D96"/>
    <w:rsid w:val="002A1A5B"/>
    <w:rsid w:val="002A1CE5"/>
    <w:rsid w:val="002A1EBE"/>
    <w:rsid w:val="002A1F36"/>
    <w:rsid w:val="002A2B1C"/>
    <w:rsid w:val="002A2E4B"/>
    <w:rsid w:val="002A302D"/>
    <w:rsid w:val="002A3909"/>
    <w:rsid w:val="002A3B00"/>
    <w:rsid w:val="002A3C54"/>
    <w:rsid w:val="002A3E94"/>
    <w:rsid w:val="002A4931"/>
    <w:rsid w:val="002A4E09"/>
    <w:rsid w:val="002A4EB1"/>
    <w:rsid w:val="002A5046"/>
    <w:rsid w:val="002A51BB"/>
    <w:rsid w:val="002A550F"/>
    <w:rsid w:val="002A56C9"/>
    <w:rsid w:val="002A5D39"/>
    <w:rsid w:val="002A5E4D"/>
    <w:rsid w:val="002A5F2B"/>
    <w:rsid w:val="002A6197"/>
    <w:rsid w:val="002A6248"/>
    <w:rsid w:val="002A63CB"/>
    <w:rsid w:val="002A65C8"/>
    <w:rsid w:val="002A6C8F"/>
    <w:rsid w:val="002A6CAF"/>
    <w:rsid w:val="002A715A"/>
    <w:rsid w:val="002B0737"/>
    <w:rsid w:val="002B0794"/>
    <w:rsid w:val="002B0798"/>
    <w:rsid w:val="002B0C45"/>
    <w:rsid w:val="002B18F4"/>
    <w:rsid w:val="002B250B"/>
    <w:rsid w:val="002B2811"/>
    <w:rsid w:val="002B39FA"/>
    <w:rsid w:val="002B3F98"/>
    <w:rsid w:val="002B41ED"/>
    <w:rsid w:val="002B5128"/>
    <w:rsid w:val="002B56A2"/>
    <w:rsid w:val="002B5969"/>
    <w:rsid w:val="002B5F4A"/>
    <w:rsid w:val="002B63AA"/>
    <w:rsid w:val="002B682D"/>
    <w:rsid w:val="002B6A36"/>
    <w:rsid w:val="002B6FB2"/>
    <w:rsid w:val="002B72E9"/>
    <w:rsid w:val="002B752F"/>
    <w:rsid w:val="002C0BA0"/>
    <w:rsid w:val="002C1453"/>
    <w:rsid w:val="002C3698"/>
    <w:rsid w:val="002C415A"/>
    <w:rsid w:val="002C441E"/>
    <w:rsid w:val="002C4515"/>
    <w:rsid w:val="002C4B41"/>
    <w:rsid w:val="002C4F00"/>
    <w:rsid w:val="002C4FE7"/>
    <w:rsid w:val="002C528C"/>
    <w:rsid w:val="002C54FB"/>
    <w:rsid w:val="002C55FD"/>
    <w:rsid w:val="002C5A81"/>
    <w:rsid w:val="002C60BF"/>
    <w:rsid w:val="002C63A3"/>
    <w:rsid w:val="002C65E0"/>
    <w:rsid w:val="002C6CE6"/>
    <w:rsid w:val="002C6EEA"/>
    <w:rsid w:val="002C77E9"/>
    <w:rsid w:val="002D01B6"/>
    <w:rsid w:val="002D0206"/>
    <w:rsid w:val="002D07B0"/>
    <w:rsid w:val="002D0867"/>
    <w:rsid w:val="002D0D09"/>
    <w:rsid w:val="002D0DBF"/>
    <w:rsid w:val="002D1601"/>
    <w:rsid w:val="002D1925"/>
    <w:rsid w:val="002D20E7"/>
    <w:rsid w:val="002D2838"/>
    <w:rsid w:val="002D28A3"/>
    <w:rsid w:val="002D33FF"/>
    <w:rsid w:val="002D34E0"/>
    <w:rsid w:val="002D3558"/>
    <w:rsid w:val="002D3677"/>
    <w:rsid w:val="002D3C6D"/>
    <w:rsid w:val="002D422D"/>
    <w:rsid w:val="002D44AD"/>
    <w:rsid w:val="002D466D"/>
    <w:rsid w:val="002D4A2C"/>
    <w:rsid w:val="002D4A48"/>
    <w:rsid w:val="002D57E9"/>
    <w:rsid w:val="002D59ED"/>
    <w:rsid w:val="002D59F0"/>
    <w:rsid w:val="002D5C45"/>
    <w:rsid w:val="002D5D02"/>
    <w:rsid w:val="002D5E80"/>
    <w:rsid w:val="002D5FDD"/>
    <w:rsid w:val="002D6126"/>
    <w:rsid w:val="002D62FC"/>
    <w:rsid w:val="002D6486"/>
    <w:rsid w:val="002D64A4"/>
    <w:rsid w:val="002D6934"/>
    <w:rsid w:val="002D706C"/>
    <w:rsid w:val="002D7233"/>
    <w:rsid w:val="002D72DA"/>
    <w:rsid w:val="002D7F0C"/>
    <w:rsid w:val="002E042C"/>
    <w:rsid w:val="002E137B"/>
    <w:rsid w:val="002E1844"/>
    <w:rsid w:val="002E1A9C"/>
    <w:rsid w:val="002E1B93"/>
    <w:rsid w:val="002E1F00"/>
    <w:rsid w:val="002E1FA5"/>
    <w:rsid w:val="002E21C6"/>
    <w:rsid w:val="002E23F7"/>
    <w:rsid w:val="002E2499"/>
    <w:rsid w:val="002E2748"/>
    <w:rsid w:val="002E2DA3"/>
    <w:rsid w:val="002E2DB3"/>
    <w:rsid w:val="002E2F54"/>
    <w:rsid w:val="002E2F72"/>
    <w:rsid w:val="002E366F"/>
    <w:rsid w:val="002E36B0"/>
    <w:rsid w:val="002E3C4A"/>
    <w:rsid w:val="002E3C8D"/>
    <w:rsid w:val="002E4393"/>
    <w:rsid w:val="002E4641"/>
    <w:rsid w:val="002E4657"/>
    <w:rsid w:val="002E4847"/>
    <w:rsid w:val="002E5272"/>
    <w:rsid w:val="002E57C1"/>
    <w:rsid w:val="002E641A"/>
    <w:rsid w:val="002E6528"/>
    <w:rsid w:val="002E6772"/>
    <w:rsid w:val="002E7798"/>
    <w:rsid w:val="002E798F"/>
    <w:rsid w:val="002E79F3"/>
    <w:rsid w:val="002F01D8"/>
    <w:rsid w:val="002F0AF7"/>
    <w:rsid w:val="002F0E74"/>
    <w:rsid w:val="002F1BD2"/>
    <w:rsid w:val="002F23AB"/>
    <w:rsid w:val="002F23F3"/>
    <w:rsid w:val="002F29E1"/>
    <w:rsid w:val="002F2ACC"/>
    <w:rsid w:val="002F310A"/>
    <w:rsid w:val="002F3482"/>
    <w:rsid w:val="002F3515"/>
    <w:rsid w:val="002F351D"/>
    <w:rsid w:val="002F3820"/>
    <w:rsid w:val="002F3D4E"/>
    <w:rsid w:val="002F4C71"/>
    <w:rsid w:val="002F4E2C"/>
    <w:rsid w:val="002F4F59"/>
    <w:rsid w:val="002F4FC9"/>
    <w:rsid w:val="002F56C4"/>
    <w:rsid w:val="002F56CE"/>
    <w:rsid w:val="002F57B1"/>
    <w:rsid w:val="002F5BB8"/>
    <w:rsid w:val="002F5CE9"/>
    <w:rsid w:val="002F5FD0"/>
    <w:rsid w:val="002F6006"/>
    <w:rsid w:val="002F6137"/>
    <w:rsid w:val="002F616B"/>
    <w:rsid w:val="002F6243"/>
    <w:rsid w:val="002F65C2"/>
    <w:rsid w:val="002F69A5"/>
    <w:rsid w:val="002F7447"/>
    <w:rsid w:val="002F761F"/>
    <w:rsid w:val="0030087B"/>
    <w:rsid w:val="00300B68"/>
    <w:rsid w:val="00300EB1"/>
    <w:rsid w:val="00300F67"/>
    <w:rsid w:val="003018A3"/>
    <w:rsid w:val="003020F3"/>
    <w:rsid w:val="00302218"/>
    <w:rsid w:val="00302277"/>
    <w:rsid w:val="003023B3"/>
    <w:rsid w:val="00302602"/>
    <w:rsid w:val="003027A6"/>
    <w:rsid w:val="00302BBB"/>
    <w:rsid w:val="00303BE6"/>
    <w:rsid w:val="00303D89"/>
    <w:rsid w:val="003042C5"/>
    <w:rsid w:val="0030443D"/>
    <w:rsid w:val="00305513"/>
    <w:rsid w:val="0030586E"/>
    <w:rsid w:val="003059A2"/>
    <w:rsid w:val="00305A00"/>
    <w:rsid w:val="00305B3A"/>
    <w:rsid w:val="00306588"/>
    <w:rsid w:val="003069C0"/>
    <w:rsid w:val="00306D13"/>
    <w:rsid w:val="00306F49"/>
    <w:rsid w:val="003071DB"/>
    <w:rsid w:val="003073A1"/>
    <w:rsid w:val="00307965"/>
    <w:rsid w:val="00307B5A"/>
    <w:rsid w:val="00307E2B"/>
    <w:rsid w:val="00310311"/>
    <w:rsid w:val="00310FAC"/>
    <w:rsid w:val="00311054"/>
    <w:rsid w:val="00311307"/>
    <w:rsid w:val="003113C4"/>
    <w:rsid w:val="0031181E"/>
    <w:rsid w:val="00311F40"/>
    <w:rsid w:val="00312057"/>
    <w:rsid w:val="00312B2F"/>
    <w:rsid w:val="00312FA8"/>
    <w:rsid w:val="00313097"/>
    <w:rsid w:val="003130CE"/>
    <w:rsid w:val="0031328E"/>
    <w:rsid w:val="0031353F"/>
    <w:rsid w:val="00313948"/>
    <w:rsid w:val="00313E3B"/>
    <w:rsid w:val="0031438E"/>
    <w:rsid w:val="0031442F"/>
    <w:rsid w:val="00314D84"/>
    <w:rsid w:val="00315235"/>
    <w:rsid w:val="00315736"/>
    <w:rsid w:val="00315E1D"/>
    <w:rsid w:val="003161CB"/>
    <w:rsid w:val="00316581"/>
    <w:rsid w:val="0031671A"/>
    <w:rsid w:val="003167C1"/>
    <w:rsid w:val="00320151"/>
    <w:rsid w:val="003203AF"/>
    <w:rsid w:val="00320527"/>
    <w:rsid w:val="00320C83"/>
    <w:rsid w:val="00321051"/>
    <w:rsid w:val="0032112A"/>
    <w:rsid w:val="00321466"/>
    <w:rsid w:val="0032147C"/>
    <w:rsid w:val="0032181A"/>
    <w:rsid w:val="00321875"/>
    <w:rsid w:val="00321CE2"/>
    <w:rsid w:val="00322539"/>
    <w:rsid w:val="00322541"/>
    <w:rsid w:val="00322716"/>
    <w:rsid w:val="00323375"/>
    <w:rsid w:val="00323614"/>
    <w:rsid w:val="0032368B"/>
    <w:rsid w:val="0032384C"/>
    <w:rsid w:val="00324087"/>
    <w:rsid w:val="00324088"/>
    <w:rsid w:val="00324408"/>
    <w:rsid w:val="00324F98"/>
    <w:rsid w:val="00325232"/>
    <w:rsid w:val="00325455"/>
    <w:rsid w:val="00326156"/>
    <w:rsid w:val="00326323"/>
    <w:rsid w:val="00326558"/>
    <w:rsid w:val="00326D6C"/>
    <w:rsid w:val="00326F3F"/>
    <w:rsid w:val="00327141"/>
    <w:rsid w:val="0032781F"/>
    <w:rsid w:val="0033013B"/>
    <w:rsid w:val="003304B1"/>
    <w:rsid w:val="00330666"/>
    <w:rsid w:val="0033069A"/>
    <w:rsid w:val="00330A2F"/>
    <w:rsid w:val="00330EEA"/>
    <w:rsid w:val="00331097"/>
    <w:rsid w:val="0033116E"/>
    <w:rsid w:val="003316A6"/>
    <w:rsid w:val="0033184F"/>
    <w:rsid w:val="00331A0B"/>
    <w:rsid w:val="003324BE"/>
    <w:rsid w:val="00332560"/>
    <w:rsid w:val="003331B8"/>
    <w:rsid w:val="00333441"/>
    <w:rsid w:val="00333C04"/>
    <w:rsid w:val="00333C97"/>
    <w:rsid w:val="0033486B"/>
    <w:rsid w:val="00334BD0"/>
    <w:rsid w:val="00334C4E"/>
    <w:rsid w:val="00335201"/>
    <w:rsid w:val="0033583E"/>
    <w:rsid w:val="00335D62"/>
    <w:rsid w:val="00335EE4"/>
    <w:rsid w:val="00335F48"/>
    <w:rsid w:val="003360B1"/>
    <w:rsid w:val="003367E5"/>
    <w:rsid w:val="003367EA"/>
    <w:rsid w:val="003368D7"/>
    <w:rsid w:val="00336C86"/>
    <w:rsid w:val="00336F3D"/>
    <w:rsid w:val="00337ABC"/>
    <w:rsid w:val="00340E1F"/>
    <w:rsid w:val="0034140E"/>
    <w:rsid w:val="00341523"/>
    <w:rsid w:val="00341564"/>
    <w:rsid w:val="003415CF"/>
    <w:rsid w:val="00341E45"/>
    <w:rsid w:val="003423E9"/>
    <w:rsid w:val="00342F46"/>
    <w:rsid w:val="00342F5E"/>
    <w:rsid w:val="00343020"/>
    <w:rsid w:val="0034327F"/>
    <w:rsid w:val="00343462"/>
    <w:rsid w:val="00343648"/>
    <w:rsid w:val="00343789"/>
    <w:rsid w:val="003437F4"/>
    <w:rsid w:val="0034399E"/>
    <w:rsid w:val="00343E3F"/>
    <w:rsid w:val="0034467C"/>
    <w:rsid w:val="00344B3D"/>
    <w:rsid w:val="00344B75"/>
    <w:rsid w:val="00344C49"/>
    <w:rsid w:val="00345250"/>
    <w:rsid w:val="00345FCC"/>
    <w:rsid w:val="003464EC"/>
    <w:rsid w:val="00346812"/>
    <w:rsid w:val="00346B4D"/>
    <w:rsid w:val="00346C23"/>
    <w:rsid w:val="00346CAF"/>
    <w:rsid w:val="00346FCD"/>
    <w:rsid w:val="0034721F"/>
    <w:rsid w:val="0034726B"/>
    <w:rsid w:val="003477FE"/>
    <w:rsid w:val="00350490"/>
    <w:rsid w:val="003513F6"/>
    <w:rsid w:val="0035176E"/>
    <w:rsid w:val="00351831"/>
    <w:rsid w:val="00351D20"/>
    <w:rsid w:val="00351F42"/>
    <w:rsid w:val="00352184"/>
    <w:rsid w:val="0035286D"/>
    <w:rsid w:val="00352DC3"/>
    <w:rsid w:val="00352FAD"/>
    <w:rsid w:val="00353256"/>
    <w:rsid w:val="00353449"/>
    <w:rsid w:val="003535DB"/>
    <w:rsid w:val="00353B4F"/>
    <w:rsid w:val="00353E03"/>
    <w:rsid w:val="003549A4"/>
    <w:rsid w:val="00354C5E"/>
    <w:rsid w:val="00354F9A"/>
    <w:rsid w:val="003559F4"/>
    <w:rsid w:val="003565CF"/>
    <w:rsid w:val="00356B27"/>
    <w:rsid w:val="00356C19"/>
    <w:rsid w:val="003578E7"/>
    <w:rsid w:val="00360328"/>
    <w:rsid w:val="0036080D"/>
    <w:rsid w:val="00361139"/>
    <w:rsid w:val="00361525"/>
    <w:rsid w:val="00361865"/>
    <w:rsid w:val="00361BAA"/>
    <w:rsid w:val="00361CE5"/>
    <w:rsid w:val="00362434"/>
    <w:rsid w:val="00362856"/>
    <w:rsid w:val="00362F80"/>
    <w:rsid w:val="003637DD"/>
    <w:rsid w:val="00363ACD"/>
    <w:rsid w:val="00363FA2"/>
    <w:rsid w:val="003641FF"/>
    <w:rsid w:val="00364793"/>
    <w:rsid w:val="0036498B"/>
    <w:rsid w:val="003649D4"/>
    <w:rsid w:val="00364E17"/>
    <w:rsid w:val="00366610"/>
    <w:rsid w:val="00366632"/>
    <w:rsid w:val="00366864"/>
    <w:rsid w:val="00366ABA"/>
    <w:rsid w:val="00366C4F"/>
    <w:rsid w:val="00366E59"/>
    <w:rsid w:val="003678D7"/>
    <w:rsid w:val="00367C26"/>
    <w:rsid w:val="00370D0E"/>
    <w:rsid w:val="0037162F"/>
    <w:rsid w:val="00371A34"/>
    <w:rsid w:val="00371EF5"/>
    <w:rsid w:val="003726D2"/>
    <w:rsid w:val="003727C6"/>
    <w:rsid w:val="00372A8F"/>
    <w:rsid w:val="003736CF"/>
    <w:rsid w:val="00373878"/>
    <w:rsid w:val="0037434B"/>
    <w:rsid w:val="003744EA"/>
    <w:rsid w:val="0037491E"/>
    <w:rsid w:val="00375166"/>
    <w:rsid w:val="00375475"/>
    <w:rsid w:val="00375580"/>
    <w:rsid w:val="0037570D"/>
    <w:rsid w:val="00375EC8"/>
    <w:rsid w:val="00375EE6"/>
    <w:rsid w:val="003762A0"/>
    <w:rsid w:val="00376441"/>
    <w:rsid w:val="00376603"/>
    <w:rsid w:val="00376604"/>
    <w:rsid w:val="00376AC0"/>
    <w:rsid w:val="00376C86"/>
    <w:rsid w:val="00376EAF"/>
    <w:rsid w:val="00377170"/>
    <w:rsid w:val="003771DF"/>
    <w:rsid w:val="00377871"/>
    <w:rsid w:val="00377EA5"/>
    <w:rsid w:val="0038003B"/>
    <w:rsid w:val="003809D0"/>
    <w:rsid w:val="00380CD2"/>
    <w:rsid w:val="00380FC4"/>
    <w:rsid w:val="003811E3"/>
    <w:rsid w:val="00381566"/>
    <w:rsid w:val="003823D2"/>
    <w:rsid w:val="00382929"/>
    <w:rsid w:val="00382C55"/>
    <w:rsid w:val="00382F1B"/>
    <w:rsid w:val="00383333"/>
    <w:rsid w:val="00384238"/>
    <w:rsid w:val="003842B9"/>
    <w:rsid w:val="00384670"/>
    <w:rsid w:val="00385596"/>
    <w:rsid w:val="003855EE"/>
    <w:rsid w:val="003860BF"/>
    <w:rsid w:val="00386181"/>
    <w:rsid w:val="00386A2C"/>
    <w:rsid w:val="00386F70"/>
    <w:rsid w:val="00387318"/>
    <w:rsid w:val="00387D33"/>
    <w:rsid w:val="00387DF1"/>
    <w:rsid w:val="00387F6C"/>
    <w:rsid w:val="00390479"/>
    <w:rsid w:val="00390753"/>
    <w:rsid w:val="00390DE5"/>
    <w:rsid w:val="00390EB1"/>
    <w:rsid w:val="00390F5B"/>
    <w:rsid w:val="003916F9"/>
    <w:rsid w:val="0039185F"/>
    <w:rsid w:val="00391A5B"/>
    <w:rsid w:val="00391B23"/>
    <w:rsid w:val="00391C23"/>
    <w:rsid w:val="0039252F"/>
    <w:rsid w:val="003925F9"/>
    <w:rsid w:val="00392659"/>
    <w:rsid w:val="003926C9"/>
    <w:rsid w:val="00392923"/>
    <w:rsid w:val="00392D85"/>
    <w:rsid w:val="003935C1"/>
    <w:rsid w:val="0039394F"/>
    <w:rsid w:val="00393BFB"/>
    <w:rsid w:val="00393C32"/>
    <w:rsid w:val="00394392"/>
    <w:rsid w:val="0039444E"/>
    <w:rsid w:val="0039477A"/>
    <w:rsid w:val="003952F6"/>
    <w:rsid w:val="003953D5"/>
    <w:rsid w:val="0039596E"/>
    <w:rsid w:val="00395A86"/>
    <w:rsid w:val="00395DAF"/>
    <w:rsid w:val="00395FF6"/>
    <w:rsid w:val="003961BA"/>
    <w:rsid w:val="0039625A"/>
    <w:rsid w:val="003965CB"/>
    <w:rsid w:val="00396678"/>
    <w:rsid w:val="00396837"/>
    <w:rsid w:val="00396AA4"/>
    <w:rsid w:val="00397005"/>
    <w:rsid w:val="00397162"/>
    <w:rsid w:val="003974EF"/>
    <w:rsid w:val="003976B0"/>
    <w:rsid w:val="00397873"/>
    <w:rsid w:val="003979E7"/>
    <w:rsid w:val="00397B30"/>
    <w:rsid w:val="003A0D5C"/>
    <w:rsid w:val="003A0F9C"/>
    <w:rsid w:val="003A1451"/>
    <w:rsid w:val="003A1744"/>
    <w:rsid w:val="003A23FF"/>
    <w:rsid w:val="003A2699"/>
    <w:rsid w:val="003A2CF3"/>
    <w:rsid w:val="003A2D3C"/>
    <w:rsid w:val="003A3090"/>
    <w:rsid w:val="003A3108"/>
    <w:rsid w:val="003A32AB"/>
    <w:rsid w:val="003A3FF0"/>
    <w:rsid w:val="003A40B1"/>
    <w:rsid w:val="003A4808"/>
    <w:rsid w:val="003A4A9C"/>
    <w:rsid w:val="003A4FE4"/>
    <w:rsid w:val="003A56A0"/>
    <w:rsid w:val="003A5CA2"/>
    <w:rsid w:val="003A5FD5"/>
    <w:rsid w:val="003A5FDD"/>
    <w:rsid w:val="003A6036"/>
    <w:rsid w:val="003A6B0F"/>
    <w:rsid w:val="003A6E27"/>
    <w:rsid w:val="003A7536"/>
    <w:rsid w:val="003A7B42"/>
    <w:rsid w:val="003B033F"/>
    <w:rsid w:val="003B0668"/>
    <w:rsid w:val="003B06CF"/>
    <w:rsid w:val="003B089C"/>
    <w:rsid w:val="003B0BED"/>
    <w:rsid w:val="003B11E5"/>
    <w:rsid w:val="003B17DA"/>
    <w:rsid w:val="003B1CCB"/>
    <w:rsid w:val="003B1CCC"/>
    <w:rsid w:val="003B2427"/>
    <w:rsid w:val="003B2EFC"/>
    <w:rsid w:val="003B327B"/>
    <w:rsid w:val="003B3592"/>
    <w:rsid w:val="003B36FF"/>
    <w:rsid w:val="003B3B10"/>
    <w:rsid w:val="003B3B6D"/>
    <w:rsid w:val="003B3DB7"/>
    <w:rsid w:val="003B408F"/>
    <w:rsid w:val="003B4217"/>
    <w:rsid w:val="003B47FE"/>
    <w:rsid w:val="003B52DA"/>
    <w:rsid w:val="003B5605"/>
    <w:rsid w:val="003B59AC"/>
    <w:rsid w:val="003B6211"/>
    <w:rsid w:val="003B6BE5"/>
    <w:rsid w:val="003B6D1F"/>
    <w:rsid w:val="003B6FBF"/>
    <w:rsid w:val="003B781C"/>
    <w:rsid w:val="003B7D6F"/>
    <w:rsid w:val="003B7FAF"/>
    <w:rsid w:val="003C035A"/>
    <w:rsid w:val="003C0605"/>
    <w:rsid w:val="003C0890"/>
    <w:rsid w:val="003C0BF7"/>
    <w:rsid w:val="003C0CB6"/>
    <w:rsid w:val="003C0DAA"/>
    <w:rsid w:val="003C0F0F"/>
    <w:rsid w:val="003C19C6"/>
    <w:rsid w:val="003C1AA7"/>
    <w:rsid w:val="003C1BA1"/>
    <w:rsid w:val="003C1CE0"/>
    <w:rsid w:val="003C24FC"/>
    <w:rsid w:val="003C26BD"/>
    <w:rsid w:val="003C282D"/>
    <w:rsid w:val="003C2CC1"/>
    <w:rsid w:val="003C347E"/>
    <w:rsid w:val="003C39CD"/>
    <w:rsid w:val="003C3A1D"/>
    <w:rsid w:val="003C3A6A"/>
    <w:rsid w:val="003C3F64"/>
    <w:rsid w:val="003C447D"/>
    <w:rsid w:val="003C44A5"/>
    <w:rsid w:val="003C4589"/>
    <w:rsid w:val="003C4999"/>
    <w:rsid w:val="003C5470"/>
    <w:rsid w:val="003C56F0"/>
    <w:rsid w:val="003C61E2"/>
    <w:rsid w:val="003C62FB"/>
    <w:rsid w:val="003C63DA"/>
    <w:rsid w:val="003C694D"/>
    <w:rsid w:val="003C6E14"/>
    <w:rsid w:val="003C7002"/>
    <w:rsid w:val="003C7248"/>
    <w:rsid w:val="003C7545"/>
    <w:rsid w:val="003C7AFC"/>
    <w:rsid w:val="003C7E90"/>
    <w:rsid w:val="003D01E6"/>
    <w:rsid w:val="003D05C9"/>
    <w:rsid w:val="003D0643"/>
    <w:rsid w:val="003D0CA2"/>
    <w:rsid w:val="003D0CF0"/>
    <w:rsid w:val="003D100A"/>
    <w:rsid w:val="003D11B1"/>
    <w:rsid w:val="003D1670"/>
    <w:rsid w:val="003D1EA0"/>
    <w:rsid w:val="003D24E2"/>
    <w:rsid w:val="003D2567"/>
    <w:rsid w:val="003D25E7"/>
    <w:rsid w:val="003D2B9A"/>
    <w:rsid w:val="003D2BBC"/>
    <w:rsid w:val="003D364E"/>
    <w:rsid w:val="003D3845"/>
    <w:rsid w:val="003D387C"/>
    <w:rsid w:val="003D3CC7"/>
    <w:rsid w:val="003D3DCA"/>
    <w:rsid w:val="003D3E44"/>
    <w:rsid w:val="003D4266"/>
    <w:rsid w:val="003D47D2"/>
    <w:rsid w:val="003D487D"/>
    <w:rsid w:val="003D4E79"/>
    <w:rsid w:val="003D59A6"/>
    <w:rsid w:val="003D608F"/>
    <w:rsid w:val="003D65F5"/>
    <w:rsid w:val="003D67D6"/>
    <w:rsid w:val="003D6FF8"/>
    <w:rsid w:val="003D7333"/>
    <w:rsid w:val="003D741E"/>
    <w:rsid w:val="003E04CD"/>
    <w:rsid w:val="003E053D"/>
    <w:rsid w:val="003E08C1"/>
    <w:rsid w:val="003E091E"/>
    <w:rsid w:val="003E0C4B"/>
    <w:rsid w:val="003E0EAD"/>
    <w:rsid w:val="003E0F0B"/>
    <w:rsid w:val="003E125B"/>
    <w:rsid w:val="003E1495"/>
    <w:rsid w:val="003E1714"/>
    <w:rsid w:val="003E1F88"/>
    <w:rsid w:val="003E2176"/>
    <w:rsid w:val="003E281B"/>
    <w:rsid w:val="003E2961"/>
    <w:rsid w:val="003E2E44"/>
    <w:rsid w:val="003E3135"/>
    <w:rsid w:val="003E3413"/>
    <w:rsid w:val="003E39A9"/>
    <w:rsid w:val="003E3D3D"/>
    <w:rsid w:val="003E3FAF"/>
    <w:rsid w:val="003E3FCC"/>
    <w:rsid w:val="003E414F"/>
    <w:rsid w:val="003E4181"/>
    <w:rsid w:val="003E4248"/>
    <w:rsid w:val="003E4272"/>
    <w:rsid w:val="003E44B4"/>
    <w:rsid w:val="003E46D5"/>
    <w:rsid w:val="003E5945"/>
    <w:rsid w:val="003E5951"/>
    <w:rsid w:val="003E5CF5"/>
    <w:rsid w:val="003E60DD"/>
    <w:rsid w:val="003E6646"/>
    <w:rsid w:val="003E687B"/>
    <w:rsid w:val="003E71DA"/>
    <w:rsid w:val="003E7CCD"/>
    <w:rsid w:val="003F02FD"/>
    <w:rsid w:val="003F05AB"/>
    <w:rsid w:val="003F06DA"/>
    <w:rsid w:val="003F07AE"/>
    <w:rsid w:val="003F0E0C"/>
    <w:rsid w:val="003F13EA"/>
    <w:rsid w:val="003F14E3"/>
    <w:rsid w:val="003F17C9"/>
    <w:rsid w:val="003F1901"/>
    <w:rsid w:val="003F1C40"/>
    <w:rsid w:val="003F1E3B"/>
    <w:rsid w:val="003F230D"/>
    <w:rsid w:val="003F2895"/>
    <w:rsid w:val="003F2F5E"/>
    <w:rsid w:val="003F3168"/>
    <w:rsid w:val="003F3204"/>
    <w:rsid w:val="003F33FC"/>
    <w:rsid w:val="003F35CE"/>
    <w:rsid w:val="003F3607"/>
    <w:rsid w:val="003F389C"/>
    <w:rsid w:val="003F39DF"/>
    <w:rsid w:val="003F40D6"/>
    <w:rsid w:val="003F4291"/>
    <w:rsid w:val="003F43EF"/>
    <w:rsid w:val="003F4495"/>
    <w:rsid w:val="003F4B06"/>
    <w:rsid w:val="003F4C56"/>
    <w:rsid w:val="003F5945"/>
    <w:rsid w:val="003F63C1"/>
    <w:rsid w:val="003F6420"/>
    <w:rsid w:val="003F6453"/>
    <w:rsid w:val="003F6554"/>
    <w:rsid w:val="003F6D7E"/>
    <w:rsid w:val="003F71B6"/>
    <w:rsid w:val="003F72B7"/>
    <w:rsid w:val="003F76A1"/>
    <w:rsid w:val="003F76A7"/>
    <w:rsid w:val="003F7932"/>
    <w:rsid w:val="003F7957"/>
    <w:rsid w:val="004004B5"/>
    <w:rsid w:val="0040081D"/>
    <w:rsid w:val="00400872"/>
    <w:rsid w:val="00400AC6"/>
    <w:rsid w:val="00400CB2"/>
    <w:rsid w:val="00400EDD"/>
    <w:rsid w:val="00401185"/>
    <w:rsid w:val="004011BD"/>
    <w:rsid w:val="004012A0"/>
    <w:rsid w:val="00401D84"/>
    <w:rsid w:val="00401F2F"/>
    <w:rsid w:val="0040288A"/>
    <w:rsid w:val="004029CC"/>
    <w:rsid w:val="00402BB5"/>
    <w:rsid w:val="00402D84"/>
    <w:rsid w:val="004030F3"/>
    <w:rsid w:val="004033D9"/>
    <w:rsid w:val="004033EA"/>
    <w:rsid w:val="00403483"/>
    <w:rsid w:val="00403A75"/>
    <w:rsid w:val="00403EAA"/>
    <w:rsid w:val="00403F91"/>
    <w:rsid w:val="0040402F"/>
    <w:rsid w:val="00404532"/>
    <w:rsid w:val="004049FE"/>
    <w:rsid w:val="00405147"/>
    <w:rsid w:val="004052F2"/>
    <w:rsid w:val="0040602B"/>
    <w:rsid w:val="004065FD"/>
    <w:rsid w:val="004066D9"/>
    <w:rsid w:val="00406C47"/>
    <w:rsid w:val="0040710D"/>
    <w:rsid w:val="004071E0"/>
    <w:rsid w:val="004072ED"/>
    <w:rsid w:val="00407498"/>
    <w:rsid w:val="0040764C"/>
    <w:rsid w:val="00407B8D"/>
    <w:rsid w:val="00407EEC"/>
    <w:rsid w:val="00407F71"/>
    <w:rsid w:val="004105E6"/>
    <w:rsid w:val="00410F65"/>
    <w:rsid w:val="00410FDE"/>
    <w:rsid w:val="00410FF8"/>
    <w:rsid w:val="0041114B"/>
    <w:rsid w:val="00411444"/>
    <w:rsid w:val="00411805"/>
    <w:rsid w:val="00411CBA"/>
    <w:rsid w:val="00412680"/>
    <w:rsid w:val="00412701"/>
    <w:rsid w:val="00412C36"/>
    <w:rsid w:val="004136DA"/>
    <w:rsid w:val="00413DB8"/>
    <w:rsid w:val="0041438A"/>
    <w:rsid w:val="0041461E"/>
    <w:rsid w:val="00414FD2"/>
    <w:rsid w:val="004152F4"/>
    <w:rsid w:val="00415390"/>
    <w:rsid w:val="004154BE"/>
    <w:rsid w:val="00415588"/>
    <w:rsid w:val="00415BB5"/>
    <w:rsid w:val="0041616E"/>
    <w:rsid w:val="00416D83"/>
    <w:rsid w:val="00417001"/>
    <w:rsid w:val="004171BF"/>
    <w:rsid w:val="00417427"/>
    <w:rsid w:val="00417597"/>
    <w:rsid w:val="00417FFB"/>
    <w:rsid w:val="0042035A"/>
    <w:rsid w:val="00420702"/>
    <w:rsid w:val="00420773"/>
    <w:rsid w:val="00420C02"/>
    <w:rsid w:val="00420EDA"/>
    <w:rsid w:val="00420FE4"/>
    <w:rsid w:val="00421349"/>
    <w:rsid w:val="00421621"/>
    <w:rsid w:val="00421776"/>
    <w:rsid w:val="00421977"/>
    <w:rsid w:val="00421EEA"/>
    <w:rsid w:val="00422120"/>
    <w:rsid w:val="004231E8"/>
    <w:rsid w:val="00423722"/>
    <w:rsid w:val="0042396F"/>
    <w:rsid w:val="00423B19"/>
    <w:rsid w:val="00423D98"/>
    <w:rsid w:val="004245F1"/>
    <w:rsid w:val="00424DA9"/>
    <w:rsid w:val="0042597F"/>
    <w:rsid w:val="004262B1"/>
    <w:rsid w:val="0042638B"/>
    <w:rsid w:val="0042651F"/>
    <w:rsid w:val="00426550"/>
    <w:rsid w:val="00426D5F"/>
    <w:rsid w:val="00426F5A"/>
    <w:rsid w:val="00427262"/>
    <w:rsid w:val="00427701"/>
    <w:rsid w:val="00427796"/>
    <w:rsid w:val="00430C23"/>
    <w:rsid w:val="00431321"/>
    <w:rsid w:val="00431835"/>
    <w:rsid w:val="0043194A"/>
    <w:rsid w:val="00431F98"/>
    <w:rsid w:val="004322AA"/>
    <w:rsid w:val="004324E1"/>
    <w:rsid w:val="004326B0"/>
    <w:rsid w:val="004326E2"/>
    <w:rsid w:val="00432A1F"/>
    <w:rsid w:val="00432C73"/>
    <w:rsid w:val="00433537"/>
    <w:rsid w:val="00434241"/>
    <w:rsid w:val="00434321"/>
    <w:rsid w:val="00434421"/>
    <w:rsid w:val="0043476B"/>
    <w:rsid w:val="004347A9"/>
    <w:rsid w:val="004350A5"/>
    <w:rsid w:val="004351F2"/>
    <w:rsid w:val="0043528F"/>
    <w:rsid w:val="0043570E"/>
    <w:rsid w:val="004358F6"/>
    <w:rsid w:val="004360DD"/>
    <w:rsid w:val="00436534"/>
    <w:rsid w:val="00436782"/>
    <w:rsid w:val="004367F5"/>
    <w:rsid w:val="00436881"/>
    <w:rsid w:val="00436E07"/>
    <w:rsid w:val="00436F57"/>
    <w:rsid w:val="004374D5"/>
    <w:rsid w:val="00437D99"/>
    <w:rsid w:val="00437F34"/>
    <w:rsid w:val="00440A02"/>
    <w:rsid w:val="00440C8B"/>
    <w:rsid w:val="00440D3F"/>
    <w:rsid w:val="00441DEC"/>
    <w:rsid w:val="00441EAA"/>
    <w:rsid w:val="00441F9C"/>
    <w:rsid w:val="004420C9"/>
    <w:rsid w:val="00443503"/>
    <w:rsid w:val="0044399B"/>
    <w:rsid w:val="00443C7F"/>
    <w:rsid w:val="00443F7F"/>
    <w:rsid w:val="004447E8"/>
    <w:rsid w:val="00444BB3"/>
    <w:rsid w:val="004452CA"/>
    <w:rsid w:val="004455D4"/>
    <w:rsid w:val="0044605C"/>
    <w:rsid w:val="0044625C"/>
    <w:rsid w:val="004468D0"/>
    <w:rsid w:val="00446AF5"/>
    <w:rsid w:val="00446C0C"/>
    <w:rsid w:val="00446EBB"/>
    <w:rsid w:val="00446EDA"/>
    <w:rsid w:val="00447298"/>
    <w:rsid w:val="00447C0B"/>
    <w:rsid w:val="00447FA8"/>
    <w:rsid w:val="00450849"/>
    <w:rsid w:val="00450D3B"/>
    <w:rsid w:val="004513C7"/>
    <w:rsid w:val="00451744"/>
    <w:rsid w:val="00451ACA"/>
    <w:rsid w:val="00451C1A"/>
    <w:rsid w:val="00451DB1"/>
    <w:rsid w:val="00452103"/>
    <w:rsid w:val="00452F1B"/>
    <w:rsid w:val="0045355F"/>
    <w:rsid w:val="004538B2"/>
    <w:rsid w:val="00453C0C"/>
    <w:rsid w:val="00453FC7"/>
    <w:rsid w:val="0045505C"/>
    <w:rsid w:val="004550D4"/>
    <w:rsid w:val="00455187"/>
    <w:rsid w:val="00455B9C"/>
    <w:rsid w:val="004562BA"/>
    <w:rsid w:val="004563A2"/>
    <w:rsid w:val="004563FB"/>
    <w:rsid w:val="00456824"/>
    <w:rsid w:val="00456AA9"/>
    <w:rsid w:val="00456EC2"/>
    <w:rsid w:val="0045741E"/>
    <w:rsid w:val="004575B0"/>
    <w:rsid w:val="00457A43"/>
    <w:rsid w:val="0046048A"/>
    <w:rsid w:val="00460780"/>
    <w:rsid w:val="00460EED"/>
    <w:rsid w:val="004612A3"/>
    <w:rsid w:val="00461536"/>
    <w:rsid w:val="0046158E"/>
    <w:rsid w:val="0046180D"/>
    <w:rsid w:val="00461F57"/>
    <w:rsid w:val="00462805"/>
    <w:rsid w:val="00462B74"/>
    <w:rsid w:val="00462C20"/>
    <w:rsid w:val="00462C61"/>
    <w:rsid w:val="004639F8"/>
    <w:rsid w:val="00463B43"/>
    <w:rsid w:val="00464375"/>
    <w:rsid w:val="0046450B"/>
    <w:rsid w:val="0046471E"/>
    <w:rsid w:val="00464BA3"/>
    <w:rsid w:val="00464D5D"/>
    <w:rsid w:val="00464DC5"/>
    <w:rsid w:val="004650BD"/>
    <w:rsid w:val="004657F6"/>
    <w:rsid w:val="00465844"/>
    <w:rsid w:val="00465E61"/>
    <w:rsid w:val="0046657F"/>
    <w:rsid w:val="00466774"/>
    <w:rsid w:val="00466A95"/>
    <w:rsid w:val="00466AB7"/>
    <w:rsid w:val="00466BC8"/>
    <w:rsid w:val="00466E0D"/>
    <w:rsid w:val="00467E66"/>
    <w:rsid w:val="00470817"/>
    <w:rsid w:val="0047136D"/>
    <w:rsid w:val="00471397"/>
    <w:rsid w:val="0047196A"/>
    <w:rsid w:val="0047276E"/>
    <w:rsid w:val="0047303D"/>
    <w:rsid w:val="004737B6"/>
    <w:rsid w:val="0047390F"/>
    <w:rsid w:val="00473E27"/>
    <w:rsid w:val="00473FCE"/>
    <w:rsid w:val="00473FD9"/>
    <w:rsid w:val="00474958"/>
    <w:rsid w:val="004749E3"/>
    <w:rsid w:val="00475852"/>
    <w:rsid w:val="00475B32"/>
    <w:rsid w:val="00476668"/>
    <w:rsid w:val="00476AA5"/>
    <w:rsid w:val="00476D34"/>
    <w:rsid w:val="00477235"/>
    <w:rsid w:val="0047730B"/>
    <w:rsid w:val="004774D3"/>
    <w:rsid w:val="004776E0"/>
    <w:rsid w:val="00480D69"/>
    <w:rsid w:val="004812B3"/>
    <w:rsid w:val="00482283"/>
    <w:rsid w:val="00482343"/>
    <w:rsid w:val="00482F21"/>
    <w:rsid w:val="00483462"/>
    <w:rsid w:val="00483A05"/>
    <w:rsid w:val="00483A79"/>
    <w:rsid w:val="00484AEE"/>
    <w:rsid w:val="004850D5"/>
    <w:rsid w:val="00485858"/>
    <w:rsid w:val="00485CBF"/>
    <w:rsid w:val="00486244"/>
    <w:rsid w:val="00486817"/>
    <w:rsid w:val="00486EBB"/>
    <w:rsid w:val="00486F54"/>
    <w:rsid w:val="0049008A"/>
    <w:rsid w:val="00490265"/>
    <w:rsid w:val="0049065A"/>
    <w:rsid w:val="00490958"/>
    <w:rsid w:val="00490EA9"/>
    <w:rsid w:val="0049153F"/>
    <w:rsid w:val="00491779"/>
    <w:rsid w:val="00491CBE"/>
    <w:rsid w:val="00492112"/>
    <w:rsid w:val="004921CD"/>
    <w:rsid w:val="0049227D"/>
    <w:rsid w:val="00492C3D"/>
    <w:rsid w:val="00492EA8"/>
    <w:rsid w:val="00493DCE"/>
    <w:rsid w:val="0049403A"/>
    <w:rsid w:val="0049417A"/>
    <w:rsid w:val="004942E6"/>
    <w:rsid w:val="00494966"/>
    <w:rsid w:val="004952DF"/>
    <w:rsid w:val="004954F2"/>
    <w:rsid w:val="00496092"/>
    <w:rsid w:val="00496392"/>
    <w:rsid w:val="004967CA"/>
    <w:rsid w:val="004968E5"/>
    <w:rsid w:val="004A0510"/>
    <w:rsid w:val="004A0AB6"/>
    <w:rsid w:val="004A119A"/>
    <w:rsid w:val="004A138C"/>
    <w:rsid w:val="004A1473"/>
    <w:rsid w:val="004A1903"/>
    <w:rsid w:val="004A2482"/>
    <w:rsid w:val="004A2806"/>
    <w:rsid w:val="004A28C6"/>
    <w:rsid w:val="004A2D62"/>
    <w:rsid w:val="004A3C27"/>
    <w:rsid w:val="004A43DE"/>
    <w:rsid w:val="004A4519"/>
    <w:rsid w:val="004A46CE"/>
    <w:rsid w:val="004A4AFB"/>
    <w:rsid w:val="004A4F1C"/>
    <w:rsid w:val="004A557A"/>
    <w:rsid w:val="004A627A"/>
    <w:rsid w:val="004A6A59"/>
    <w:rsid w:val="004A744B"/>
    <w:rsid w:val="004A75A6"/>
    <w:rsid w:val="004A7778"/>
    <w:rsid w:val="004A7888"/>
    <w:rsid w:val="004A7B18"/>
    <w:rsid w:val="004A7C83"/>
    <w:rsid w:val="004A7D5A"/>
    <w:rsid w:val="004B056E"/>
    <w:rsid w:val="004B0986"/>
    <w:rsid w:val="004B0B44"/>
    <w:rsid w:val="004B1324"/>
    <w:rsid w:val="004B165E"/>
    <w:rsid w:val="004B1A3D"/>
    <w:rsid w:val="004B1E7E"/>
    <w:rsid w:val="004B267F"/>
    <w:rsid w:val="004B2D1D"/>
    <w:rsid w:val="004B2D92"/>
    <w:rsid w:val="004B3031"/>
    <w:rsid w:val="004B33FE"/>
    <w:rsid w:val="004B3465"/>
    <w:rsid w:val="004B34BA"/>
    <w:rsid w:val="004B3B0D"/>
    <w:rsid w:val="004B410E"/>
    <w:rsid w:val="004B46C7"/>
    <w:rsid w:val="004B53B3"/>
    <w:rsid w:val="004B5D14"/>
    <w:rsid w:val="004B5FAC"/>
    <w:rsid w:val="004B6109"/>
    <w:rsid w:val="004B6A70"/>
    <w:rsid w:val="004B71DD"/>
    <w:rsid w:val="004B7285"/>
    <w:rsid w:val="004B72E9"/>
    <w:rsid w:val="004B78F0"/>
    <w:rsid w:val="004B79D7"/>
    <w:rsid w:val="004B7F99"/>
    <w:rsid w:val="004C0917"/>
    <w:rsid w:val="004C0EBF"/>
    <w:rsid w:val="004C0F06"/>
    <w:rsid w:val="004C113F"/>
    <w:rsid w:val="004C164F"/>
    <w:rsid w:val="004C16AD"/>
    <w:rsid w:val="004C1B03"/>
    <w:rsid w:val="004C2184"/>
    <w:rsid w:val="004C23A9"/>
    <w:rsid w:val="004C255C"/>
    <w:rsid w:val="004C2981"/>
    <w:rsid w:val="004C2A00"/>
    <w:rsid w:val="004C325F"/>
    <w:rsid w:val="004C361B"/>
    <w:rsid w:val="004C4140"/>
    <w:rsid w:val="004C43A2"/>
    <w:rsid w:val="004C4CA4"/>
    <w:rsid w:val="004C51D4"/>
    <w:rsid w:val="004C525E"/>
    <w:rsid w:val="004C58C0"/>
    <w:rsid w:val="004C5DC4"/>
    <w:rsid w:val="004C6381"/>
    <w:rsid w:val="004C7B4B"/>
    <w:rsid w:val="004C7DCB"/>
    <w:rsid w:val="004C7DF6"/>
    <w:rsid w:val="004C7EFA"/>
    <w:rsid w:val="004C7F6B"/>
    <w:rsid w:val="004D0780"/>
    <w:rsid w:val="004D0D22"/>
    <w:rsid w:val="004D1231"/>
    <w:rsid w:val="004D126E"/>
    <w:rsid w:val="004D1C0E"/>
    <w:rsid w:val="004D1E4E"/>
    <w:rsid w:val="004D1E5A"/>
    <w:rsid w:val="004D2138"/>
    <w:rsid w:val="004D280A"/>
    <w:rsid w:val="004D2CE3"/>
    <w:rsid w:val="004D2F7C"/>
    <w:rsid w:val="004D3BAA"/>
    <w:rsid w:val="004D404D"/>
    <w:rsid w:val="004D4209"/>
    <w:rsid w:val="004D4290"/>
    <w:rsid w:val="004D4DDD"/>
    <w:rsid w:val="004D4EFD"/>
    <w:rsid w:val="004D4FE8"/>
    <w:rsid w:val="004D5E9B"/>
    <w:rsid w:val="004D5F6B"/>
    <w:rsid w:val="004D6316"/>
    <w:rsid w:val="004D6983"/>
    <w:rsid w:val="004D705D"/>
    <w:rsid w:val="004D757C"/>
    <w:rsid w:val="004D787F"/>
    <w:rsid w:val="004D7B1D"/>
    <w:rsid w:val="004D7E53"/>
    <w:rsid w:val="004D7F21"/>
    <w:rsid w:val="004E00B8"/>
    <w:rsid w:val="004E0E9B"/>
    <w:rsid w:val="004E101E"/>
    <w:rsid w:val="004E1419"/>
    <w:rsid w:val="004E17AC"/>
    <w:rsid w:val="004E1DF7"/>
    <w:rsid w:val="004E233A"/>
    <w:rsid w:val="004E26FE"/>
    <w:rsid w:val="004E2D4F"/>
    <w:rsid w:val="004E36E6"/>
    <w:rsid w:val="004E39AD"/>
    <w:rsid w:val="004E39B9"/>
    <w:rsid w:val="004E3A78"/>
    <w:rsid w:val="004E3F34"/>
    <w:rsid w:val="004E475D"/>
    <w:rsid w:val="004E4AC1"/>
    <w:rsid w:val="004E4BC2"/>
    <w:rsid w:val="004E4FE2"/>
    <w:rsid w:val="004E5550"/>
    <w:rsid w:val="004E566F"/>
    <w:rsid w:val="004E5935"/>
    <w:rsid w:val="004E59EA"/>
    <w:rsid w:val="004E5BE4"/>
    <w:rsid w:val="004E6558"/>
    <w:rsid w:val="004E65C1"/>
    <w:rsid w:val="004E6C06"/>
    <w:rsid w:val="004E6D0E"/>
    <w:rsid w:val="004E6E34"/>
    <w:rsid w:val="004E7EC6"/>
    <w:rsid w:val="004F08C8"/>
    <w:rsid w:val="004F1D40"/>
    <w:rsid w:val="004F1E47"/>
    <w:rsid w:val="004F2B4A"/>
    <w:rsid w:val="004F2F60"/>
    <w:rsid w:val="004F341B"/>
    <w:rsid w:val="004F3C81"/>
    <w:rsid w:val="004F4C4A"/>
    <w:rsid w:val="004F4D1D"/>
    <w:rsid w:val="004F53E1"/>
    <w:rsid w:val="004F5F7C"/>
    <w:rsid w:val="004F6166"/>
    <w:rsid w:val="004F6245"/>
    <w:rsid w:val="004F6484"/>
    <w:rsid w:val="004F6568"/>
    <w:rsid w:val="004F6C4C"/>
    <w:rsid w:val="004F76E7"/>
    <w:rsid w:val="004F78C9"/>
    <w:rsid w:val="004F7B68"/>
    <w:rsid w:val="004F7B70"/>
    <w:rsid w:val="004F7F76"/>
    <w:rsid w:val="00500119"/>
    <w:rsid w:val="005002CA"/>
    <w:rsid w:val="0050072C"/>
    <w:rsid w:val="00501A2A"/>
    <w:rsid w:val="00503108"/>
    <w:rsid w:val="00503355"/>
    <w:rsid w:val="005037A9"/>
    <w:rsid w:val="00503B8D"/>
    <w:rsid w:val="00503C67"/>
    <w:rsid w:val="00503E71"/>
    <w:rsid w:val="00504584"/>
    <w:rsid w:val="00504636"/>
    <w:rsid w:val="00505E19"/>
    <w:rsid w:val="00505EC4"/>
    <w:rsid w:val="0050600F"/>
    <w:rsid w:val="0050625D"/>
    <w:rsid w:val="005065F2"/>
    <w:rsid w:val="00506E37"/>
    <w:rsid w:val="00506FEA"/>
    <w:rsid w:val="005077CE"/>
    <w:rsid w:val="00507812"/>
    <w:rsid w:val="00507A7B"/>
    <w:rsid w:val="00507E04"/>
    <w:rsid w:val="00507EED"/>
    <w:rsid w:val="00510AE0"/>
    <w:rsid w:val="00510EBE"/>
    <w:rsid w:val="00510F2A"/>
    <w:rsid w:val="005112F3"/>
    <w:rsid w:val="005113F0"/>
    <w:rsid w:val="00511ABF"/>
    <w:rsid w:val="00511F2E"/>
    <w:rsid w:val="00512439"/>
    <w:rsid w:val="00512752"/>
    <w:rsid w:val="00512DAA"/>
    <w:rsid w:val="00512E95"/>
    <w:rsid w:val="0051326F"/>
    <w:rsid w:val="005133E7"/>
    <w:rsid w:val="00513553"/>
    <w:rsid w:val="00514146"/>
    <w:rsid w:val="005142E9"/>
    <w:rsid w:val="00514A7A"/>
    <w:rsid w:val="0051580E"/>
    <w:rsid w:val="00516511"/>
    <w:rsid w:val="00516D82"/>
    <w:rsid w:val="00516E38"/>
    <w:rsid w:val="00517255"/>
    <w:rsid w:val="005175EB"/>
    <w:rsid w:val="00517642"/>
    <w:rsid w:val="00517E92"/>
    <w:rsid w:val="00520401"/>
    <w:rsid w:val="005208BE"/>
    <w:rsid w:val="00520D37"/>
    <w:rsid w:val="00520E60"/>
    <w:rsid w:val="00521037"/>
    <w:rsid w:val="005211F6"/>
    <w:rsid w:val="00521835"/>
    <w:rsid w:val="00522347"/>
    <w:rsid w:val="00522373"/>
    <w:rsid w:val="005228A0"/>
    <w:rsid w:val="00523117"/>
    <w:rsid w:val="00523AA5"/>
    <w:rsid w:val="005243A1"/>
    <w:rsid w:val="005244E9"/>
    <w:rsid w:val="00524894"/>
    <w:rsid w:val="005249E8"/>
    <w:rsid w:val="00524A9E"/>
    <w:rsid w:val="00524D42"/>
    <w:rsid w:val="00524F92"/>
    <w:rsid w:val="00524FF0"/>
    <w:rsid w:val="005251BE"/>
    <w:rsid w:val="00526A20"/>
    <w:rsid w:val="005271E5"/>
    <w:rsid w:val="0052721E"/>
    <w:rsid w:val="0052749E"/>
    <w:rsid w:val="00527A14"/>
    <w:rsid w:val="00527C99"/>
    <w:rsid w:val="00527F91"/>
    <w:rsid w:val="005305DD"/>
    <w:rsid w:val="00530608"/>
    <w:rsid w:val="005308DF"/>
    <w:rsid w:val="00530AE7"/>
    <w:rsid w:val="00530F3B"/>
    <w:rsid w:val="00531360"/>
    <w:rsid w:val="005317BA"/>
    <w:rsid w:val="00531A50"/>
    <w:rsid w:val="00531A5D"/>
    <w:rsid w:val="00531AC2"/>
    <w:rsid w:val="00531C04"/>
    <w:rsid w:val="00532126"/>
    <w:rsid w:val="005327C5"/>
    <w:rsid w:val="005328B1"/>
    <w:rsid w:val="005328E5"/>
    <w:rsid w:val="00532C7B"/>
    <w:rsid w:val="00532D99"/>
    <w:rsid w:val="0053311C"/>
    <w:rsid w:val="005331EC"/>
    <w:rsid w:val="005337DE"/>
    <w:rsid w:val="0053458C"/>
    <w:rsid w:val="00534861"/>
    <w:rsid w:val="00534A76"/>
    <w:rsid w:val="00534B9B"/>
    <w:rsid w:val="00534D39"/>
    <w:rsid w:val="005354D5"/>
    <w:rsid w:val="005354EB"/>
    <w:rsid w:val="00536035"/>
    <w:rsid w:val="00536097"/>
    <w:rsid w:val="005366CB"/>
    <w:rsid w:val="00536827"/>
    <w:rsid w:val="00536C12"/>
    <w:rsid w:val="00536D27"/>
    <w:rsid w:val="00536E8C"/>
    <w:rsid w:val="00536EBE"/>
    <w:rsid w:val="00537C0D"/>
    <w:rsid w:val="005409AD"/>
    <w:rsid w:val="00541611"/>
    <w:rsid w:val="0054180F"/>
    <w:rsid w:val="00541844"/>
    <w:rsid w:val="00541A5D"/>
    <w:rsid w:val="00541E15"/>
    <w:rsid w:val="00541E48"/>
    <w:rsid w:val="005424A1"/>
    <w:rsid w:val="00542E42"/>
    <w:rsid w:val="00543893"/>
    <w:rsid w:val="005444B7"/>
    <w:rsid w:val="00544896"/>
    <w:rsid w:val="00544EDE"/>
    <w:rsid w:val="005452A4"/>
    <w:rsid w:val="0054552B"/>
    <w:rsid w:val="00545BE0"/>
    <w:rsid w:val="00545D67"/>
    <w:rsid w:val="005463EB"/>
    <w:rsid w:val="00546820"/>
    <w:rsid w:val="0054706B"/>
    <w:rsid w:val="00547463"/>
    <w:rsid w:val="00547A62"/>
    <w:rsid w:val="00547A6C"/>
    <w:rsid w:val="00547CBC"/>
    <w:rsid w:val="00550203"/>
    <w:rsid w:val="00550520"/>
    <w:rsid w:val="00550A24"/>
    <w:rsid w:val="00550B47"/>
    <w:rsid w:val="00550D59"/>
    <w:rsid w:val="00551049"/>
    <w:rsid w:val="00551294"/>
    <w:rsid w:val="00551449"/>
    <w:rsid w:val="00551484"/>
    <w:rsid w:val="00551519"/>
    <w:rsid w:val="00551522"/>
    <w:rsid w:val="00551962"/>
    <w:rsid w:val="00551AB4"/>
    <w:rsid w:val="00551BB1"/>
    <w:rsid w:val="00551D61"/>
    <w:rsid w:val="00551EFD"/>
    <w:rsid w:val="005525DF"/>
    <w:rsid w:val="0055318E"/>
    <w:rsid w:val="0055324D"/>
    <w:rsid w:val="00553743"/>
    <w:rsid w:val="005537DF"/>
    <w:rsid w:val="00553BD1"/>
    <w:rsid w:val="005542F6"/>
    <w:rsid w:val="00554331"/>
    <w:rsid w:val="005547E1"/>
    <w:rsid w:val="00554A53"/>
    <w:rsid w:val="00554B01"/>
    <w:rsid w:val="0055504C"/>
    <w:rsid w:val="00555DB7"/>
    <w:rsid w:val="00556283"/>
    <w:rsid w:val="00556BFA"/>
    <w:rsid w:val="005570A2"/>
    <w:rsid w:val="005573A8"/>
    <w:rsid w:val="00557736"/>
    <w:rsid w:val="00557813"/>
    <w:rsid w:val="00557B2B"/>
    <w:rsid w:val="00557B35"/>
    <w:rsid w:val="00560EC2"/>
    <w:rsid w:val="00561719"/>
    <w:rsid w:val="00561CC1"/>
    <w:rsid w:val="005620F5"/>
    <w:rsid w:val="00562B6B"/>
    <w:rsid w:val="00562F8D"/>
    <w:rsid w:val="005631D3"/>
    <w:rsid w:val="00563F8E"/>
    <w:rsid w:val="0056428D"/>
    <w:rsid w:val="00564CEC"/>
    <w:rsid w:val="00565034"/>
    <w:rsid w:val="00565307"/>
    <w:rsid w:val="00565E56"/>
    <w:rsid w:val="005669C7"/>
    <w:rsid w:val="005673A7"/>
    <w:rsid w:val="005678AE"/>
    <w:rsid w:val="00567A8E"/>
    <w:rsid w:val="00567AE6"/>
    <w:rsid w:val="00567F7B"/>
    <w:rsid w:val="00570B1C"/>
    <w:rsid w:val="00570B3C"/>
    <w:rsid w:val="00570C89"/>
    <w:rsid w:val="0057100F"/>
    <w:rsid w:val="00571268"/>
    <w:rsid w:val="005713B9"/>
    <w:rsid w:val="0057178C"/>
    <w:rsid w:val="005717DC"/>
    <w:rsid w:val="0057244F"/>
    <w:rsid w:val="00572452"/>
    <w:rsid w:val="00572547"/>
    <w:rsid w:val="005727E8"/>
    <w:rsid w:val="00573F07"/>
    <w:rsid w:val="00574827"/>
    <w:rsid w:val="005755EA"/>
    <w:rsid w:val="00575846"/>
    <w:rsid w:val="00575908"/>
    <w:rsid w:val="00576E3D"/>
    <w:rsid w:val="00577367"/>
    <w:rsid w:val="00577376"/>
    <w:rsid w:val="005775B2"/>
    <w:rsid w:val="00577924"/>
    <w:rsid w:val="005779B9"/>
    <w:rsid w:val="005779E8"/>
    <w:rsid w:val="00580600"/>
    <w:rsid w:val="00580941"/>
    <w:rsid w:val="00580A47"/>
    <w:rsid w:val="00580A84"/>
    <w:rsid w:val="00581168"/>
    <w:rsid w:val="00581201"/>
    <w:rsid w:val="00581787"/>
    <w:rsid w:val="005820A9"/>
    <w:rsid w:val="0058267E"/>
    <w:rsid w:val="00582CC2"/>
    <w:rsid w:val="005843D5"/>
    <w:rsid w:val="0058457A"/>
    <w:rsid w:val="00584D60"/>
    <w:rsid w:val="005859DD"/>
    <w:rsid w:val="00585D4B"/>
    <w:rsid w:val="005862E4"/>
    <w:rsid w:val="0058652A"/>
    <w:rsid w:val="00586CFF"/>
    <w:rsid w:val="00587220"/>
    <w:rsid w:val="005872C7"/>
    <w:rsid w:val="00587C4B"/>
    <w:rsid w:val="00587FC9"/>
    <w:rsid w:val="00590015"/>
    <w:rsid w:val="00590316"/>
    <w:rsid w:val="005904F1"/>
    <w:rsid w:val="00590EE4"/>
    <w:rsid w:val="00591659"/>
    <w:rsid w:val="005918C1"/>
    <w:rsid w:val="005918F7"/>
    <w:rsid w:val="00592063"/>
    <w:rsid w:val="005924A0"/>
    <w:rsid w:val="0059282B"/>
    <w:rsid w:val="0059285F"/>
    <w:rsid w:val="00592BE6"/>
    <w:rsid w:val="00592C2F"/>
    <w:rsid w:val="00593227"/>
    <w:rsid w:val="005932CD"/>
    <w:rsid w:val="00593913"/>
    <w:rsid w:val="00593C25"/>
    <w:rsid w:val="005940EF"/>
    <w:rsid w:val="0059434B"/>
    <w:rsid w:val="00594503"/>
    <w:rsid w:val="005946A9"/>
    <w:rsid w:val="00594AB3"/>
    <w:rsid w:val="00594E0F"/>
    <w:rsid w:val="0059522E"/>
    <w:rsid w:val="00595601"/>
    <w:rsid w:val="00595A9C"/>
    <w:rsid w:val="005962DB"/>
    <w:rsid w:val="00596696"/>
    <w:rsid w:val="00596A26"/>
    <w:rsid w:val="00596A83"/>
    <w:rsid w:val="00596E09"/>
    <w:rsid w:val="005973DB"/>
    <w:rsid w:val="00597999"/>
    <w:rsid w:val="00597EBF"/>
    <w:rsid w:val="005A0457"/>
    <w:rsid w:val="005A06AC"/>
    <w:rsid w:val="005A09B0"/>
    <w:rsid w:val="005A1F38"/>
    <w:rsid w:val="005A1F3C"/>
    <w:rsid w:val="005A240C"/>
    <w:rsid w:val="005A37C8"/>
    <w:rsid w:val="005A3D22"/>
    <w:rsid w:val="005A4224"/>
    <w:rsid w:val="005A4684"/>
    <w:rsid w:val="005A48E5"/>
    <w:rsid w:val="005A4CEF"/>
    <w:rsid w:val="005A5580"/>
    <w:rsid w:val="005A5866"/>
    <w:rsid w:val="005A5EAD"/>
    <w:rsid w:val="005A61A5"/>
    <w:rsid w:val="005A6404"/>
    <w:rsid w:val="005A6AE7"/>
    <w:rsid w:val="005A6BDA"/>
    <w:rsid w:val="005A70BF"/>
    <w:rsid w:val="005A71CE"/>
    <w:rsid w:val="005A75E3"/>
    <w:rsid w:val="005A7F0F"/>
    <w:rsid w:val="005B030E"/>
    <w:rsid w:val="005B03F6"/>
    <w:rsid w:val="005B0630"/>
    <w:rsid w:val="005B0B31"/>
    <w:rsid w:val="005B14EC"/>
    <w:rsid w:val="005B1925"/>
    <w:rsid w:val="005B1EEC"/>
    <w:rsid w:val="005B228A"/>
    <w:rsid w:val="005B26CD"/>
    <w:rsid w:val="005B2C20"/>
    <w:rsid w:val="005B341C"/>
    <w:rsid w:val="005B34E5"/>
    <w:rsid w:val="005B363B"/>
    <w:rsid w:val="005B3B05"/>
    <w:rsid w:val="005B3C17"/>
    <w:rsid w:val="005B3E48"/>
    <w:rsid w:val="005B3EC1"/>
    <w:rsid w:val="005B4510"/>
    <w:rsid w:val="005B483F"/>
    <w:rsid w:val="005B4875"/>
    <w:rsid w:val="005B4A8B"/>
    <w:rsid w:val="005B556B"/>
    <w:rsid w:val="005B6311"/>
    <w:rsid w:val="005B648A"/>
    <w:rsid w:val="005B6D34"/>
    <w:rsid w:val="005B6FD4"/>
    <w:rsid w:val="005B706B"/>
    <w:rsid w:val="005B7167"/>
    <w:rsid w:val="005B757A"/>
    <w:rsid w:val="005B7640"/>
    <w:rsid w:val="005B78A7"/>
    <w:rsid w:val="005B7B9E"/>
    <w:rsid w:val="005B7D58"/>
    <w:rsid w:val="005C0190"/>
    <w:rsid w:val="005C0370"/>
    <w:rsid w:val="005C087C"/>
    <w:rsid w:val="005C093C"/>
    <w:rsid w:val="005C1250"/>
    <w:rsid w:val="005C1741"/>
    <w:rsid w:val="005C1911"/>
    <w:rsid w:val="005C1DA7"/>
    <w:rsid w:val="005C2094"/>
    <w:rsid w:val="005C2406"/>
    <w:rsid w:val="005C2AF3"/>
    <w:rsid w:val="005C2B40"/>
    <w:rsid w:val="005C2B69"/>
    <w:rsid w:val="005C3717"/>
    <w:rsid w:val="005C3833"/>
    <w:rsid w:val="005C3A0E"/>
    <w:rsid w:val="005C3E9E"/>
    <w:rsid w:val="005C4129"/>
    <w:rsid w:val="005C4391"/>
    <w:rsid w:val="005C4771"/>
    <w:rsid w:val="005C5331"/>
    <w:rsid w:val="005C58BB"/>
    <w:rsid w:val="005C6297"/>
    <w:rsid w:val="005C63AE"/>
    <w:rsid w:val="005C6610"/>
    <w:rsid w:val="005C66D9"/>
    <w:rsid w:val="005C762B"/>
    <w:rsid w:val="005C7F9D"/>
    <w:rsid w:val="005C7FD7"/>
    <w:rsid w:val="005D026D"/>
    <w:rsid w:val="005D05E5"/>
    <w:rsid w:val="005D0C00"/>
    <w:rsid w:val="005D0C34"/>
    <w:rsid w:val="005D0E47"/>
    <w:rsid w:val="005D1225"/>
    <w:rsid w:val="005D194F"/>
    <w:rsid w:val="005D1C45"/>
    <w:rsid w:val="005D279E"/>
    <w:rsid w:val="005D2C9B"/>
    <w:rsid w:val="005D33BC"/>
    <w:rsid w:val="005D35F0"/>
    <w:rsid w:val="005D364F"/>
    <w:rsid w:val="005D3CA3"/>
    <w:rsid w:val="005D3CB5"/>
    <w:rsid w:val="005D3D9A"/>
    <w:rsid w:val="005D434C"/>
    <w:rsid w:val="005D464F"/>
    <w:rsid w:val="005D502F"/>
    <w:rsid w:val="005D52B7"/>
    <w:rsid w:val="005D530A"/>
    <w:rsid w:val="005D5C01"/>
    <w:rsid w:val="005D61A9"/>
    <w:rsid w:val="005D61FA"/>
    <w:rsid w:val="005D70D6"/>
    <w:rsid w:val="005D79E2"/>
    <w:rsid w:val="005D7B01"/>
    <w:rsid w:val="005D7B86"/>
    <w:rsid w:val="005E0256"/>
    <w:rsid w:val="005E0323"/>
    <w:rsid w:val="005E0C4F"/>
    <w:rsid w:val="005E1089"/>
    <w:rsid w:val="005E1605"/>
    <w:rsid w:val="005E1C18"/>
    <w:rsid w:val="005E232C"/>
    <w:rsid w:val="005E23C3"/>
    <w:rsid w:val="005E2B3A"/>
    <w:rsid w:val="005E2BEB"/>
    <w:rsid w:val="005E2E3C"/>
    <w:rsid w:val="005E30E7"/>
    <w:rsid w:val="005E45C5"/>
    <w:rsid w:val="005E4E74"/>
    <w:rsid w:val="005E52AD"/>
    <w:rsid w:val="005E5E7F"/>
    <w:rsid w:val="005E670E"/>
    <w:rsid w:val="005E711C"/>
    <w:rsid w:val="005E7277"/>
    <w:rsid w:val="005E75B9"/>
    <w:rsid w:val="005E7BCE"/>
    <w:rsid w:val="005F01F1"/>
    <w:rsid w:val="005F096E"/>
    <w:rsid w:val="005F0AA1"/>
    <w:rsid w:val="005F0AF1"/>
    <w:rsid w:val="005F0D7D"/>
    <w:rsid w:val="005F1032"/>
    <w:rsid w:val="005F11AB"/>
    <w:rsid w:val="005F166C"/>
    <w:rsid w:val="005F22C4"/>
    <w:rsid w:val="005F298A"/>
    <w:rsid w:val="005F3192"/>
    <w:rsid w:val="005F38AB"/>
    <w:rsid w:val="005F3C87"/>
    <w:rsid w:val="005F4616"/>
    <w:rsid w:val="005F4E6B"/>
    <w:rsid w:val="005F5642"/>
    <w:rsid w:val="005F5BE2"/>
    <w:rsid w:val="005F5FF5"/>
    <w:rsid w:val="005F6186"/>
    <w:rsid w:val="005F6BEF"/>
    <w:rsid w:val="005F6FF2"/>
    <w:rsid w:val="005F7CC1"/>
    <w:rsid w:val="005F7F2A"/>
    <w:rsid w:val="00600C04"/>
    <w:rsid w:val="006013D4"/>
    <w:rsid w:val="00601D42"/>
    <w:rsid w:val="006028AA"/>
    <w:rsid w:val="006032E4"/>
    <w:rsid w:val="00603F62"/>
    <w:rsid w:val="00603F6C"/>
    <w:rsid w:val="00604596"/>
    <w:rsid w:val="00604810"/>
    <w:rsid w:val="00605059"/>
    <w:rsid w:val="006051B2"/>
    <w:rsid w:val="006051E8"/>
    <w:rsid w:val="0060604B"/>
    <w:rsid w:val="00606050"/>
    <w:rsid w:val="00606057"/>
    <w:rsid w:val="00606B39"/>
    <w:rsid w:val="00607741"/>
    <w:rsid w:val="00607FEE"/>
    <w:rsid w:val="00610464"/>
    <w:rsid w:val="00610C73"/>
    <w:rsid w:val="00610EAB"/>
    <w:rsid w:val="0061177B"/>
    <w:rsid w:val="00611923"/>
    <w:rsid w:val="00611C3F"/>
    <w:rsid w:val="00611FDA"/>
    <w:rsid w:val="00612109"/>
    <w:rsid w:val="00612392"/>
    <w:rsid w:val="0061262E"/>
    <w:rsid w:val="0061295C"/>
    <w:rsid w:val="00612CE3"/>
    <w:rsid w:val="00613325"/>
    <w:rsid w:val="006135C5"/>
    <w:rsid w:val="00613786"/>
    <w:rsid w:val="00613AF8"/>
    <w:rsid w:val="00613E48"/>
    <w:rsid w:val="00614188"/>
    <w:rsid w:val="00614324"/>
    <w:rsid w:val="00614B47"/>
    <w:rsid w:val="006156C0"/>
    <w:rsid w:val="00615EDA"/>
    <w:rsid w:val="00615F1E"/>
    <w:rsid w:val="00616505"/>
    <w:rsid w:val="00616849"/>
    <w:rsid w:val="00616C9B"/>
    <w:rsid w:val="00616CB4"/>
    <w:rsid w:val="00616CE0"/>
    <w:rsid w:val="00616DD8"/>
    <w:rsid w:val="00617153"/>
    <w:rsid w:val="006174C3"/>
    <w:rsid w:val="00620533"/>
    <w:rsid w:val="00620569"/>
    <w:rsid w:val="0062088A"/>
    <w:rsid w:val="00620910"/>
    <w:rsid w:val="00620F5E"/>
    <w:rsid w:val="0062127B"/>
    <w:rsid w:val="006219CB"/>
    <w:rsid w:val="00621E27"/>
    <w:rsid w:val="00621FB1"/>
    <w:rsid w:val="006229B7"/>
    <w:rsid w:val="006229FF"/>
    <w:rsid w:val="00622C56"/>
    <w:rsid w:val="00623028"/>
    <w:rsid w:val="006235F7"/>
    <w:rsid w:val="00623A2E"/>
    <w:rsid w:val="00623F86"/>
    <w:rsid w:val="006241C2"/>
    <w:rsid w:val="00624215"/>
    <w:rsid w:val="006252AF"/>
    <w:rsid w:val="00625816"/>
    <w:rsid w:val="00625A03"/>
    <w:rsid w:val="00625ED4"/>
    <w:rsid w:val="00626686"/>
    <w:rsid w:val="00626E86"/>
    <w:rsid w:val="00627020"/>
    <w:rsid w:val="00627104"/>
    <w:rsid w:val="006279A7"/>
    <w:rsid w:val="006301B7"/>
    <w:rsid w:val="00630BD3"/>
    <w:rsid w:val="00631B46"/>
    <w:rsid w:val="00632316"/>
    <w:rsid w:val="006326BD"/>
    <w:rsid w:val="006328F3"/>
    <w:rsid w:val="00632FD3"/>
    <w:rsid w:val="006336D0"/>
    <w:rsid w:val="00633BC0"/>
    <w:rsid w:val="00633CEB"/>
    <w:rsid w:val="00633FB9"/>
    <w:rsid w:val="006340A4"/>
    <w:rsid w:val="00634660"/>
    <w:rsid w:val="0063473C"/>
    <w:rsid w:val="006350FD"/>
    <w:rsid w:val="00635B4D"/>
    <w:rsid w:val="00635CB1"/>
    <w:rsid w:val="00636139"/>
    <w:rsid w:val="006364B9"/>
    <w:rsid w:val="00636517"/>
    <w:rsid w:val="006367D9"/>
    <w:rsid w:val="006379A9"/>
    <w:rsid w:val="0064005C"/>
    <w:rsid w:val="006403DC"/>
    <w:rsid w:val="00640728"/>
    <w:rsid w:val="00640C0F"/>
    <w:rsid w:val="00641100"/>
    <w:rsid w:val="006418FE"/>
    <w:rsid w:val="00641E4C"/>
    <w:rsid w:val="006425C4"/>
    <w:rsid w:val="006428BA"/>
    <w:rsid w:val="00642EEE"/>
    <w:rsid w:val="00643078"/>
    <w:rsid w:val="006434DB"/>
    <w:rsid w:val="00643604"/>
    <w:rsid w:val="0064373E"/>
    <w:rsid w:val="00643B09"/>
    <w:rsid w:val="00643F60"/>
    <w:rsid w:val="006440B6"/>
    <w:rsid w:val="0064470A"/>
    <w:rsid w:val="006449EE"/>
    <w:rsid w:val="00645909"/>
    <w:rsid w:val="00645A28"/>
    <w:rsid w:val="00645A62"/>
    <w:rsid w:val="00645A84"/>
    <w:rsid w:val="00645B3E"/>
    <w:rsid w:val="0064610F"/>
    <w:rsid w:val="006462A8"/>
    <w:rsid w:val="006465A8"/>
    <w:rsid w:val="00646A2E"/>
    <w:rsid w:val="00646AB4"/>
    <w:rsid w:val="0064741B"/>
    <w:rsid w:val="00647549"/>
    <w:rsid w:val="006476EC"/>
    <w:rsid w:val="00647F37"/>
    <w:rsid w:val="0065009C"/>
    <w:rsid w:val="00650705"/>
    <w:rsid w:val="00650A51"/>
    <w:rsid w:val="00650AEF"/>
    <w:rsid w:val="00650DDC"/>
    <w:rsid w:val="00651B0D"/>
    <w:rsid w:val="00651B73"/>
    <w:rsid w:val="00652D99"/>
    <w:rsid w:val="00652F27"/>
    <w:rsid w:val="00653211"/>
    <w:rsid w:val="00653531"/>
    <w:rsid w:val="00653689"/>
    <w:rsid w:val="00653792"/>
    <w:rsid w:val="00653B1C"/>
    <w:rsid w:val="00653EA0"/>
    <w:rsid w:val="00653EC6"/>
    <w:rsid w:val="006541B3"/>
    <w:rsid w:val="0065447A"/>
    <w:rsid w:val="006546BF"/>
    <w:rsid w:val="00654EEA"/>
    <w:rsid w:val="006557A7"/>
    <w:rsid w:val="006558C8"/>
    <w:rsid w:val="00656FB5"/>
    <w:rsid w:val="0065703C"/>
    <w:rsid w:val="006578D7"/>
    <w:rsid w:val="00657B21"/>
    <w:rsid w:val="00657B4A"/>
    <w:rsid w:val="00657B5A"/>
    <w:rsid w:val="00657DE2"/>
    <w:rsid w:val="00657E51"/>
    <w:rsid w:val="006603F0"/>
    <w:rsid w:val="00660B9B"/>
    <w:rsid w:val="00661570"/>
    <w:rsid w:val="00661AAC"/>
    <w:rsid w:val="00661B37"/>
    <w:rsid w:val="00661BA4"/>
    <w:rsid w:val="00661C87"/>
    <w:rsid w:val="00661E3B"/>
    <w:rsid w:val="00662852"/>
    <w:rsid w:val="00662E1D"/>
    <w:rsid w:val="006630DC"/>
    <w:rsid w:val="0066322B"/>
    <w:rsid w:val="006638C9"/>
    <w:rsid w:val="006640C7"/>
    <w:rsid w:val="00664185"/>
    <w:rsid w:val="00664408"/>
    <w:rsid w:val="00664AA4"/>
    <w:rsid w:val="00664F9E"/>
    <w:rsid w:val="0066509F"/>
    <w:rsid w:val="006652AB"/>
    <w:rsid w:val="00665789"/>
    <w:rsid w:val="00665B40"/>
    <w:rsid w:val="00665E5B"/>
    <w:rsid w:val="0066633A"/>
    <w:rsid w:val="006667E9"/>
    <w:rsid w:val="00666956"/>
    <w:rsid w:val="006669F7"/>
    <w:rsid w:val="00666BA2"/>
    <w:rsid w:val="00666F77"/>
    <w:rsid w:val="006670AE"/>
    <w:rsid w:val="006670B5"/>
    <w:rsid w:val="006670C1"/>
    <w:rsid w:val="0066740D"/>
    <w:rsid w:val="0066759A"/>
    <w:rsid w:val="00667A4D"/>
    <w:rsid w:val="00667E81"/>
    <w:rsid w:val="00667F64"/>
    <w:rsid w:val="006705E6"/>
    <w:rsid w:val="00670A37"/>
    <w:rsid w:val="00670C20"/>
    <w:rsid w:val="00671223"/>
    <w:rsid w:val="00671316"/>
    <w:rsid w:val="00671F6F"/>
    <w:rsid w:val="00672565"/>
    <w:rsid w:val="00672661"/>
    <w:rsid w:val="006729ED"/>
    <w:rsid w:val="00672B9E"/>
    <w:rsid w:val="00672D10"/>
    <w:rsid w:val="00673367"/>
    <w:rsid w:val="00673692"/>
    <w:rsid w:val="00673860"/>
    <w:rsid w:val="00673B39"/>
    <w:rsid w:val="00673E2A"/>
    <w:rsid w:val="00674372"/>
    <w:rsid w:val="0067444A"/>
    <w:rsid w:val="00674C3D"/>
    <w:rsid w:val="006750EB"/>
    <w:rsid w:val="006754AD"/>
    <w:rsid w:val="0067594C"/>
    <w:rsid w:val="00675C2E"/>
    <w:rsid w:val="0067619D"/>
    <w:rsid w:val="0067622C"/>
    <w:rsid w:val="006768E7"/>
    <w:rsid w:val="00676C64"/>
    <w:rsid w:val="00676CB5"/>
    <w:rsid w:val="00677D54"/>
    <w:rsid w:val="00680D11"/>
    <w:rsid w:val="00681349"/>
    <w:rsid w:val="00681539"/>
    <w:rsid w:val="006815D7"/>
    <w:rsid w:val="00681D3D"/>
    <w:rsid w:val="00682335"/>
    <w:rsid w:val="0068255E"/>
    <w:rsid w:val="006827AD"/>
    <w:rsid w:val="006829A6"/>
    <w:rsid w:val="006831D8"/>
    <w:rsid w:val="006834B3"/>
    <w:rsid w:val="00683798"/>
    <w:rsid w:val="00683E6A"/>
    <w:rsid w:val="00683EB3"/>
    <w:rsid w:val="006840EF"/>
    <w:rsid w:val="00684B2F"/>
    <w:rsid w:val="00685983"/>
    <w:rsid w:val="00686003"/>
    <w:rsid w:val="006868E1"/>
    <w:rsid w:val="00686CE0"/>
    <w:rsid w:val="006871EB"/>
    <w:rsid w:val="00687A84"/>
    <w:rsid w:val="00687FB3"/>
    <w:rsid w:val="006909B7"/>
    <w:rsid w:val="00691102"/>
    <w:rsid w:val="006914A2"/>
    <w:rsid w:val="0069197D"/>
    <w:rsid w:val="00691998"/>
    <w:rsid w:val="00691FF9"/>
    <w:rsid w:val="006924BD"/>
    <w:rsid w:val="0069282F"/>
    <w:rsid w:val="00692CFC"/>
    <w:rsid w:val="00692DFF"/>
    <w:rsid w:val="00692E3E"/>
    <w:rsid w:val="00693FC6"/>
    <w:rsid w:val="006943A6"/>
    <w:rsid w:val="006946DB"/>
    <w:rsid w:val="006947D0"/>
    <w:rsid w:val="00694FB4"/>
    <w:rsid w:val="006951F8"/>
    <w:rsid w:val="00695D23"/>
    <w:rsid w:val="00696958"/>
    <w:rsid w:val="006969C4"/>
    <w:rsid w:val="00696A9D"/>
    <w:rsid w:val="00697BFB"/>
    <w:rsid w:val="00697DA2"/>
    <w:rsid w:val="00697F71"/>
    <w:rsid w:val="006A0A37"/>
    <w:rsid w:val="006A14E1"/>
    <w:rsid w:val="006A18D5"/>
    <w:rsid w:val="006A2D4A"/>
    <w:rsid w:val="006A2E3D"/>
    <w:rsid w:val="006A32AE"/>
    <w:rsid w:val="006A3B3B"/>
    <w:rsid w:val="006A3E89"/>
    <w:rsid w:val="006A41AE"/>
    <w:rsid w:val="006A41E2"/>
    <w:rsid w:val="006A444C"/>
    <w:rsid w:val="006A45AE"/>
    <w:rsid w:val="006A478C"/>
    <w:rsid w:val="006A4F25"/>
    <w:rsid w:val="006A50D9"/>
    <w:rsid w:val="006A5146"/>
    <w:rsid w:val="006A64BB"/>
    <w:rsid w:val="006A7CBF"/>
    <w:rsid w:val="006B054A"/>
    <w:rsid w:val="006B094D"/>
    <w:rsid w:val="006B0AAE"/>
    <w:rsid w:val="006B0FD7"/>
    <w:rsid w:val="006B1449"/>
    <w:rsid w:val="006B14D9"/>
    <w:rsid w:val="006B1AF2"/>
    <w:rsid w:val="006B1DDB"/>
    <w:rsid w:val="006B28DA"/>
    <w:rsid w:val="006B30EA"/>
    <w:rsid w:val="006B32F8"/>
    <w:rsid w:val="006B335A"/>
    <w:rsid w:val="006B4364"/>
    <w:rsid w:val="006B4B1A"/>
    <w:rsid w:val="006B58B4"/>
    <w:rsid w:val="006B6486"/>
    <w:rsid w:val="006B66D5"/>
    <w:rsid w:val="006B6952"/>
    <w:rsid w:val="006B70EC"/>
    <w:rsid w:val="006B71CE"/>
    <w:rsid w:val="006B768C"/>
    <w:rsid w:val="006B7A6A"/>
    <w:rsid w:val="006C01A2"/>
    <w:rsid w:val="006C0950"/>
    <w:rsid w:val="006C176C"/>
    <w:rsid w:val="006C1DF6"/>
    <w:rsid w:val="006C20FB"/>
    <w:rsid w:val="006C23AF"/>
    <w:rsid w:val="006C24B8"/>
    <w:rsid w:val="006C2A5F"/>
    <w:rsid w:val="006C3319"/>
    <w:rsid w:val="006C36F8"/>
    <w:rsid w:val="006C3C02"/>
    <w:rsid w:val="006C3F42"/>
    <w:rsid w:val="006C3FC2"/>
    <w:rsid w:val="006C43F0"/>
    <w:rsid w:val="006C472C"/>
    <w:rsid w:val="006C519B"/>
    <w:rsid w:val="006C5D23"/>
    <w:rsid w:val="006C605C"/>
    <w:rsid w:val="006C689D"/>
    <w:rsid w:val="006C6B47"/>
    <w:rsid w:val="006C6D70"/>
    <w:rsid w:val="006C6D9F"/>
    <w:rsid w:val="006C6DB0"/>
    <w:rsid w:val="006C70DB"/>
    <w:rsid w:val="006C7ADB"/>
    <w:rsid w:val="006D020C"/>
    <w:rsid w:val="006D0E4E"/>
    <w:rsid w:val="006D0F2D"/>
    <w:rsid w:val="006D1267"/>
    <w:rsid w:val="006D18F5"/>
    <w:rsid w:val="006D1AD9"/>
    <w:rsid w:val="006D1D73"/>
    <w:rsid w:val="006D2DA8"/>
    <w:rsid w:val="006D3F6C"/>
    <w:rsid w:val="006D415B"/>
    <w:rsid w:val="006D42E4"/>
    <w:rsid w:val="006D43A4"/>
    <w:rsid w:val="006D443D"/>
    <w:rsid w:val="006D4988"/>
    <w:rsid w:val="006D4AC9"/>
    <w:rsid w:val="006D4F87"/>
    <w:rsid w:val="006D515F"/>
    <w:rsid w:val="006D55BA"/>
    <w:rsid w:val="006D56BB"/>
    <w:rsid w:val="006D5726"/>
    <w:rsid w:val="006D5B8E"/>
    <w:rsid w:val="006D5BE1"/>
    <w:rsid w:val="006D60BE"/>
    <w:rsid w:val="006D60E6"/>
    <w:rsid w:val="006D6970"/>
    <w:rsid w:val="006D69B1"/>
    <w:rsid w:val="006D7B73"/>
    <w:rsid w:val="006D7D21"/>
    <w:rsid w:val="006D7D79"/>
    <w:rsid w:val="006D7DBA"/>
    <w:rsid w:val="006E0071"/>
    <w:rsid w:val="006E06F6"/>
    <w:rsid w:val="006E08C0"/>
    <w:rsid w:val="006E142E"/>
    <w:rsid w:val="006E17DB"/>
    <w:rsid w:val="006E193D"/>
    <w:rsid w:val="006E1BFB"/>
    <w:rsid w:val="006E1D02"/>
    <w:rsid w:val="006E1FC5"/>
    <w:rsid w:val="006E2CF6"/>
    <w:rsid w:val="006E3163"/>
    <w:rsid w:val="006E43F2"/>
    <w:rsid w:val="006E4CCF"/>
    <w:rsid w:val="006E4CFD"/>
    <w:rsid w:val="006E51CD"/>
    <w:rsid w:val="006E5927"/>
    <w:rsid w:val="006E5B61"/>
    <w:rsid w:val="006E5DB6"/>
    <w:rsid w:val="006E6200"/>
    <w:rsid w:val="006E62FB"/>
    <w:rsid w:val="006E6485"/>
    <w:rsid w:val="006E654D"/>
    <w:rsid w:val="006E6E7E"/>
    <w:rsid w:val="006E7845"/>
    <w:rsid w:val="006E7D20"/>
    <w:rsid w:val="006F0202"/>
    <w:rsid w:val="006F0706"/>
    <w:rsid w:val="006F12A4"/>
    <w:rsid w:val="006F157B"/>
    <w:rsid w:val="006F16D1"/>
    <w:rsid w:val="006F1906"/>
    <w:rsid w:val="006F1966"/>
    <w:rsid w:val="006F1C44"/>
    <w:rsid w:val="006F21EB"/>
    <w:rsid w:val="006F21F5"/>
    <w:rsid w:val="006F2A5E"/>
    <w:rsid w:val="006F2AB9"/>
    <w:rsid w:val="006F341B"/>
    <w:rsid w:val="006F362B"/>
    <w:rsid w:val="006F3D80"/>
    <w:rsid w:val="006F4146"/>
    <w:rsid w:val="006F4541"/>
    <w:rsid w:val="006F457F"/>
    <w:rsid w:val="006F4589"/>
    <w:rsid w:val="006F4703"/>
    <w:rsid w:val="006F4C2B"/>
    <w:rsid w:val="006F5396"/>
    <w:rsid w:val="006F67B3"/>
    <w:rsid w:val="006F6F5E"/>
    <w:rsid w:val="006F7199"/>
    <w:rsid w:val="006F721E"/>
    <w:rsid w:val="006F7AE7"/>
    <w:rsid w:val="006F7B75"/>
    <w:rsid w:val="007002C7"/>
    <w:rsid w:val="0070085A"/>
    <w:rsid w:val="00700C43"/>
    <w:rsid w:val="00700D49"/>
    <w:rsid w:val="00701FCB"/>
    <w:rsid w:val="00702426"/>
    <w:rsid w:val="00702BEE"/>
    <w:rsid w:val="007031A8"/>
    <w:rsid w:val="0070386F"/>
    <w:rsid w:val="00703BC9"/>
    <w:rsid w:val="00703F5C"/>
    <w:rsid w:val="007045C2"/>
    <w:rsid w:val="0070467A"/>
    <w:rsid w:val="00704935"/>
    <w:rsid w:val="00704E4E"/>
    <w:rsid w:val="00705389"/>
    <w:rsid w:val="00705A76"/>
    <w:rsid w:val="00705D57"/>
    <w:rsid w:val="00705DA1"/>
    <w:rsid w:val="007060F4"/>
    <w:rsid w:val="00706414"/>
    <w:rsid w:val="00706A7B"/>
    <w:rsid w:val="00706C9A"/>
    <w:rsid w:val="0070712D"/>
    <w:rsid w:val="0070769F"/>
    <w:rsid w:val="00707A63"/>
    <w:rsid w:val="0071018A"/>
    <w:rsid w:val="00710287"/>
    <w:rsid w:val="007103E8"/>
    <w:rsid w:val="00710403"/>
    <w:rsid w:val="0071051B"/>
    <w:rsid w:val="00710646"/>
    <w:rsid w:val="00711027"/>
    <w:rsid w:val="00711836"/>
    <w:rsid w:val="00711F14"/>
    <w:rsid w:val="00712497"/>
    <w:rsid w:val="007137DB"/>
    <w:rsid w:val="00713ED7"/>
    <w:rsid w:val="00713FC6"/>
    <w:rsid w:val="00714005"/>
    <w:rsid w:val="00714BAE"/>
    <w:rsid w:val="00715231"/>
    <w:rsid w:val="007159F5"/>
    <w:rsid w:val="00715B61"/>
    <w:rsid w:val="007161EE"/>
    <w:rsid w:val="007163F5"/>
    <w:rsid w:val="007168B1"/>
    <w:rsid w:val="0071699E"/>
    <w:rsid w:val="00716CB3"/>
    <w:rsid w:val="00716F1D"/>
    <w:rsid w:val="00716FDF"/>
    <w:rsid w:val="007173D7"/>
    <w:rsid w:val="00717451"/>
    <w:rsid w:val="00717558"/>
    <w:rsid w:val="007175CD"/>
    <w:rsid w:val="0071767B"/>
    <w:rsid w:val="0071787B"/>
    <w:rsid w:val="00717B0E"/>
    <w:rsid w:val="00717C21"/>
    <w:rsid w:val="00717EA5"/>
    <w:rsid w:val="007202B7"/>
    <w:rsid w:val="00720B42"/>
    <w:rsid w:val="00720C67"/>
    <w:rsid w:val="00720C76"/>
    <w:rsid w:val="0072111D"/>
    <w:rsid w:val="00721BB8"/>
    <w:rsid w:val="00721E8D"/>
    <w:rsid w:val="00721ED8"/>
    <w:rsid w:val="00721EE0"/>
    <w:rsid w:val="00722303"/>
    <w:rsid w:val="00722631"/>
    <w:rsid w:val="0072263C"/>
    <w:rsid w:val="007227AB"/>
    <w:rsid w:val="007236F0"/>
    <w:rsid w:val="00724936"/>
    <w:rsid w:val="00725098"/>
    <w:rsid w:val="007253F0"/>
    <w:rsid w:val="0072552C"/>
    <w:rsid w:val="00725619"/>
    <w:rsid w:val="007257C9"/>
    <w:rsid w:val="00725A96"/>
    <w:rsid w:val="00727746"/>
    <w:rsid w:val="007303D1"/>
    <w:rsid w:val="007307AC"/>
    <w:rsid w:val="00730A45"/>
    <w:rsid w:val="00730C59"/>
    <w:rsid w:val="00730CDE"/>
    <w:rsid w:val="007312D3"/>
    <w:rsid w:val="0073171E"/>
    <w:rsid w:val="00731D1C"/>
    <w:rsid w:val="00731D85"/>
    <w:rsid w:val="00731F2F"/>
    <w:rsid w:val="00732084"/>
    <w:rsid w:val="00732522"/>
    <w:rsid w:val="00732E97"/>
    <w:rsid w:val="0073307D"/>
    <w:rsid w:val="007331FE"/>
    <w:rsid w:val="0073327E"/>
    <w:rsid w:val="007334AF"/>
    <w:rsid w:val="00733B6C"/>
    <w:rsid w:val="00733C6A"/>
    <w:rsid w:val="00734002"/>
    <w:rsid w:val="007340B5"/>
    <w:rsid w:val="00734995"/>
    <w:rsid w:val="007351B7"/>
    <w:rsid w:val="00735693"/>
    <w:rsid w:val="00735B94"/>
    <w:rsid w:val="00735C92"/>
    <w:rsid w:val="00735DA0"/>
    <w:rsid w:val="00735FF8"/>
    <w:rsid w:val="007366C8"/>
    <w:rsid w:val="0073680F"/>
    <w:rsid w:val="00736D84"/>
    <w:rsid w:val="00737332"/>
    <w:rsid w:val="00737816"/>
    <w:rsid w:val="00737EBC"/>
    <w:rsid w:val="007402B7"/>
    <w:rsid w:val="00740AE0"/>
    <w:rsid w:val="00740C87"/>
    <w:rsid w:val="0074128B"/>
    <w:rsid w:val="00741399"/>
    <w:rsid w:val="00741C15"/>
    <w:rsid w:val="00741C7D"/>
    <w:rsid w:val="00741CF2"/>
    <w:rsid w:val="00741D31"/>
    <w:rsid w:val="0074238A"/>
    <w:rsid w:val="00742590"/>
    <w:rsid w:val="0074270D"/>
    <w:rsid w:val="007429B6"/>
    <w:rsid w:val="00743F05"/>
    <w:rsid w:val="0074417C"/>
    <w:rsid w:val="00744C95"/>
    <w:rsid w:val="00744D6E"/>
    <w:rsid w:val="00745913"/>
    <w:rsid w:val="00745E11"/>
    <w:rsid w:val="0074608A"/>
    <w:rsid w:val="0074632B"/>
    <w:rsid w:val="007463AE"/>
    <w:rsid w:val="00746C29"/>
    <w:rsid w:val="00746C6E"/>
    <w:rsid w:val="00746E66"/>
    <w:rsid w:val="00747746"/>
    <w:rsid w:val="007478C0"/>
    <w:rsid w:val="00747A34"/>
    <w:rsid w:val="00750298"/>
    <w:rsid w:val="00750411"/>
    <w:rsid w:val="00750931"/>
    <w:rsid w:val="00750D05"/>
    <w:rsid w:val="007510CE"/>
    <w:rsid w:val="007518EE"/>
    <w:rsid w:val="00751994"/>
    <w:rsid w:val="00751A2B"/>
    <w:rsid w:val="00751CB7"/>
    <w:rsid w:val="00751F5C"/>
    <w:rsid w:val="00752139"/>
    <w:rsid w:val="007522E9"/>
    <w:rsid w:val="0075239F"/>
    <w:rsid w:val="0075253B"/>
    <w:rsid w:val="007525BB"/>
    <w:rsid w:val="00752757"/>
    <w:rsid w:val="007527E4"/>
    <w:rsid w:val="007528F5"/>
    <w:rsid w:val="007529DB"/>
    <w:rsid w:val="00753417"/>
    <w:rsid w:val="00753705"/>
    <w:rsid w:val="00754535"/>
    <w:rsid w:val="007545A7"/>
    <w:rsid w:val="007551A2"/>
    <w:rsid w:val="00755842"/>
    <w:rsid w:val="007563B6"/>
    <w:rsid w:val="007564BC"/>
    <w:rsid w:val="00756570"/>
    <w:rsid w:val="00756EEE"/>
    <w:rsid w:val="0076035E"/>
    <w:rsid w:val="00760F43"/>
    <w:rsid w:val="00761061"/>
    <w:rsid w:val="00761554"/>
    <w:rsid w:val="0076182A"/>
    <w:rsid w:val="00761A18"/>
    <w:rsid w:val="00762037"/>
    <w:rsid w:val="007621CF"/>
    <w:rsid w:val="00762251"/>
    <w:rsid w:val="0076245E"/>
    <w:rsid w:val="007625CC"/>
    <w:rsid w:val="00763722"/>
    <w:rsid w:val="00763748"/>
    <w:rsid w:val="00763BD5"/>
    <w:rsid w:val="00763FFB"/>
    <w:rsid w:val="00764100"/>
    <w:rsid w:val="00764362"/>
    <w:rsid w:val="007644BC"/>
    <w:rsid w:val="00764D13"/>
    <w:rsid w:val="007651D2"/>
    <w:rsid w:val="00765566"/>
    <w:rsid w:val="00765EFE"/>
    <w:rsid w:val="00766033"/>
    <w:rsid w:val="007665F8"/>
    <w:rsid w:val="0076684C"/>
    <w:rsid w:val="00766957"/>
    <w:rsid w:val="00766B55"/>
    <w:rsid w:val="00767683"/>
    <w:rsid w:val="00767CC9"/>
    <w:rsid w:val="00767FAC"/>
    <w:rsid w:val="00770531"/>
    <w:rsid w:val="00770BC6"/>
    <w:rsid w:val="00771004"/>
    <w:rsid w:val="007712AF"/>
    <w:rsid w:val="00771484"/>
    <w:rsid w:val="0077166A"/>
    <w:rsid w:val="00771A78"/>
    <w:rsid w:val="0077208D"/>
    <w:rsid w:val="00772368"/>
    <w:rsid w:val="00772586"/>
    <w:rsid w:val="00772D54"/>
    <w:rsid w:val="00772D71"/>
    <w:rsid w:val="00772DC0"/>
    <w:rsid w:val="007735DD"/>
    <w:rsid w:val="00773607"/>
    <w:rsid w:val="007739BC"/>
    <w:rsid w:val="00774356"/>
    <w:rsid w:val="00774492"/>
    <w:rsid w:val="00774709"/>
    <w:rsid w:val="007748B5"/>
    <w:rsid w:val="00774BE9"/>
    <w:rsid w:val="00774C53"/>
    <w:rsid w:val="0077580E"/>
    <w:rsid w:val="00776303"/>
    <w:rsid w:val="00776531"/>
    <w:rsid w:val="00776A7E"/>
    <w:rsid w:val="00776BB4"/>
    <w:rsid w:val="00776C92"/>
    <w:rsid w:val="00776CF6"/>
    <w:rsid w:val="00776F23"/>
    <w:rsid w:val="007771E9"/>
    <w:rsid w:val="00777623"/>
    <w:rsid w:val="00777D58"/>
    <w:rsid w:val="00780288"/>
    <w:rsid w:val="007807A9"/>
    <w:rsid w:val="0078085D"/>
    <w:rsid w:val="007809C6"/>
    <w:rsid w:val="007810BD"/>
    <w:rsid w:val="0078124F"/>
    <w:rsid w:val="007812B4"/>
    <w:rsid w:val="00781307"/>
    <w:rsid w:val="007816E7"/>
    <w:rsid w:val="00781D87"/>
    <w:rsid w:val="007828F8"/>
    <w:rsid w:val="00782C84"/>
    <w:rsid w:val="00782D3F"/>
    <w:rsid w:val="00782DAB"/>
    <w:rsid w:val="00783863"/>
    <w:rsid w:val="00783B8E"/>
    <w:rsid w:val="00784247"/>
    <w:rsid w:val="007849BC"/>
    <w:rsid w:val="00784B3A"/>
    <w:rsid w:val="007854E6"/>
    <w:rsid w:val="007857F3"/>
    <w:rsid w:val="00785D17"/>
    <w:rsid w:val="007863DA"/>
    <w:rsid w:val="00786657"/>
    <w:rsid w:val="00786E40"/>
    <w:rsid w:val="00787199"/>
    <w:rsid w:val="00787206"/>
    <w:rsid w:val="00787E8C"/>
    <w:rsid w:val="007904BB"/>
    <w:rsid w:val="00790679"/>
    <w:rsid w:val="007909A2"/>
    <w:rsid w:val="00790A92"/>
    <w:rsid w:val="00790DEA"/>
    <w:rsid w:val="00791109"/>
    <w:rsid w:val="00791953"/>
    <w:rsid w:val="00791A23"/>
    <w:rsid w:val="00791DD5"/>
    <w:rsid w:val="007921E9"/>
    <w:rsid w:val="0079410E"/>
    <w:rsid w:val="007943DC"/>
    <w:rsid w:val="0079505C"/>
    <w:rsid w:val="00795313"/>
    <w:rsid w:val="007956B7"/>
    <w:rsid w:val="00795F1F"/>
    <w:rsid w:val="00796636"/>
    <w:rsid w:val="00796660"/>
    <w:rsid w:val="00797304"/>
    <w:rsid w:val="007974E1"/>
    <w:rsid w:val="0079778A"/>
    <w:rsid w:val="00797A8C"/>
    <w:rsid w:val="00797ABE"/>
    <w:rsid w:val="00797EDA"/>
    <w:rsid w:val="007A00CB"/>
    <w:rsid w:val="007A058B"/>
    <w:rsid w:val="007A0743"/>
    <w:rsid w:val="007A0EE7"/>
    <w:rsid w:val="007A1254"/>
    <w:rsid w:val="007A17E4"/>
    <w:rsid w:val="007A17F5"/>
    <w:rsid w:val="007A1BEA"/>
    <w:rsid w:val="007A1C37"/>
    <w:rsid w:val="007A2B78"/>
    <w:rsid w:val="007A2F6E"/>
    <w:rsid w:val="007A313C"/>
    <w:rsid w:val="007A395D"/>
    <w:rsid w:val="007A41EA"/>
    <w:rsid w:val="007A439A"/>
    <w:rsid w:val="007A55ED"/>
    <w:rsid w:val="007A5C65"/>
    <w:rsid w:val="007A6564"/>
    <w:rsid w:val="007A7F53"/>
    <w:rsid w:val="007B01C9"/>
    <w:rsid w:val="007B03A0"/>
    <w:rsid w:val="007B058E"/>
    <w:rsid w:val="007B0B80"/>
    <w:rsid w:val="007B15C2"/>
    <w:rsid w:val="007B18A3"/>
    <w:rsid w:val="007B1986"/>
    <w:rsid w:val="007B1A7D"/>
    <w:rsid w:val="007B2173"/>
    <w:rsid w:val="007B224E"/>
    <w:rsid w:val="007B22C8"/>
    <w:rsid w:val="007B29E9"/>
    <w:rsid w:val="007B2D76"/>
    <w:rsid w:val="007B369B"/>
    <w:rsid w:val="007B380F"/>
    <w:rsid w:val="007B3AC8"/>
    <w:rsid w:val="007B400C"/>
    <w:rsid w:val="007B40AE"/>
    <w:rsid w:val="007B45AB"/>
    <w:rsid w:val="007B4C88"/>
    <w:rsid w:val="007B5120"/>
    <w:rsid w:val="007B66CC"/>
    <w:rsid w:val="007B6732"/>
    <w:rsid w:val="007B67AC"/>
    <w:rsid w:val="007B7125"/>
    <w:rsid w:val="007B7691"/>
    <w:rsid w:val="007B77F6"/>
    <w:rsid w:val="007B7AB0"/>
    <w:rsid w:val="007B7B25"/>
    <w:rsid w:val="007B7DD9"/>
    <w:rsid w:val="007B7FCA"/>
    <w:rsid w:val="007C0917"/>
    <w:rsid w:val="007C0964"/>
    <w:rsid w:val="007C0BCF"/>
    <w:rsid w:val="007C0E92"/>
    <w:rsid w:val="007C0EE1"/>
    <w:rsid w:val="007C0F2C"/>
    <w:rsid w:val="007C15F9"/>
    <w:rsid w:val="007C1741"/>
    <w:rsid w:val="007C2269"/>
    <w:rsid w:val="007C2341"/>
    <w:rsid w:val="007C263B"/>
    <w:rsid w:val="007C2890"/>
    <w:rsid w:val="007C2D08"/>
    <w:rsid w:val="007C2E23"/>
    <w:rsid w:val="007C2E8A"/>
    <w:rsid w:val="007C3588"/>
    <w:rsid w:val="007C370D"/>
    <w:rsid w:val="007C3969"/>
    <w:rsid w:val="007C3AA4"/>
    <w:rsid w:val="007C3E75"/>
    <w:rsid w:val="007C414C"/>
    <w:rsid w:val="007C48D6"/>
    <w:rsid w:val="007C4F32"/>
    <w:rsid w:val="007C4F67"/>
    <w:rsid w:val="007C56C5"/>
    <w:rsid w:val="007C5D05"/>
    <w:rsid w:val="007C60EB"/>
    <w:rsid w:val="007C6770"/>
    <w:rsid w:val="007C6A96"/>
    <w:rsid w:val="007C7061"/>
    <w:rsid w:val="007C75D5"/>
    <w:rsid w:val="007D0618"/>
    <w:rsid w:val="007D0ED8"/>
    <w:rsid w:val="007D17A5"/>
    <w:rsid w:val="007D17EF"/>
    <w:rsid w:val="007D1EC5"/>
    <w:rsid w:val="007D220F"/>
    <w:rsid w:val="007D237A"/>
    <w:rsid w:val="007D2446"/>
    <w:rsid w:val="007D25C9"/>
    <w:rsid w:val="007D26D1"/>
    <w:rsid w:val="007D2B31"/>
    <w:rsid w:val="007D2B7F"/>
    <w:rsid w:val="007D330A"/>
    <w:rsid w:val="007D367E"/>
    <w:rsid w:val="007D3CF6"/>
    <w:rsid w:val="007D3DB4"/>
    <w:rsid w:val="007D4532"/>
    <w:rsid w:val="007D4899"/>
    <w:rsid w:val="007D4ED8"/>
    <w:rsid w:val="007D4FC8"/>
    <w:rsid w:val="007D52EC"/>
    <w:rsid w:val="007D5710"/>
    <w:rsid w:val="007D595A"/>
    <w:rsid w:val="007D5B4D"/>
    <w:rsid w:val="007D5C1B"/>
    <w:rsid w:val="007D5E64"/>
    <w:rsid w:val="007D607B"/>
    <w:rsid w:val="007D64FE"/>
    <w:rsid w:val="007D6774"/>
    <w:rsid w:val="007D72F8"/>
    <w:rsid w:val="007D741C"/>
    <w:rsid w:val="007D7AB2"/>
    <w:rsid w:val="007D7FEE"/>
    <w:rsid w:val="007E06A5"/>
    <w:rsid w:val="007E0766"/>
    <w:rsid w:val="007E0840"/>
    <w:rsid w:val="007E0A43"/>
    <w:rsid w:val="007E0E98"/>
    <w:rsid w:val="007E0F39"/>
    <w:rsid w:val="007E17EF"/>
    <w:rsid w:val="007E1A7C"/>
    <w:rsid w:val="007E1B72"/>
    <w:rsid w:val="007E2025"/>
    <w:rsid w:val="007E2091"/>
    <w:rsid w:val="007E22C5"/>
    <w:rsid w:val="007E245F"/>
    <w:rsid w:val="007E2AC1"/>
    <w:rsid w:val="007E2FC8"/>
    <w:rsid w:val="007E30F1"/>
    <w:rsid w:val="007E3289"/>
    <w:rsid w:val="007E3746"/>
    <w:rsid w:val="007E3BF0"/>
    <w:rsid w:val="007E4328"/>
    <w:rsid w:val="007E43F2"/>
    <w:rsid w:val="007E44CC"/>
    <w:rsid w:val="007E44EA"/>
    <w:rsid w:val="007E4C22"/>
    <w:rsid w:val="007E4C72"/>
    <w:rsid w:val="007E4C83"/>
    <w:rsid w:val="007E4CA3"/>
    <w:rsid w:val="007E4E89"/>
    <w:rsid w:val="007E570F"/>
    <w:rsid w:val="007E5D2D"/>
    <w:rsid w:val="007E60D2"/>
    <w:rsid w:val="007E6278"/>
    <w:rsid w:val="007E780F"/>
    <w:rsid w:val="007E7864"/>
    <w:rsid w:val="007E7D64"/>
    <w:rsid w:val="007E7E9A"/>
    <w:rsid w:val="007F0405"/>
    <w:rsid w:val="007F0827"/>
    <w:rsid w:val="007F0828"/>
    <w:rsid w:val="007F0B01"/>
    <w:rsid w:val="007F10A4"/>
    <w:rsid w:val="007F19E6"/>
    <w:rsid w:val="007F2424"/>
    <w:rsid w:val="007F2636"/>
    <w:rsid w:val="007F2C38"/>
    <w:rsid w:val="007F2C3E"/>
    <w:rsid w:val="007F2D76"/>
    <w:rsid w:val="007F2D84"/>
    <w:rsid w:val="007F2DC7"/>
    <w:rsid w:val="007F2E67"/>
    <w:rsid w:val="007F2F02"/>
    <w:rsid w:val="007F331A"/>
    <w:rsid w:val="007F357B"/>
    <w:rsid w:val="007F3ADA"/>
    <w:rsid w:val="007F43BD"/>
    <w:rsid w:val="007F46D4"/>
    <w:rsid w:val="007F4A94"/>
    <w:rsid w:val="007F4D91"/>
    <w:rsid w:val="007F5259"/>
    <w:rsid w:val="007F5C3D"/>
    <w:rsid w:val="007F5C4E"/>
    <w:rsid w:val="007F60DE"/>
    <w:rsid w:val="007F6A68"/>
    <w:rsid w:val="007F6D02"/>
    <w:rsid w:val="007F72EB"/>
    <w:rsid w:val="0080003B"/>
    <w:rsid w:val="008001EC"/>
    <w:rsid w:val="00800298"/>
    <w:rsid w:val="0080031A"/>
    <w:rsid w:val="00800360"/>
    <w:rsid w:val="00800566"/>
    <w:rsid w:val="00800590"/>
    <w:rsid w:val="00800A04"/>
    <w:rsid w:val="00800A9E"/>
    <w:rsid w:val="008010C3"/>
    <w:rsid w:val="00801307"/>
    <w:rsid w:val="00801D52"/>
    <w:rsid w:val="00802EEE"/>
    <w:rsid w:val="008030D7"/>
    <w:rsid w:val="00803135"/>
    <w:rsid w:val="00803439"/>
    <w:rsid w:val="00803C60"/>
    <w:rsid w:val="00803C79"/>
    <w:rsid w:val="008041AB"/>
    <w:rsid w:val="008047A2"/>
    <w:rsid w:val="00804A3D"/>
    <w:rsid w:val="00804D64"/>
    <w:rsid w:val="0080515C"/>
    <w:rsid w:val="0080518A"/>
    <w:rsid w:val="00805657"/>
    <w:rsid w:val="00805B7D"/>
    <w:rsid w:val="00805D0F"/>
    <w:rsid w:val="00806390"/>
    <w:rsid w:val="00806506"/>
    <w:rsid w:val="00806540"/>
    <w:rsid w:val="008068B2"/>
    <w:rsid w:val="00806FA6"/>
    <w:rsid w:val="00807248"/>
    <w:rsid w:val="00807A74"/>
    <w:rsid w:val="00807C93"/>
    <w:rsid w:val="00810164"/>
    <w:rsid w:val="008104CB"/>
    <w:rsid w:val="00810CAC"/>
    <w:rsid w:val="00810CD7"/>
    <w:rsid w:val="00810E54"/>
    <w:rsid w:val="00811116"/>
    <w:rsid w:val="008119A5"/>
    <w:rsid w:val="008138AC"/>
    <w:rsid w:val="00813B91"/>
    <w:rsid w:val="00813C06"/>
    <w:rsid w:val="00813D2A"/>
    <w:rsid w:val="00814CF5"/>
    <w:rsid w:val="00815C39"/>
    <w:rsid w:val="008161BF"/>
    <w:rsid w:val="008161D9"/>
    <w:rsid w:val="00816485"/>
    <w:rsid w:val="00816538"/>
    <w:rsid w:val="00816668"/>
    <w:rsid w:val="0081674E"/>
    <w:rsid w:val="00816C64"/>
    <w:rsid w:val="00816EAD"/>
    <w:rsid w:val="008171D6"/>
    <w:rsid w:val="008171E4"/>
    <w:rsid w:val="008172A2"/>
    <w:rsid w:val="008174C1"/>
    <w:rsid w:val="00817ED6"/>
    <w:rsid w:val="00820FAF"/>
    <w:rsid w:val="0082110D"/>
    <w:rsid w:val="00821980"/>
    <w:rsid w:val="008222BE"/>
    <w:rsid w:val="008223FD"/>
    <w:rsid w:val="0082263B"/>
    <w:rsid w:val="0082269C"/>
    <w:rsid w:val="0082277B"/>
    <w:rsid w:val="00822BD5"/>
    <w:rsid w:val="00822EE9"/>
    <w:rsid w:val="00822F52"/>
    <w:rsid w:val="00823D3D"/>
    <w:rsid w:val="008242A2"/>
    <w:rsid w:val="0082443E"/>
    <w:rsid w:val="00824797"/>
    <w:rsid w:val="0082489D"/>
    <w:rsid w:val="00824DFE"/>
    <w:rsid w:val="00824E1D"/>
    <w:rsid w:val="00825156"/>
    <w:rsid w:val="0082526E"/>
    <w:rsid w:val="0082543C"/>
    <w:rsid w:val="0082593D"/>
    <w:rsid w:val="00825CDD"/>
    <w:rsid w:val="008266DF"/>
    <w:rsid w:val="00826979"/>
    <w:rsid w:val="00826B53"/>
    <w:rsid w:val="00826F68"/>
    <w:rsid w:val="00826FFB"/>
    <w:rsid w:val="00827173"/>
    <w:rsid w:val="00827430"/>
    <w:rsid w:val="00827B95"/>
    <w:rsid w:val="00830A3B"/>
    <w:rsid w:val="00830A46"/>
    <w:rsid w:val="0083108D"/>
    <w:rsid w:val="008312B7"/>
    <w:rsid w:val="00831795"/>
    <w:rsid w:val="00831F24"/>
    <w:rsid w:val="008323B7"/>
    <w:rsid w:val="00832FF4"/>
    <w:rsid w:val="00833126"/>
    <w:rsid w:val="008332CE"/>
    <w:rsid w:val="00833601"/>
    <w:rsid w:val="00833659"/>
    <w:rsid w:val="00833B52"/>
    <w:rsid w:val="00833CF3"/>
    <w:rsid w:val="00833EE4"/>
    <w:rsid w:val="00833EE7"/>
    <w:rsid w:val="0083480A"/>
    <w:rsid w:val="00835003"/>
    <w:rsid w:val="00835B78"/>
    <w:rsid w:val="0083603F"/>
    <w:rsid w:val="0083621B"/>
    <w:rsid w:val="0083636D"/>
    <w:rsid w:val="008364A2"/>
    <w:rsid w:val="00836578"/>
    <w:rsid w:val="008401B1"/>
    <w:rsid w:val="00840C53"/>
    <w:rsid w:val="00841444"/>
    <w:rsid w:val="008416A8"/>
    <w:rsid w:val="00842384"/>
    <w:rsid w:val="008425CC"/>
    <w:rsid w:val="008426E5"/>
    <w:rsid w:val="00842A14"/>
    <w:rsid w:val="0084304C"/>
    <w:rsid w:val="0084310D"/>
    <w:rsid w:val="0084318F"/>
    <w:rsid w:val="008431E0"/>
    <w:rsid w:val="00843889"/>
    <w:rsid w:val="00843F6F"/>
    <w:rsid w:val="00844139"/>
    <w:rsid w:val="00844328"/>
    <w:rsid w:val="008448BC"/>
    <w:rsid w:val="00844BD2"/>
    <w:rsid w:val="00844EEC"/>
    <w:rsid w:val="00845630"/>
    <w:rsid w:val="00845D00"/>
    <w:rsid w:val="00845DB6"/>
    <w:rsid w:val="00845F0D"/>
    <w:rsid w:val="00845F59"/>
    <w:rsid w:val="00846521"/>
    <w:rsid w:val="00846D4A"/>
    <w:rsid w:val="008470C0"/>
    <w:rsid w:val="00847368"/>
    <w:rsid w:val="008477BC"/>
    <w:rsid w:val="00847D1B"/>
    <w:rsid w:val="008508E6"/>
    <w:rsid w:val="00850A59"/>
    <w:rsid w:val="00850B8F"/>
    <w:rsid w:val="00850C50"/>
    <w:rsid w:val="008517E4"/>
    <w:rsid w:val="00853219"/>
    <w:rsid w:val="008537AE"/>
    <w:rsid w:val="00853824"/>
    <w:rsid w:val="008538CC"/>
    <w:rsid w:val="008541EB"/>
    <w:rsid w:val="0085471A"/>
    <w:rsid w:val="00854806"/>
    <w:rsid w:val="00854E9C"/>
    <w:rsid w:val="008552DC"/>
    <w:rsid w:val="00855765"/>
    <w:rsid w:val="008557C7"/>
    <w:rsid w:val="00855E64"/>
    <w:rsid w:val="00856172"/>
    <w:rsid w:val="00856438"/>
    <w:rsid w:val="008565D9"/>
    <w:rsid w:val="00856938"/>
    <w:rsid w:val="008569CE"/>
    <w:rsid w:val="008569EA"/>
    <w:rsid w:val="0085754A"/>
    <w:rsid w:val="008577DA"/>
    <w:rsid w:val="00857F9F"/>
    <w:rsid w:val="008604C6"/>
    <w:rsid w:val="008609A5"/>
    <w:rsid w:val="00860F5E"/>
    <w:rsid w:val="0086133E"/>
    <w:rsid w:val="00861460"/>
    <w:rsid w:val="008616D6"/>
    <w:rsid w:val="008618F2"/>
    <w:rsid w:val="008619CC"/>
    <w:rsid w:val="00861ECD"/>
    <w:rsid w:val="008622F3"/>
    <w:rsid w:val="00863E93"/>
    <w:rsid w:val="0086439F"/>
    <w:rsid w:val="00864FDF"/>
    <w:rsid w:val="00865F02"/>
    <w:rsid w:val="008664FF"/>
    <w:rsid w:val="00866DF2"/>
    <w:rsid w:val="00867724"/>
    <w:rsid w:val="00867ADF"/>
    <w:rsid w:val="00867EB6"/>
    <w:rsid w:val="00870504"/>
    <w:rsid w:val="00870DFF"/>
    <w:rsid w:val="00870E6B"/>
    <w:rsid w:val="0087104F"/>
    <w:rsid w:val="00871470"/>
    <w:rsid w:val="0087167F"/>
    <w:rsid w:val="008718E5"/>
    <w:rsid w:val="00871C85"/>
    <w:rsid w:val="00873108"/>
    <w:rsid w:val="00873D14"/>
    <w:rsid w:val="008740D0"/>
    <w:rsid w:val="00874183"/>
    <w:rsid w:val="00874409"/>
    <w:rsid w:val="00874E5A"/>
    <w:rsid w:val="00875026"/>
    <w:rsid w:val="008750FB"/>
    <w:rsid w:val="00875110"/>
    <w:rsid w:val="008754AD"/>
    <w:rsid w:val="00875C05"/>
    <w:rsid w:val="00876821"/>
    <w:rsid w:val="0087696A"/>
    <w:rsid w:val="00876C45"/>
    <w:rsid w:val="00877B1F"/>
    <w:rsid w:val="00877E5A"/>
    <w:rsid w:val="00880267"/>
    <w:rsid w:val="008802FD"/>
    <w:rsid w:val="0088035B"/>
    <w:rsid w:val="00880542"/>
    <w:rsid w:val="00880632"/>
    <w:rsid w:val="008807F5"/>
    <w:rsid w:val="008810E6"/>
    <w:rsid w:val="00881B16"/>
    <w:rsid w:val="00881B43"/>
    <w:rsid w:val="00882877"/>
    <w:rsid w:val="0088297C"/>
    <w:rsid w:val="00882A12"/>
    <w:rsid w:val="00882BB5"/>
    <w:rsid w:val="00882C23"/>
    <w:rsid w:val="00883133"/>
    <w:rsid w:val="00883293"/>
    <w:rsid w:val="00883316"/>
    <w:rsid w:val="008834B5"/>
    <w:rsid w:val="00883BE4"/>
    <w:rsid w:val="00883DD5"/>
    <w:rsid w:val="0088426B"/>
    <w:rsid w:val="00884541"/>
    <w:rsid w:val="0088471F"/>
    <w:rsid w:val="00885506"/>
    <w:rsid w:val="00885700"/>
    <w:rsid w:val="00885DEE"/>
    <w:rsid w:val="008861D8"/>
    <w:rsid w:val="008864B9"/>
    <w:rsid w:val="0088686D"/>
    <w:rsid w:val="00886E64"/>
    <w:rsid w:val="0088786A"/>
    <w:rsid w:val="00887F7C"/>
    <w:rsid w:val="0089009A"/>
    <w:rsid w:val="00890293"/>
    <w:rsid w:val="00890435"/>
    <w:rsid w:val="008906AF"/>
    <w:rsid w:val="00890DF0"/>
    <w:rsid w:val="00891124"/>
    <w:rsid w:val="00891172"/>
    <w:rsid w:val="0089170F"/>
    <w:rsid w:val="00891A0F"/>
    <w:rsid w:val="00891D71"/>
    <w:rsid w:val="00891F59"/>
    <w:rsid w:val="00892C71"/>
    <w:rsid w:val="00892F48"/>
    <w:rsid w:val="00892FFD"/>
    <w:rsid w:val="00893412"/>
    <w:rsid w:val="00893BB0"/>
    <w:rsid w:val="00894014"/>
    <w:rsid w:val="00894431"/>
    <w:rsid w:val="00894894"/>
    <w:rsid w:val="00894C6B"/>
    <w:rsid w:val="00894E3E"/>
    <w:rsid w:val="00895BBA"/>
    <w:rsid w:val="008963CA"/>
    <w:rsid w:val="00896855"/>
    <w:rsid w:val="00896C2A"/>
    <w:rsid w:val="0089710B"/>
    <w:rsid w:val="00897453"/>
    <w:rsid w:val="0089770F"/>
    <w:rsid w:val="008A0083"/>
    <w:rsid w:val="008A04AE"/>
    <w:rsid w:val="008A0D06"/>
    <w:rsid w:val="008A1372"/>
    <w:rsid w:val="008A1A94"/>
    <w:rsid w:val="008A1A99"/>
    <w:rsid w:val="008A1AB0"/>
    <w:rsid w:val="008A1D32"/>
    <w:rsid w:val="008A2FD2"/>
    <w:rsid w:val="008A31C2"/>
    <w:rsid w:val="008A336A"/>
    <w:rsid w:val="008A3510"/>
    <w:rsid w:val="008A3DC9"/>
    <w:rsid w:val="008A407B"/>
    <w:rsid w:val="008A493F"/>
    <w:rsid w:val="008A4B51"/>
    <w:rsid w:val="008A5033"/>
    <w:rsid w:val="008A578C"/>
    <w:rsid w:val="008A5808"/>
    <w:rsid w:val="008A596E"/>
    <w:rsid w:val="008A6283"/>
    <w:rsid w:val="008A64C7"/>
    <w:rsid w:val="008A686E"/>
    <w:rsid w:val="008A69FC"/>
    <w:rsid w:val="008A6D47"/>
    <w:rsid w:val="008A713C"/>
    <w:rsid w:val="008A718C"/>
    <w:rsid w:val="008A7213"/>
    <w:rsid w:val="008A72C7"/>
    <w:rsid w:val="008A7649"/>
    <w:rsid w:val="008A7B60"/>
    <w:rsid w:val="008B00B2"/>
    <w:rsid w:val="008B134B"/>
    <w:rsid w:val="008B16E0"/>
    <w:rsid w:val="008B18D8"/>
    <w:rsid w:val="008B1B02"/>
    <w:rsid w:val="008B1D0F"/>
    <w:rsid w:val="008B22AD"/>
    <w:rsid w:val="008B2AC5"/>
    <w:rsid w:val="008B2E34"/>
    <w:rsid w:val="008B4402"/>
    <w:rsid w:val="008B496B"/>
    <w:rsid w:val="008B5525"/>
    <w:rsid w:val="008B6A19"/>
    <w:rsid w:val="008B6D44"/>
    <w:rsid w:val="008C00F4"/>
    <w:rsid w:val="008C0313"/>
    <w:rsid w:val="008C05F7"/>
    <w:rsid w:val="008C0602"/>
    <w:rsid w:val="008C0A89"/>
    <w:rsid w:val="008C0FC7"/>
    <w:rsid w:val="008C1623"/>
    <w:rsid w:val="008C1787"/>
    <w:rsid w:val="008C1AF4"/>
    <w:rsid w:val="008C1B6B"/>
    <w:rsid w:val="008C1BFA"/>
    <w:rsid w:val="008C1E47"/>
    <w:rsid w:val="008C24AF"/>
    <w:rsid w:val="008C2FE0"/>
    <w:rsid w:val="008C31D4"/>
    <w:rsid w:val="008C43C7"/>
    <w:rsid w:val="008C46A6"/>
    <w:rsid w:val="008C4B39"/>
    <w:rsid w:val="008C57E4"/>
    <w:rsid w:val="008C598D"/>
    <w:rsid w:val="008C5A98"/>
    <w:rsid w:val="008C5BBD"/>
    <w:rsid w:val="008C5DF0"/>
    <w:rsid w:val="008C5DFD"/>
    <w:rsid w:val="008C65F4"/>
    <w:rsid w:val="008C65FE"/>
    <w:rsid w:val="008C7C53"/>
    <w:rsid w:val="008C7C83"/>
    <w:rsid w:val="008D01D0"/>
    <w:rsid w:val="008D0255"/>
    <w:rsid w:val="008D0926"/>
    <w:rsid w:val="008D108C"/>
    <w:rsid w:val="008D1367"/>
    <w:rsid w:val="008D23E0"/>
    <w:rsid w:val="008D24C7"/>
    <w:rsid w:val="008D268F"/>
    <w:rsid w:val="008D2785"/>
    <w:rsid w:val="008D29A8"/>
    <w:rsid w:val="008D2A56"/>
    <w:rsid w:val="008D2AAE"/>
    <w:rsid w:val="008D2B0A"/>
    <w:rsid w:val="008D2C09"/>
    <w:rsid w:val="008D2C45"/>
    <w:rsid w:val="008D30A4"/>
    <w:rsid w:val="008D33AA"/>
    <w:rsid w:val="008D3625"/>
    <w:rsid w:val="008D3B33"/>
    <w:rsid w:val="008D4E56"/>
    <w:rsid w:val="008D5271"/>
    <w:rsid w:val="008D5E9E"/>
    <w:rsid w:val="008D6140"/>
    <w:rsid w:val="008D64BE"/>
    <w:rsid w:val="008D6BE1"/>
    <w:rsid w:val="008D7A00"/>
    <w:rsid w:val="008D7D43"/>
    <w:rsid w:val="008E0662"/>
    <w:rsid w:val="008E09E0"/>
    <w:rsid w:val="008E0D5A"/>
    <w:rsid w:val="008E0F53"/>
    <w:rsid w:val="008E11D4"/>
    <w:rsid w:val="008E160C"/>
    <w:rsid w:val="008E19EB"/>
    <w:rsid w:val="008E1D30"/>
    <w:rsid w:val="008E2287"/>
    <w:rsid w:val="008E238C"/>
    <w:rsid w:val="008E241D"/>
    <w:rsid w:val="008E2742"/>
    <w:rsid w:val="008E2945"/>
    <w:rsid w:val="008E2A3F"/>
    <w:rsid w:val="008E2B01"/>
    <w:rsid w:val="008E2BF7"/>
    <w:rsid w:val="008E2F06"/>
    <w:rsid w:val="008E31CD"/>
    <w:rsid w:val="008E3513"/>
    <w:rsid w:val="008E39AF"/>
    <w:rsid w:val="008E435F"/>
    <w:rsid w:val="008E4807"/>
    <w:rsid w:val="008E4E77"/>
    <w:rsid w:val="008E504F"/>
    <w:rsid w:val="008E506F"/>
    <w:rsid w:val="008E5074"/>
    <w:rsid w:val="008E5205"/>
    <w:rsid w:val="008E52C5"/>
    <w:rsid w:val="008E5888"/>
    <w:rsid w:val="008E5FCD"/>
    <w:rsid w:val="008E63FB"/>
    <w:rsid w:val="008E7381"/>
    <w:rsid w:val="008E7475"/>
    <w:rsid w:val="008F070D"/>
    <w:rsid w:val="008F0CA0"/>
    <w:rsid w:val="008F1BC4"/>
    <w:rsid w:val="008F1E55"/>
    <w:rsid w:val="008F23DC"/>
    <w:rsid w:val="008F2843"/>
    <w:rsid w:val="008F366A"/>
    <w:rsid w:val="008F39FA"/>
    <w:rsid w:val="008F3BF8"/>
    <w:rsid w:val="008F3D01"/>
    <w:rsid w:val="008F3ED2"/>
    <w:rsid w:val="008F4BE2"/>
    <w:rsid w:val="008F4DEC"/>
    <w:rsid w:val="008F52B8"/>
    <w:rsid w:val="008F53AA"/>
    <w:rsid w:val="008F552F"/>
    <w:rsid w:val="008F5536"/>
    <w:rsid w:val="008F56C9"/>
    <w:rsid w:val="008F65FB"/>
    <w:rsid w:val="008F68AE"/>
    <w:rsid w:val="008F68D0"/>
    <w:rsid w:val="008F6B7C"/>
    <w:rsid w:val="008F6E75"/>
    <w:rsid w:val="008F7950"/>
    <w:rsid w:val="0090019F"/>
    <w:rsid w:val="009004B9"/>
    <w:rsid w:val="0090057F"/>
    <w:rsid w:val="0090070D"/>
    <w:rsid w:val="00900F37"/>
    <w:rsid w:val="00901034"/>
    <w:rsid w:val="009014B9"/>
    <w:rsid w:val="0090184C"/>
    <w:rsid w:val="00901BCC"/>
    <w:rsid w:val="00902190"/>
    <w:rsid w:val="00902842"/>
    <w:rsid w:val="009029F7"/>
    <w:rsid w:val="00903100"/>
    <w:rsid w:val="00903497"/>
    <w:rsid w:val="009035C4"/>
    <w:rsid w:val="00903763"/>
    <w:rsid w:val="0090380F"/>
    <w:rsid w:val="00903A81"/>
    <w:rsid w:val="00903C10"/>
    <w:rsid w:val="00903D0A"/>
    <w:rsid w:val="0090580E"/>
    <w:rsid w:val="0090619F"/>
    <w:rsid w:val="009064EE"/>
    <w:rsid w:val="009065F8"/>
    <w:rsid w:val="00906D3D"/>
    <w:rsid w:val="00907425"/>
    <w:rsid w:val="00910726"/>
    <w:rsid w:val="009109F8"/>
    <w:rsid w:val="00910C8E"/>
    <w:rsid w:val="00910D12"/>
    <w:rsid w:val="00910F32"/>
    <w:rsid w:val="00910F4B"/>
    <w:rsid w:val="009110EE"/>
    <w:rsid w:val="0091131C"/>
    <w:rsid w:val="00911A70"/>
    <w:rsid w:val="0091255E"/>
    <w:rsid w:val="009128F1"/>
    <w:rsid w:val="009133BC"/>
    <w:rsid w:val="0091393B"/>
    <w:rsid w:val="00913BC2"/>
    <w:rsid w:val="0091402C"/>
    <w:rsid w:val="0091414B"/>
    <w:rsid w:val="00914295"/>
    <w:rsid w:val="00914301"/>
    <w:rsid w:val="0091431F"/>
    <w:rsid w:val="00914406"/>
    <w:rsid w:val="00914E98"/>
    <w:rsid w:val="00915C2F"/>
    <w:rsid w:val="00915D50"/>
    <w:rsid w:val="00916494"/>
    <w:rsid w:val="009164F8"/>
    <w:rsid w:val="00916BCE"/>
    <w:rsid w:val="00916E60"/>
    <w:rsid w:val="0091707E"/>
    <w:rsid w:val="0091733B"/>
    <w:rsid w:val="009173BA"/>
    <w:rsid w:val="00917ABB"/>
    <w:rsid w:val="00917AC3"/>
    <w:rsid w:val="00920D07"/>
    <w:rsid w:val="00920EBF"/>
    <w:rsid w:val="00921074"/>
    <w:rsid w:val="00921BD2"/>
    <w:rsid w:val="00921BF5"/>
    <w:rsid w:val="00921E9E"/>
    <w:rsid w:val="00922482"/>
    <w:rsid w:val="00922524"/>
    <w:rsid w:val="0092253E"/>
    <w:rsid w:val="009228DF"/>
    <w:rsid w:val="00924EA9"/>
    <w:rsid w:val="009251E4"/>
    <w:rsid w:val="00925390"/>
    <w:rsid w:val="009256D8"/>
    <w:rsid w:val="00925D9D"/>
    <w:rsid w:val="00925FB3"/>
    <w:rsid w:val="0092654A"/>
    <w:rsid w:val="00926FC4"/>
    <w:rsid w:val="00927087"/>
    <w:rsid w:val="00927228"/>
    <w:rsid w:val="00927984"/>
    <w:rsid w:val="00927FE6"/>
    <w:rsid w:val="009306FC"/>
    <w:rsid w:val="00930776"/>
    <w:rsid w:val="009307A9"/>
    <w:rsid w:val="00930C3D"/>
    <w:rsid w:val="00930CCF"/>
    <w:rsid w:val="00931294"/>
    <w:rsid w:val="00931560"/>
    <w:rsid w:val="00931705"/>
    <w:rsid w:val="00931861"/>
    <w:rsid w:val="00931A05"/>
    <w:rsid w:val="00931BA2"/>
    <w:rsid w:val="00931E18"/>
    <w:rsid w:val="00932206"/>
    <w:rsid w:val="0093237B"/>
    <w:rsid w:val="00932753"/>
    <w:rsid w:val="00932CD8"/>
    <w:rsid w:val="00933E59"/>
    <w:rsid w:val="00934078"/>
    <w:rsid w:val="009340AC"/>
    <w:rsid w:val="0093416D"/>
    <w:rsid w:val="00934B11"/>
    <w:rsid w:val="00934C4F"/>
    <w:rsid w:val="00934DA0"/>
    <w:rsid w:val="00934E50"/>
    <w:rsid w:val="00934E53"/>
    <w:rsid w:val="00934E97"/>
    <w:rsid w:val="00935429"/>
    <w:rsid w:val="00935D73"/>
    <w:rsid w:val="00936041"/>
    <w:rsid w:val="00936419"/>
    <w:rsid w:val="00936474"/>
    <w:rsid w:val="0093659F"/>
    <w:rsid w:val="009373D2"/>
    <w:rsid w:val="009373D5"/>
    <w:rsid w:val="00937FED"/>
    <w:rsid w:val="0094074D"/>
    <w:rsid w:val="00940AC1"/>
    <w:rsid w:val="00941074"/>
    <w:rsid w:val="009410A3"/>
    <w:rsid w:val="009417C2"/>
    <w:rsid w:val="0094184E"/>
    <w:rsid w:val="00941B01"/>
    <w:rsid w:val="00941E34"/>
    <w:rsid w:val="009424B1"/>
    <w:rsid w:val="009427C5"/>
    <w:rsid w:val="0094305F"/>
    <w:rsid w:val="00943E6C"/>
    <w:rsid w:val="0094459B"/>
    <w:rsid w:val="00944A71"/>
    <w:rsid w:val="0094544D"/>
    <w:rsid w:val="00945994"/>
    <w:rsid w:val="00945DB7"/>
    <w:rsid w:val="0094608E"/>
    <w:rsid w:val="00946096"/>
    <w:rsid w:val="0094660A"/>
    <w:rsid w:val="0094678A"/>
    <w:rsid w:val="00946A64"/>
    <w:rsid w:val="00946C5E"/>
    <w:rsid w:val="00946D87"/>
    <w:rsid w:val="0094720D"/>
    <w:rsid w:val="00950783"/>
    <w:rsid w:val="00950969"/>
    <w:rsid w:val="00951051"/>
    <w:rsid w:val="009510AB"/>
    <w:rsid w:val="0095131C"/>
    <w:rsid w:val="00952500"/>
    <w:rsid w:val="00952A9B"/>
    <w:rsid w:val="00952F8E"/>
    <w:rsid w:val="0095317F"/>
    <w:rsid w:val="00953564"/>
    <w:rsid w:val="00953891"/>
    <w:rsid w:val="00953FAA"/>
    <w:rsid w:val="0095400D"/>
    <w:rsid w:val="009547F4"/>
    <w:rsid w:val="009550E7"/>
    <w:rsid w:val="00955B10"/>
    <w:rsid w:val="00955C3C"/>
    <w:rsid w:val="00956122"/>
    <w:rsid w:val="00956D9C"/>
    <w:rsid w:val="009602D4"/>
    <w:rsid w:val="00960817"/>
    <w:rsid w:val="00960E81"/>
    <w:rsid w:val="00960EDA"/>
    <w:rsid w:val="00961469"/>
    <w:rsid w:val="00961963"/>
    <w:rsid w:val="00961BF6"/>
    <w:rsid w:val="00962F95"/>
    <w:rsid w:val="0096343E"/>
    <w:rsid w:val="0096368D"/>
    <w:rsid w:val="0096396A"/>
    <w:rsid w:val="00963A4C"/>
    <w:rsid w:val="00963B71"/>
    <w:rsid w:val="00963BF1"/>
    <w:rsid w:val="00963D3B"/>
    <w:rsid w:val="00963E78"/>
    <w:rsid w:val="00964216"/>
    <w:rsid w:val="00964278"/>
    <w:rsid w:val="009645DF"/>
    <w:rsid w:val="00964C81"/>
    <w:rsid w:val="00964F84"/>
    <w:rsid w:val="00965DF4"/>
    <w:rsid w:val="00966015"/>
    <w:rsid w:val="009662C6"/>
    <w:rsid w:val="00966434"/>
    <w:rsid w:val="00966682"/>
    <w:rsid w:val="0096669B"/>
    <w:rsid w:val="00966E2B"/>
    <w:rsid w:val="00967944"/>
    <w:rsid w:val="00967C53"/>
    <w:rsid w:val="00967EDE"/>
    <w:rsid w:val="0097010A"/>
    <w:rsid w:val="0097027E"/>
    <w:rsid w:val="00970C5B"/>
    <w:rsid w:val="009710DD"/>
    <w:rsid w:val="009710E2"/>
    <w:rsid w:val="009714FE"/>
    <w:rsid w:val="00972665"/>
    <w:rsid w:val="00972AAD"/>
    <w:rsid w:val="00973538"/>
    <w:rsid w:val="009743A7"/>
    <w:rsid w:val="0097441B"/>
    <w:rsid w:val="00974AC4"/>
    <w:rsid w:val="00974DF5"/>
    <w:rsid w:val="0097569F"/>
    <w:rsid w:val="00975ACA"/>
    <w:rsid w:val="00976312"/>
    <w:rsid w:val="0097632B"/>
    <w:rsid w:val="00976782"/>
    <w:rsid w:val="009768DF"/>
    <w:rsid w:val="00976DDF"/>
    <w:rsid w:val="00976E61"/>
    <w:rsid w:val="009774BA"/>
    <w:rsid w:val="009777DB"/>
    <w:rsid w:val="009777F6"/>
    <w:rsid w:val="00977A65"/>
    <w:rsid w:val="00977CF9"/>
    <w:rsid w:val="00977EC7"/>
    <w:rsid w:val="00977F55"/>
    <w:rsid w:val="00980160"/>
    <w:rsid w:val="0098077E"/>
    <w:rsid w:val="00980C7E"/>
    <w:rsid w:val="00980CB8"/>
    <w:rsid w:val="0098154D"/>
    <w:rsid w:val="0098157D"/>
    <w:rsid w:val="00981A88"/>
    <w:rsid w:val="009820D4"/>
    <w:rsid w:val="009822FA"/>
    <w:rsid w:val="00982810"/>
    <w:rsid w:val="0098291E"/>
    <w:rsid w:val="00982D3F"/>
    <w:rsid w:val="0098343F"/>
    <w:rsid w:val="00983C55"/>
    <w:rsid w:val="00984545"/>
    <w:rsid w:val="0098492F"/>
    <w:rsid w:val="00985137"/>
    <w:rsid w:val="00985996"/>
    <w:rsid w:val="00985BAF"/>
    <w:rsid w:val="00985CA3"/>
    <w:rsid w:val="009863B2"/>
    <w:rsid w:val="00986562"/>
    <w:rsid w:val="00986AD6"/>
    <w:rsid w:val="009875DA"/>
    <w:rsid w:val="0098781D"/>
    <w:rsid w:val="00987D0A"/>
    <w:rsid w:val="00990213"/>
    <w:rsid w:val="009903C7"/>
    <w:rsid w:val="0099077D"/>
    <w:rsid w:val="00990849"/>
    <w:rsid w:val="009908E8"/>
    <w:rsid w:val="00990BDD"/>
    <w:rsid w:val="00990F42"/>
    <w:rsid w:val="009918A3"/>
    <w:rsid w:val="009918FB"/>
    <w:rsid w:val="00991FD1"/>
    <w:rsid w:val="0099240F"/>
    <w:rsid w:val="0099298A"/>
    <w:rsid w:val="00992B6C"/>
    <w:rsid w:val="009930DE"/>
    <w:rsid w:val="00993610"/>
    <w:rsid w:val="009937CD"/>
    <w:rsid w:val="00993BA9"/>
    <w:rsid w:val="00993DD0"/>
    <w:rsid w:val="00993EA8"/>
    <w:rsid w:val="00994854"/>
    <w:rsid w:val="009948B6"/>
    <w:rsid w:val="00994C9E"/>
    <w:rsid w:val="00995958"/>
    <w:rsid w:val="009959F3"/>
    <w:rsid w:val="00995CC6"/>
    <w:rsid w:val="00996B83"/>
    <w:rsid w:val="00996D36"/>
    <w:rsid w:val="009970F7"/>
    <w:rsid w:val="009979E3"/>
    <w:rsid w:val="009A004E"/>
    <w:rsid w:val="009A016F"/>
    <w:rsid w:val="009A02EA"/>
    <w:rsid w:val="009A04F6"/>
    <w:rsid w:val="009A1821"/>
    <w:rsid w:val="009A2B27"/>
    <w:rsid w:val="009A2D93"/>
    <w:rsid w:val="009A308C"/>
    <w:rsid w:val="009A3636"/>
    <w:rsid w:val="009A3751"/>
    <w:rsid w:val="009A3CD5"/>
    <w:rsid w:val="009A4062"/>
    <w:rsid w:val="009A4170"/>
    <w:rsid w:val="009A470E"/>
    <w:rsid w:val="009A4C93"/>
    <w:rsid w:val="009A52B4"/>
    <w:rsid w:val="009A55BB"/>
    <w:rsid w:val="009A59DE"/>
    <w:rsid w:val="009A5CDC"/>
    <w:rsid w:val="009A5D9A"/>
    <w:rsid w:val="009A6055"/>
    <w:rsid w:val="009A63E0"/>
    <w:rsid w:val="009A64C7"/>
    <w:rsid w:val="009A6933"/>
    <w:rsid w:val="009A6DCA"/>
    <w:rsid w:val="009A73D2"/>
    <w:rsid w:val="009B0343"/>
    <w:rsid w:val="009B0634"/>
    <w:rsid w:val="009B066A"/>
    <w:rsid w:val="009B0714"/>
    <w:rsid w:val="009B0879"/>
    <w:rsid w:val="009B136D"/>
    <w:rsid w:val="009B1597"/>
    <w:rsid w:val="009B2979"/>
    <w:rsid w:val="009B2E60"/>
    <w:rsid w:val="009B390C"/>
    <w:rsid w:val="009B4314"/>
    <w:rsid w:val="009B5253"/>
    <w:rsid w:val="009B5FDA"/>
    <w:rsid w:val="009B6CB3"/>
    <w:rsid w:val="009B792A"/>
    <w:rsid w:val="009B7C21"/>
    <w:rsid w:val="009C08EB"/>
    <w:rsid w:val="009C0964"/>
    <w:rsid w:val="009C1377"/>
    <w:rsid w:val="009C13C7"/>
    <w:rsid w:val="009C192A"/>
    <w:rsid w:val="009C1A3E"/>
    <w:rsid w:val="009C1B70"/>
    <w:rsid w:val="009C1E76"/>
    <w:rsid w:val="009C233A"/>
    <w:rsid w:val="009C2A59"/>
    <w:rsid w:val="009C2EC1"/>
    <w:rsid w:val="009C3273"/>
    <w:rsid w:val="009C5105"/>
    <w:rsid w:val="009C5140"/>
    <w:rsid w:val="009C51A3"/>
    <w:rsid w:val="009C5590"/>
    <w:rsid w:val="009C55DA"/>
    <w:rsid w:val="009C5FA4"/>
    <w:rsid w:val="009C6019"/>
    <w:rsid w:val="009C6031"/>
    <w:rsid w:val="009C6B5D"/>
    <w:rsid w:val="009C6E4C"/>
    <w:rsid w:val="009C739A"/>
    <w:rsid w:val="009C7A3F"/>
    <w:rsid w:val="009C7B64"/>
    <w:rsid w:val="009C7F8E"/>
    <w:rsid w:val="009D0885"/>
    <w:rsid w:val="009D10CC"/>
    <w:rsid w:val="009D1FA7"/>
    <w:rsid w:val="009D2A9C"/>
    <w:rsid w:val="009D2C15"/>
    <w:rsid w:val="009D3AA5"/>
    <w:rsid w:val="009D49C0"/>
    <w:rsid w:val="009D4B79"/>
    <w:rsid w:val="009D4C55"/>
    <w:rsid w:val="009D51A1"/>
    <w:rsid w:val="009D51E5"/>
    <w:rsid w:val="009D51FC"/>
    <w:rsid w:val="009D5200"/>
    <w:rsid w:val="009D5333"/>
    <w:rsid w:val="009D5A24"/>
    <w:rsid w:val="009D5EA6"/>
    <w:rsid w:val="009D64A9"/>
    <w:rsid w:val="009D66BB"/>
    <w:rsid w:val="009D68E7"/>
    <w:rsid w:val="009D72CB"/>
    <w:rsid w:val="009D743D"/>
    <w:rsid w:val="009D74E9"/>
    <w:rsid w:val="009D7F6E"/>
    <w:rsid w:val="009D7FD7"/>
    <w:rsid w:val="009D7FED"/>
    <w:rsid w:val="009E0056"/>
    <w:rsid w:val="009E094F"/>
    <w:rsid w:val="009E09FF"/>
    <w:rsid w:val="009E0D2F"/>
    <w:rsid w:val="009E0D5C"/>
    <w:rsid w:val="009E13BD"/>
    <w:rsid w:val="009E140F"/>
    <w:rsid w:val="009E1454"/>
    <w:rsid w:val="009E149A"/>
    <w:rsid w:val="009E174F"/>
    <w:rsid w:val="009E17A4"/>
    <w:rsid w:val="009E2627"/>
    <w:rsid w:val="009E2694"/>
    <w:rsid w:val="009E2B6A"/>
    <w:rsid w:val="009E2F4F"/>
    <w:rsid w:val="009E2F6D"/>
    <w:rsid w:val="009E3E44"/>
    <w:rsid w:val="009E45DB"/>
    <w:rsid w:val="009E49E9"/>
    <w:rsid w:val="009E544E"/>
    <w:rsid w:val="009E58E0"/>
    <w:rsid w:val="009E58F9"/>
    <w:rsid w:val="009E594C"/>
    <w:rsid w:val="009E5C77"/>
    <w:rsid w:val="009E61DC"/>
    <w:rsid w:val="009E63B7"/>
    <w:rsid w:val="009E694E"/>
    <w:rsid w:val="009E6E05"/>
    <w:rsid w:val="009E6EFC"/>
    <w:rsid w:val="009E7022"/>
    <w:rsid w:val="009E71A4"/>
    <w:rsid w:val="009E7CA1"/>
    <w:rsid w:val="009E7D88"/>
    <w:rsid w:val="009F09BA"/>
    <w:rsid w:val="009F0AE2"/>
    <w:rsid w:val="009F1356"/>
    <w:rsid w:val="009F1649"/>
    <w:rsid w:val="009F193A"/>
    <w:rsid w:val="009F1C2C"/>
    <w:rsid w:val="009F28AD"/>
    <w:rsid w:val="009F329D"/>
    <w:rsid w:val="009F40BC"/>
    <w:rsid w:val="009F49B9"/>
    <w:rsid w:val="009F49E7"/>
    <w:rsid w:val="009F4BA1"/>
    <w:rsid w:val="009F53F3"/>
    <w:rsid w:val="009F5F82"/>
    <w:rsid w:val="009F65A2"/>
    <w:rsid w:val="009F6851"/>
    <w:rsid w:val="009F70FF"/>
    <w:rsid w:val="009F71A0"/>
    <w:rsid w:val="009F73BD"/>
    <w:rsid w:val="009F7B01"/>
    <w:rsid w:val="00A001F9"/>
    <w:rsid w:val="00A0033B"/>
    <w:rsid w:val="00A004CA"/>
    <w:rsid w:val="00A008C5"/>
    <w:rsid w:val="00A00E6F"/>
    <w:rsid w:val="00A00EE1"/>
    <w:rsid w:val="00A01027"/>
    <w:rsid w:val="00A01706"/>
    <w:rsid w:val="00A0182D"/>
    <w:rsid w:val="00A018EF"/>
    <w:rsid w:val="00A01A09"/>
    <w:rsid w:val="00A01B3B"/>
    <w:rsid w:val="00A01E16"/>
    <w:rsid w:val="00A024F9"/>
    <w:rsid w:val="00A0331E"/>
    <w:rsid w:val="00A0350A"/>
    <w:rsid w:val="00A037A6"/>
    <w:rsid w:val="00A03865"/>
    <w:rsid w:val="00A038CD"/>
    <w:rsid w:val="00A03DCF"/>
    <w:rsid w:val="00A03E53"/>
    <w:rsid w:val="00A0428A"/>
    <w:rsid w:val="00A04294"/>
    <w:rsid w:val="00A04834"/>
    <w:rsid w:val="00A052A2"/>
    <w:rsid w:val="00A05D52"/>
    <w:rsid w:val="00A062C3"/>
    <w:rsid w:val="00A0658C"/>
    <w:rsid w:val="00A07601"/>
    <w:rsid w:val="00A078A0"/>
    <w:rsid w:val="00A10D21"/>
    <w:rsid w:val="00A11571"/>
    <w:rsid w:val="00A11844"/>
    <w:rsid w:val="00A11C96"/>
    <w:rsid w:val="00A11F8E"/>
    <w:rsid w:val="00A12225"/>
    <w:rsid w:val="00A12601"/>
    <w:rsid w:val="00A1260F"/>
    <w:rsid w:val="00A1355D"/>
    <w:rsid w:val="00A13D0F"/>
    <w:rsid w:val="00A13EF5"/>
    <w:rsid w:val="00A142CC"/>
    <w:rsid w:val="00A14356"/>
    <w:rsid w:val="00A1437B"/>
    <w:rsid w:val="00A14530"/>
    <w:rsid w:val="00A14DD7"/>
    <w:rsid w:val="00A14E1E"/>
    <w:rsid w:val="00A1537F"/>
    <w:rsid w:val="00A15885"/>
    <w:rsid w:val="00A15A7B"/>
    <w:rsid w:val="00A15F27"/>
    <w:rsid w:val="00A1693E"/>
    <w:rsid w:val="00A16951"/>
    <w:rsid w:val="00A17AE6"/>
    <w:rsid w:val="00A17E53"/>
    <w:rsid w:val="00A20272"/>
    <w:rsid w:val="00A20463"/>
    <w:rsid w:val="00A20632"/>
    <w:rsid w:val="00A21261"/>
    <w:rsid w:val="00A216A0"/>
    <w:rsid w:val="00A2190D"/>
    <w:rsid w:val="00A219CB"/>
    <w:rsid w:val="00A21A98"/>
    <w:rsid w:val="00A21C98"/>
    <w:rsid w:val="00A21D81"/>
    <w:rsid w:val="00A21F67"/>
    <w:rsid w:val="00A22381"/>
    <w:rsid w:val="00A2247D"/>
    <w:rsid w:val="00A22EB0"/>
    <w:rsid w:val="00A2317C"/>
    <w:rsid w:val="00A23397"/>
    <w:rsid w:val="00A244D5"/>
    <w:rsid w:val="00A25682"/>
    <w:rsid w:val="00A259CC"/>
    <w:rsid w:val="00A25AD6"/>
    <w:rsid w:val="00A25CC0"/>
    <w:rsid w:val="00A266F5"/>
    <w:rsid w:val="00A26BDF"/>
    <w:rsid w:val="00A276BB"/>
    <w:rsid w:val="00A27C36"/>
    <w:rsid w:val="00A30134"/>
    <w:rsid w:val="00A30406"/>
    <w:rsid w:val="00A307FD"/>
    <w:rsid w:val="00A30CAD"/>
    <w:rsid w:val="00A311BF"/>
    <w:rsid w:val="00A313D6"/>
    <w:rsid w:val="00A31CDD"/>
    <w:rsid w:val="00A323D4"/>
    <w:rsid w:val="00A325B6"/>
    <w:rsid w:val="00A32A3F"/>
    <w:rsid w:val="00A32A75"/>
    <w:rsid w:val="00A32B57"/>
    <w:rsid w:val="00A32B6A"/>
    <w:rsid w:val="00A32DC4"/>
    <w:rsid w:val="00A336EC"/>
    <w:rsid w:val="00A33869"/>
    <w:rsid w:val="00A3422D"/>
    <w:rsid w:val="00A344BF"/>
    <w:rsid w:val="00A3473A"/>
    <w:rsid w:val="00A34D5C"/>
    <w:rsid w:val="00A34E4D"/>
    <w:rsid w:val="00A351F1"/>
    <w:rsid w:val="00A3624C"/>
    <w:rsid w:val="00A36BCC"/>
    <w:rsid w:val="00A37A12"/>
    <w:rsid w:val="00A37A98"/>
    <w:rsid w:val="00A37D5A"/>
    <w:rsid w:val="00A41BE4"/>
    <w:rsid w:val="00A41C41"/>
    <w:rsid w:val="00A41DDF"/>
    <w:rsid w:val="00A424FB"/>
    <w:rsid w:val="00A42CAC"/>
    <w:rsid w:val="00A43063"/>
    <w:rsid w:val="00A4314E"/>
    <w:rsid w:val="00A4335B"/>
    <w:rsid w:val="00A43441"/>
    <w:rsid w:val="00A43A4F"/>
    <w:rsid w:val="00A43B70"/>
    <w:rsid w:val="00A43B74"/>
    <w:rsid w:val="00A43E52"/>
    <w:rsid w:val="00A43F0D"/>
    <w:rsid w:val="00A44044"/>
    <w:rsid w:val="00A4459D"/>
    <w:rsid w:val="00A44982"/>
    <w:rsid w:val="00A4515A"/>
    <w:rsid w:val="00A45552"/>
    <w:rsid w:val="00A458AE"/>
    <w:rsid w:val="00A4684E"/>
    <w:rsid w:val="00A469D9"/>
    <w:rsid w:val="00A46C69"/>
    <w:rsid w:val="00A47175"/>
    <w:rsid w:val="00A47211"/>
    <w:rsid w:val="00A477C8"/>
    <w:rsid w:val="00A47EB0"/>
    <w:rsid w:val="00A503B9"/>
    <w:rsid w:val="00A5106F"/>
    <w:rsid w:val="00A510E9"/>
    <w:rsid w:val="00A510FD"/>
    <w:rsid w:val="00A511C4"/>
    <w:rsid w:val="00A52E9A"/>
    <w:rsid w:val="00A5389B"/>
    <w:rsid w:val="00A53959"/>
    <w:rsid w:val="00A5470C"/>
    <w:rsid w:val="00A54BEF"/>
    <w:rsid w:val="00A54E23"/>
    <w:rsid w:val="00A55AF9"/>
    <w:rsid w:val="00A55D32"/>
    <w:rsid w:val="00A56030"/>
    <w:rsid w:val="00A56220"/>
    <w:rsid w:val="00A56341"/>
    <w:rsid w:val="00A563F3"/>
    <w:rsid w:val="00A56E16"/>
    <w:rsid w:val="00A6006D"/>
    <w:rsid w:val="00A60186"/>
    <w:rsid w:val="00A61448"/>
    <w:rsid w:val="00A614F8"/>
    <w:rsid w:val="00A616CA"/>
    <w:rsid w:val="00A61F17"/>
    <w:rsid w:val="00A62212"/>
    <w:rsid w:val="00A623B7"/>
    <w:rsid w:val="00A629D5"/>
    <w:rsid w:val="00A62E26"/>
    <w:rsid w:val="00A631CC"/>
    <w:rsid w:val="00A635E4"/>
    <w:rsid w:val="00A639BF"/>
    <w:rsid w:val="00A63B05"/>
    <w:rsid w:val="00A63CE0"/>
    <w:rsid w:val="00A640F4"/>
    <w:rsid w:val="00A64260"/>
    <w:rsid w:val="00A6492F"/>
    <w:rsid w:val="00A6495A"/>
    <w:rsid w:val="00A6505B"/>
    <w:rsid w:val="00A651EF"/>
    <w:rsid w:val="00A65757"/>
    <w:rsid w:val="00A65B73"/>
    <w:rsid w:val="00A660AC"/>
    <w:rsid w:val="00A6640D"/>
    <w:rsid w:val="00A66937"/>
    <w:rsid w:val="00A669A9"/>
    <w:rsid w:val="00A675DC"/>
    <w:rsid w:val="00A676E6"/>
    <w:rsid w:val="00A679CB"/>
    <w:rsid w:val="00A67C46"/>
    <w:rsid w:val="00A701AC"/>
    <w:rsid w:val="00A70360"/>
    <w:rsid w:val="00A70554"/>
    <w:rsid w:val="00A705C7"/>
    <w:rsid w:val="00A70A85"/>
    <w:rsid w:val="00A70AC4"/>
    <w:rsid w:val="00A7190D"/>
    <w:rsid w:val="00A723FE"/>
    <w:rsid w:val="00A72CD4"/>
    <w:rsid w:val="00A73AD9"/>
    <w:rsid w:val="00A73AF7"/>
    <w:rsid w:val="00A73BEE"/>
    <w:rsid w:val="00A73DCA"/>
    <w:rsid w:val="00A73FA8"/>
    <w:rsid w:val="00A7418E"/>
    <w:rsid w:val="00A7430F"/>
    <w:rsid w:val="00A74904"/>
    <w:rsid w:val="00A7548A"/>
    <w:rsid w:val="00A759FF"/>
    <w:rsid w:val="00A75BEB"/>
    <w:rsid w:val="00A75C72"/>
    <w:rsid w:val="00A75F65"/>
    <w:rsid w:val="00A76AE6"/>
    <w:rsid w:val="00A76D7D"/>
    <w:rsid w:val="00A773C4"/>
    <w:rsid w:val="00A775DE"/>
    <w:rsid w:val="00A7769A"/>
    <w:rsid w:val="00A77797"/>
    <w:rsid w:val="00A777ED"/>
    <w:rsid w:val="00A7798F"/>
    <w:rsid w:val="00A77E43"/>
    <w:rsid w:val="00A80030"/>
    <w:rsid w:val="00A8015F"/>
    <w:rsid w:val="00A8050C"/>
    <w:rsid w:val="00A808F1"/>
    <w:rsid w:val="00A808FB"/>
    <w:rsid w:val="00A80F40"/>
    <w:rsid w:val="00A8126F"/>
    <w:rsid w:val="00A81680"/>
    <w:rsid w:val="00A818FB"/>
    <w:rsid w:val="00A8210F"/>
    <w:rsid w:val="00A82901"/>
    <w:rsid w:val="00A82F54"/>
    <w:rsid w:val="00A83112"/>
    <w:rsid w:val="00A83141"/>
    <w:rsid w:val="00A83990"/>
    <w:rsid w:val="00A8399C"/>
    <w:rsid w:val="00A83B10"/>
    <w:rsid w:val="00A83BF5"/>
    <w:rsid w:val="00A83DA4"/>
    <w:rsid w:val="00A83FE0"/>
    <w:rsid w:val="00A84361"/>
    <w:rsid w:val="00A84485"/>
    <w:rsid w:val="00A84596"/>
    <w:rsid w:val="00A84719"/>
    <w:rsid w:val="00A847AD"/>
    <w:rsid w:val="00A84C07"/>
    <w:rsid w:val="00A84CB3"/>
    <w:rsid w:val="00A84FEB"/>
    <w:rsid w:val="00A858AD"/>
    <w:rsid w:val="00A85D64"/>
    <w:rsid w:val="00A862C1"/>
    <w:rsid w:val="00A86453"/>
    <w:rsid w:val="00A87017"/>
    <w:rsid w:val="00A8710A"/>
    <w:rsid w:val="00A87ACB"/>
    <w:rsid w:val="00A87C9B"/>
    <w:rsid w:val="00A87F69"/>
    <w:rsid w:val="00A901B1"/>
    <w:rsid w:val="00A903A7"/>
    <w:rsid w:val="00A90D66"/>
    <w:rsid w:val="00A90E4E"/>
    <w:rsid w:val="00A91445"/>
    <w:rsid w:val="00A92953"/>
    <w:rsid w:val="00A92BE7"/>
    <w:rsid w:val="00A93E2B"/>
    <w:rsid w:val="00A93EF4"/>
    <w:rsid w:val="00A94685"/>
    <w:rsid w:val="00A946DB"/>
    <w:rsid w:val="00A94FE8"/>
    <w:rsid w:val="00A95275"/>
    <w:rsid w:val="00A9559B"/>
    <w:rsid w:val="00A957CD"/>
    <w:rsid w:val="00A95830"/>
    <w:rsid w:val="00A95A79"/>
    <w:rsid w:val="00A95B33"/>
    <w:rsid w:val="00A95E1A"/>
    <w:rsid w:val="00A961BD"/>
    <w:rsid w:val="00A965AB"/>
    <w:rsid w:val="00A97177"/>
    <w:rsid w:val="00A977F5"/>
    <w:rsid w:val="00A978CC"/>
    <w:rsid w:val="00A97EE2"/>
    <w:rsid w:val="00AA044E"/>
    <w:rsid w:val="00AA04D2"/>
    <w:rsid w:val="00AA0761"/>
    <w:rsid w:val="00AA095B"/>
    <w:rsid w:val="00AA09F2"/>
    <w:rsid w:val="00AA0B2A"/>
    <w:rsid w:val="00AA0DB1"/>
    <w:rsid w:val="00AA148B"/>
    <w:rsid w:val="00AA1CBE"/>
    <w:rsid w:val="00AA1CC1"/>
    <w:rsid w:val="00AA2423"/>
    <w:rsid w:val="00AA25E9"/>
    <w:rsid w:val="00AA2D76"/>
    <w:rsid w:val="00AA2D99"/>
    <w:rsid w:val="00AA37E6"/>
    <w:rsid w:val="00AA3EB2"/>
    <w:rsid w:val="00AA44C0"/>
    <w:rsid w:val="00AA4EEC"/>
    <w:rsid w:val="00AA50E2"/>
    <w:rsid w:val="00AA5444"/>
    <w:rsid w:val="00AA5D4E"/>
    <w:rsid w:val="00AA5E29"/>
    <w:rsid w:val="00AA657A"/>
    <w:rsid w:val="00AA6926"/>
    <w:rsid w:val="00AA6929"/>
    <w:rsid w:val="00AA6AEE"/>
    <w:rsid w:val="00AA70C9"/>
    <w:rsid w:val="00AA7148"/>
    <w:rsid w:val="00AA7402"/>
    <w:rsid w:val="00AA7862"/>
    <w:rsid w:val="00AA7920"/>
    <w:rsid w:val="00AA7A5D"/>
    <w:rsid w:val="00AA7B0A"/>
    <w:rsid w:val="00AB033E"/>
    <w:rsid w:val="00AB0995"/>
    <w:rsid w:val="00AB0A32"/>
    <w:rsid w:val="00AB1111"/>
    <w:rsid w:val="00AB16C2"/>
    <w:rsid w:val="00AB1DC8"/>
    <w:rsid w:val="00AB1FB4"/>
    <w:rsid w:val="00AB2033"/>
    <w:rsid w:val="00AB2228"/>
    <w:rsid w:val="00AB2577"/>
    <w:rsid w:val="00AB2786"/>
    <w:rsid w:val="00AB27E1"/>
    <w:rsid w:val="00AB2FBD"/>
    <w:rsid w:val="00AB34C5"/>
    <w:rsid w:val="00AB34DD"/>
    <w:rsid w:val="00AB3694"/>
    <w:rsid w:val="00AB36F2"/>
    <w:rsid w:val="00AB3EA4"/>
    <w:rsid w:val="00AB42D4"/>
    <w:rsid w:val="00AB4351"/>
    <w:rsid w:val="00AB4430"/>
    <w:rsid w:val="00AB4596"/>
    <w:rsid w:val="00AB49E6"/>
    <w:rsid w:val="00AB51BC"/>
    <w:rsid w:val="00AB52FA"/>
    <w:rsid w:val="00AB53BC"/>
    <w:rsid w:val="00AB5D13"/>
    <w:rsid w:val="00AB6006"/>
    <w:rsid w:val="00AB6402"/>
    <w:rsid w:val="00AB6BA0"/>
    <w:rsid w:val="00AB6DB6"/>
    <w:rsid w:val="00AB74DC"/>
    <w:rsid w:val="00AB7D2D"/>
    <w:rsid w:val="00AC096A"/>
    <w:rsid w:val="00AC0CC6"/>
    <w:rsid w:val="00AC13AD"/>
    <w:rsid w:val="00AC17E3"/>
    <w:rsid w:val="00AC4441"/>
    <w:rsid w:val="00AC481B"/>
    <w:rsid w:val="00AC4911"/>
    <w:rsid w:val="00AC4EF6"/>
    <w:rsid w:val="00AC52BA"/>
    <w:rsid w:val="00AC5638"/>
    <w:rsid w:val="00AC5AFC"/>
    <w:rsid w:val="00AC5B4D"/>
    <w:rsid w:val="00AC61CD"/>
    <w:rsid w:val="00AC6790"/>
    <w:rsid w:val="00AC745C"/>
    <w:rsid w:val="00AC772A"/>
    <w:rsid w:val="00AC7894"/>
    <w:rsid w:val="00AD038E"/>
    <w:rsid w:val="00AD0A2F"/>
    <w:rsid w:val="00AD11DD"/>
    <w:rsid w:val="00AD1473"/>
    <w:rsid w:val="00AD17B2"/>
    <w:rsid w:val="00AD1D09"/>
    <w:rsid w:val="00AD2184"/>
    <w:rsid w:val="00AD220E"/>
    <w:rsid w:val="00AD267A"/>
    <w:rsid w:val="00AD26EB"/>
    <w:rsid w:val="00AD2831"/>
    <w:rsid w:val="00AD2869"/>
    <w:rsid w:val="00AD2888"/>
    <w:rsid w:val="00AD2A41"/>
    <w:rsid w:val="00AD2E4E"/>
    <w:rsid w:val="00AD308E"/>
    <w:rsid w:val="00AD32FB"/>
    <w:rsid w:val="00AD3D89"/>
    <w:rsid w:val="00AD4053"/>
    <w:rsid w:val="00AD473A"/>
    <w:rsid w:val="00AD4746"/>
    <w:rsid w:val="00AD4A76"/>
    <w:rsid w:val="00AD4F68"/>
    <w:rsid w:val="00AD54B7"/>
    <w:rsid w:val="00AD57C1"/>
    <w:rsid w:val="00AD58F9"/>
    <w:rsid w:val="00AD61C9"/>
    <w:rsid w:val="00AD62D9"/>
    <w:rsid w:val="00AD639C"/>
    <w:rsid w:val="00AD6911"/>
    <w:rsid w:val="00AD6D96"/>
    <w:rsid w:val="00AD7367"/>
    <w:rsid w:val="00AD755F"/>
    <w:rsid w:val="00AD7CCB"/>
    <w:rsid w:val="00AE05C7"/>
    <w:rsid w:val="00AE0D64"/>
    <w:rsid w:val="00AE12FB"/>
    <w:rsid w:val="00AE26E1"/>
    <w:rsid w:val="00AE2EBC"/>
    <w:rsid w:val="00AE3196"/>
    <w:rsid w:val="00AE36D8"/>
    <w:rsid w:val="00AE37F0"/>
    <w:rsid w:val="00AE38F9"/>
    <w:rsid w:val="00AE390E"/>
    <w:rsid w:val="00AE3BF3"/>
    <w:rsid w:val="00AE429B"/>
    <w:rsid w:val="00AE45F4"/>
    <w:rsid w:val="00AE49AD"/>
    <w:rsid w:val="00AE4B94"/>
    <w:rsid w:val="00AE4BAC"/>
    <w:rsid w:val="00AE4E23"/>
    <w:rsid w:val="00AE4E84"/>
    <w:rsid w:val="00AE5599"/>
    <w:rsid w:val="00AE585B"/>
    <w:rsid w:val="00AE5897"/>
    <w:rsid w:val="00AE59D3"/>
    <w:rsid w:val="00AE60B1"/>
    <w:rsid w:val="00AE60FA"/>
    <w:rsid w:val="00AE6179"/>
    <w:rsid w:val="00AE6717"/>
    <w:rsid w:val="00AE6997"/>
    <w:rsid w:val="00AE6A56"/>
    <w:rsid w:val="00AE6B20"/>
    <w:rsid w:val="00AE6B94"/>
    <w:rsid w:val="00AE7910"/>
    <w:rsid w:val="00AE7AAB"/>
    <w:rsid w:val="00AE7F03"/>
    <w:rsid w:val="00AF0367"/>
    <w:rsid w:val="00AF092A"/>
    <w:rsid w:val="00AF0F43"/>
    <w:rsid w:val="00AF1252"/>
    <w:rsid w:val="00AF1279"/>
    <w:rsid w:val="00AF1481"/>
    <w:rsid w:val="00AF1486"/>
    <w:rsid w:val="00AF185D"/>
    <w:rsid w:val="00AF21AC"/>
    <w:rsid w:val="00AF268A"/>
    <w:rsid w:val="00AF28BC"/>
    <w:rsid w:val="00AF3942"/>
    <w:rsid w:val="00AF4578"/>
    <w:rsid w:val="00AF46FD"/>
    <w:rsid w:val="00AF4E61"/>
    <w:rsid w:val="00AF509D"/>
    <w:rsid w:val="00AF5907"/>
    <w:rsid w:val="00AF5B2C"/>
    <w:rsid w:val="00AF5DC9"/>
    <w:rsid w:val="00AF5EA6"/>
    <w:rsid w:val="00AF5EF5"/>
    <w:rsid w:val="00AF6183"/>
    <w:rsid w:val="00AF66AA"/>
    <w:rsid w:val="00AF69CF"/>
    <w:rsid w:val="00AF70B3"/>
    <w:rsid w:val="00AF725F"/>
    <w:rsid w:val="00AF72BB"/>
    <w:rsid w:val="00AF76FA"/>
    <w:rsid w:val="00AF7CF6"/>
    <w:rsid w:val="00AF7E35"/>
    <w:rsid w:val="00AF7ED1"/>
    <w:rsid w:val="00B006D8"/>
    <w:rsid w:val="00B00CD4"/>
    <w:rsid w:val="00B0120A"/>
    <w:rsid w:val="00B01213"/>
    <w:rsid w:val="00B015A7"/>
    <w:rsid w:val="00B01876"/>
    <w:rsid w:val="00B01FFE"/>
    <w:rsid w:val="00B022BF"/>
    <w:rsid w:val="00B0251B"/>
    <w:rsid w:val="00B03AFD"/>
    <w:rsid w:val="00B03B8A"/>
    <w:rsid w:val="00B04DB6"/>
    <w:rsid w:val="00B05113"/>
    <w:rsid w:val="00B0531D"/>
    <w:rsid w:val="00B05373"/>
    <w:rsid w:val="00B05383"/>
    <w:rsid w:val="00B06943"/>
    <w:rsid w:val="00B07671"/>
    <w:rsid w:val="00B07865"/>
    <w:rsid w:val="00B07949"/>
    <w:rsid w:val="00B10C44"/>
    <w:rsid w:val="00B118E4"/>
    <w:rsid w:val="00B11B10"/>
    <w:rsid w:val="00B1256F"/>
    <w:rsid w:val="00B12B7A"/>
    <w:rsid w:val="00B12D88"/>
    <w:rsid w:val="00B133D4"/>
    <w:rsid w:val="00B13864"/>
    <w:rsid w:val="00B13872"/>
    <w:rsid w:val="00B138BE"/>
    <w:rsid w:val="00B1452E"/>
    <w:rsid w:val="00B14658"/>
    <w:rsid w:val="00B14725"/>
    <w:rsid w:val="00B148AB"/>
    <w:rsid w:val="00B14BE2"/>
    <w:rsid w:val="00B14F85"/>
    <w:rsid w:val="00B1508E"/>
    <w:rsid w:val="00B156BF"/>
    <w:rsid w:val="00B156C1"/>
    <w:rsid w:val="00B1582D"/>
    <w:rsid w:val="00B15A30"/>
    <w:rsid w:val="00B15D6C"/>
    <w:rsid w:val="00B16112"/>
    <w:rsid w:val="00B16296"/>
    <w:rsid w:val="00B16699"/>
    <w:rsid w:val="00B166AE"/>
    <w:rsid w:val="00B16D6E"/>
    <w:rsid w:val="00B17604"/>
    <w:rsid w:val="00B178D1"/>
    <w:rsid w:val="00B17CD1"/>
    <w:rsid w:val="00B17E2C"/>
    <w:rsid w:val="00B2062A"/>
    <w:rsid w:val="00B2084F"/>
    <w:rsid w:val="00B20922"/>
    <w:rsid w:val="00B20E84"/>
    <w:rsid w:val="00B217E3"/>
    <w:rsid w:val="00B21CF5"/>
    <w:rsid w:val="00B2243F"/>
    <w:rsid w:val="00B22555"/>
    <w:rsid w:val="00B22845"/>
    <w:rsid w:val="00B243FF"/>
    <w:rsid w:val="00B245C7"/>
    <w:rsid w:val="00B252E2"/>
    <w:rsid w:val="00B255C1"/>
    <w:rsid w:val="00B257C6"/>
    <w:rsid w:val="00B25B7A"/>
    <w:rsid w:val="00B25DAD"/>
    <w:rsid w:val="00B26FEC"/>
    <w:rsid w:val="00B27487"/>
    <w:rsid w:val="00B274AE"/>
    <w:rsid w:val="00B277C8"/>
    <w:rsid w:val="00B2780B"/>
    <w:rsid w:val="00B301F8"/>
    <w:rsid w:val="00B30353"/>
    <w:rsid w:val="00B3038F"/>
    <w:rsid w:val="00B30459"/>
    <w:rsid w:val="00B30846"/>
    <w:rsid w:val="00B30857"/>
    <w:rsid w:val="00B32099"/>
    <w:rsid w:val="00B3225F"/>
    <w:rsid w:val="00B32500"/>
    <w:rsid w:val="00B327F8"/>
    <w:rsid w:val="00B32B1F"/>
    <w:rsid w:val="00B32BC0"/>
    <w:rsid w:val="00B33DA3"/>
    <w:rsid w:val="00B34199"/>
    <w:rsid w:val="00B34921"/>
    <w:rsid w:val="00B34988"/>
    <w:rsid w:val="00B34C36"/>
    <w:rsid w:val="00B34C44"/>
    <w:rsid w:val="00B35116"/>
    <w:rsid w:val="00B3532E"/>
    <w:rsid w:val="00B356C0"/>
    <w:rsid w:val="00B3577E"/>
    <w:rsid w:val="00B3580B"/>
    <w:rsid w:val="00B35C86"/>
    <w:rsid w:val="00B35FE1"/>
    <w:rsid w:val="00B360B3"/>
    <w:rsid w:val="00B36251"/>
    <w:rsid w:val="00B363A5"/>
    <w:rsid w:val="00B36815"/>
    <w:rsid w:val="00B36E52"/>
    <w:rsid w:val="00B371EA"/>
    <w:rsid w:val="00B37B59"/>
    <w:rsid w:val="00B37D63"/>
    <w:rsid w:val="00B404AE"/>
    <w:rsid w:val="00B40568"/>
    <w:rsid w:val="00B40B7D"/>
    <w:rsid w:val="00B40F73"/>
    <w:rsid w:val="00B4173E"/>
    <w:rsid w:val="00B4179B"/>
    <w:rsid w:val="00B419A8"/>
    <w:rsid w:val="00B41B45"/>
    <w:rsid w:val="00B4212A"/>
    <w:rsid w:val="00B42A30"/>
    <w:rsid w:val="00B42C6B"/>
    <w:rsid w:val="00B43B1B"/>
    <w:rsid w:val="00B44065"/>
    <w:rsid w:val="00B440DE"/>
    <w:rsid w:val="00B44218"/>
    <w:rsid w:val="00B443DF"/>
    <w:rsid w:val="00B44B71"/>
    <w:rsid w:val="00B44CAD"/>
    <w:rsid w:val="00B44DDF"/>
    <w:rsid w:val="00B45437"/>
    <w:rsid w:val="00B45C89"/>
    <w:rsid w:val="00B465C2"/>
    <w:rsid w:val="00B4667E"/>
    <w:rsid w:val="00B46FA7"/>
    <w:rsid w:val="00B47195"/>
    <w:rsid w:val="00B47A46"/>
    <w:rsid w:val="00B47A75"/>
    <w:rsid w:val="00B47C78"/>
    <w:rsid w:val="00B500C1"/>
    <w:rsid w:val="00B50781"/>
    <w:rsid w:val="00B507F9"/>
    <w:rsid w:val="00B51F2E"/>
    <w:rsid w:val="00B523C0"/>
    <w:rsid w:val="00B525E3"/>
    <w:rsid w:val="00B529AF"/>
    <w:rsid w:val="00B52C63"/>
    <w:rsid w:val="00B53213"/>
    <w:rsid w:val="00B53676"/>
    <w:rsid w:val="00B538A6"/>
    <w:rsid w:val="00B53B97"/>
    <w:rsid w:val="00B53D1F"/>
    <w:rsid w:val="00B5514D"/>
    <w:rsid w:val="00B552DB"/>
    <w:rsid w:val="00B56021"/>
    <w:rsid w:val="00B5606E"/>
    <w:rsid w:val="00B56123"/>
    <w:rsid w:val="00B561A5"/>
    <w:rsid w:val="00B561F6"/>
    <w:rsid w:val="00B56211"/>
    <w:rsid w:val="00B56700"/>
    <w:rsid w:val="00B56728"/>
    <w:rsid w:val="00B5687B"/>
    <w:rsid w:val="00B56910"/>
    <w:rsid w:val="00B56EBA"/>
    <w:rsid w:val="00B57082"/>
    <w:rsid w:val="00B57241"/>
    <w:rsid w:val="00B600E8"/>
    <w:rsid w:val="00B608E6"/>
    <w:rsid w:val="00B60DE9"/>
    <w:rsid w:val="00B6119D"/>
    <w:rsid w:val="00B613FC"/>
    <w:rsid w:val="00B616B8"/>
    <w:rsid w:val="00B616DA"/>
    <w:rsid w:val="00B61749"/>
    <w:rsid w:val="00B61FEA"/>
    <w:rsid w:val="00B6239C"/>
    <w:rsid w:val="00B624A7"/>
    <w:rsid w:val="00B62636"/>
    <w:rsid w:val="00B626F4"/>
    <w:rsid w:val="00B6354B"/>
    <w:rsid w:val="00B63764"/>
    <w:rsid w:val="00B63E8B"/>
    <w:rsid w:val="00B642F8"/>
    <w:rsid w:val="00B64476"/>
    <w:rsid w:val="00B646A9"/>
    <w:rsid w:val="00B646C1"/>
    <w:rsid w:val="00B64941"/>
    <w:rsid w:val="00B64D66"/>
    <w:rsid w:val="00B656E9"/>
    <w:rsid w:val="00B65B01"/>
    <w:rsid w:val="00B65B53"/>
    <w:rsid w:val="00B65CF0"/>
    <w:rsid w:val="00B66009"/>
    <w:rsid w:val="00B661F7"/>
    <w:rsid w:val="00B66318"/>
    <w:rsid w:val="00B67132"/>
    <w:rsid w:val="00B67612"/>
    <w:rsid w:val="00B67821"/>
    <w:rsid w:val="00B67C58"/>
    <w:rsid w:val="00B703C7"/>
    <w:rsid w:val="00B70B8C"/>
    <w:rsid w:val="00B71BEB"/>
    <w:rsid w:val="00B71E65"/>
    <w:rsid w:val="00B72275"/>
    <w:rsid w:val="00B72335"/>
    <w:rsid w:val="00B72C12"/>
    <w:rsid w:val="00B73262"/>
    <w:rsid w:val="00B7344F"/>
    <w:rsid w:val="00B7354A"/>
    <w:rsid w:val="00B7376B"/>
    <w:rsid w:val="00B740B9"/>
    <w:rsid w:val="00B74431"/>
    <w:rsid w:val="00B74527"/>
    <w:rsid w:val="00B75FAA"/>
    <w:rsid w:val="00B76229"/>
    <w:rsid w:val="00B7745E"/>
    <w:rsid w:val="00B77482"/>
    <w:rsid w:val="00B80492"/>
    <w:rsid w:val="00B80582"/>
    <w:rsid w:val="00B80B07"/>
    <w:rsid w:val="00B815F6"/>
    <w:rsid w:val="00B8161F"/>
    <w:rsid w:val="00B8197F"/>
    <w:rsid w:val="00B81C5B"/>
    <w:rsid w:val="00B81F21"/>
    <w:rsid w:val="00B8219A"/>
    <w:rsid w:val="00B83840"/>
    <w:rsid w:val="00B83A4A"/>
    <w:rsid w:val="00B83C1A"/>
    <w:rsid w:val="00B83C33"/>
    <w:rsid w:val="00B83D76"/>
    <w:rsid w:val="00B83E8D"/>
    <w:rsid w:val="00B8475C"/>
    <w:rsid w:val="00B84962"/>
    <w:rsid w:val="00B85042"/>
    <w:rsid w:val="00B85780"/>
    <w:rsid w:val="00B85C9F"/>
    <w:rsid w:val="00B85CD3"/>
    <w:rsid w:val="00B85CF7"/>
    <w:rsid w:val="00B85EEE"/>
    <w:rsid w:val="00B86097"/>
    <w:rsid w:val="00B862B6"/>
    <w:rsid w:val="00B862F1"/>
    <w:rsid w:val="00B866C3"/>
    <w:rsid w:val="00B867A0"/>
    <w:rsid w:val="00B867BE"/>
    <w:rsid w:val="00B86BBF"/>
    <w:rsid w:val="00B86C33"/>
    <w:rsid w:val="00B87139"/>
    <w:rsid w:val="00B8782D"/>
    <w:rsid w:val="00B9028B"/>
    <w:rsid w:val="00B907BE"/>
    <w:rsid w:val="00B90AB4"/>
    <w:rsid w:val="00B90C07"/>
    <w:rsid w:val="00B917B7"/>
    <w:rsid w:val="00B917C6"/>
    <w:rsid w:val="00B9188B"/>
    <w:rsid w:val="00B919DA"/>
    <w:rsid w:val="00B91E09"/>
    <w:rsid w:val="00B92627"/>
    <w:rsid w:val="00B92EF3"/>
    <w:rsid w:val="00B930A0"/>
    <w:rsid w:val="00B9345E"/>
    <w:rsid w:val="00B935C8"/>
    <w:rsid w:val="00B9362B"/>
    <w:rsid w:val="00B93D4E"/>
    <w:rsid w:val="00B93DAF"/>
    <w:rsid w:val="00B93DEF"/>
    <w:rsid w:val="00B93E03"/>
    <w:rsid w:val="00B942F9"/>
    <w:rsid w:val="00B94665"/>
    <w:rsid w:val="00B9481A"/>
    <w:rsid w:val="00B94D96"/>
    <w:rsid w:val="00B94F08"/>
    <w:rsid w:val="00B95199"/>
    <w:rsid w:val="00B95210"/>
    <w:rsid w:val="00B954E7"/>
    <w:rsid w:val="00B95715"/>
    <w:rsid w:val="00B95956"/>
    <w:rsid w:val="00B95C3C"/>
    <w:rsid w:val="00B95CC8"/>
    <w:rsid w:val="00B963E9"/>
    <w:rsid w:val="00B9650C"/>
    <w:rsid w:val="00B96DAF"/>
    <w:rsid w:val="00B96DCD"/>
    <w:rsid w:val="00B97C74"/>
    <w:rsid w:val="00BA02AA"/>
    <w:rsid w:val="00BA040A"/>
    <w:rsid w:val="00BA0A50"/>
    <w:rsid w:val="00BA0C4F"/>
    <w:rsid w:val="00BA1290"/>
    <w:rsid w:val="00BA15FB"/>
    <w:rsid w:val="00BA1648"/>
    <w:rsid w:val="00BA1825"/>
    <w:rsid w:val="00BA20FB"/>
    <w:rsid w:val="00BA2292"/>
    <w:rsid w:val="00BA23F2"/>
    <w:rsid w:val="00BA2AA4"/>
    <w:rsid w:val="00BA31EE"/>
    <w:rsid w:val="00BA33F2"/>
    <w:rsid w:val="00BA58F0"/>
    <w:rsid w:val="00BA6117"/>
    <w:rsid w:val="00BA7321"/>
    <w:rsid w:val="00BA7642"/>
    <w:rsid w:val="00BA7702"/>
    <w:rsid w:val="00BB05D3"/>
    <w:rsid w:val="00BB0C33"/>
    <w:rsid w:val="00BB1411"/>
    <w:rsid w:val="00BB1473"/>
    <w:rsid w:val="00BB2507"/>
    <w:rsid w:val="00BB2FE0"/>
    <w:rsid w:val="00BB3082"/>
    <w:rsid w:val="00BB3777"/>
    <w:rsid w:val="00BB3916"/>
    <w:rsid w:val="00BB39FF"/>
    <w:rsid w:val="00BB40D2"/>
    <w:rsid w:val="00BB4874"/>
    <w:rsid w:val="00BB5B89"/>
    <w:rsid w:val="00BB60D8"/>
    <w:rsid w:val="00BB6DB4"/>
    <w:rsid w:val="00BB73FC"/>
    <w:rsid w:val="00BB76C5"/>
    <w:rsid w:val="00BB7D8B"/>
    <w:rsid w:val="00BB7FC9"/>
    <w:rsid w:val="00BC00A9"/>
    <w:rsid w:val="00BC08B9"/>
    <w:rsid w:val="00BC095C"/>
    <w:rsid w:val="00BC0D1F"/>
    <w:rsid w:val="00BC0D3C"/>
    <w:rsid w:val="00BC1030"/>
    <w:rsid w:val="00BC1203"/>
    <w:rsid w:val="00BC1AC1"/>
    <w:rsid w:val="00BC2613"/>
    <w:rsid w:val="00BC2975"/>
    <w:rsid w:val="00BC2EBF"/>
    <w:rsid w:val="00BC2F1D"/>
    <w:rsid w:val="00BC2F4C"/>
    <w:rsid w:val="00BC313B"/>
    <w:rsid w:val="00BC37D1"/>
    <w:rsid w:val="00BC452F"/>
    <w:rsid w:val="00BC4555"/>
    <w:rsid w:val="00BC4883"/>
    <w:rsid w:val="00BC4A50"/>
    <w:rsid w:val="00BC4C09"/>
    <w:rsid w:val="00BC4E3D"/>
    <w:rsid w:val="00BC5392"/>
    <w:rsid w:val="00BC5842"/>
    <w:rsid w:val="00BC60B2"/>
    <w:rsid w:val="00BC69FE"/>
    <w:rsid w:val="00BC6AC2"/>
    <w:rsid w:val="00BC6AD4"/>
    <w:rsid w:val="00BC6BA4"/>
    <w:rsid w:val="00BC6E43"/>
    <w:rsid w:val="00BC7716"/>
    <w:rsid w:val="00BC7777"/>
    <w:rsid w:val="00BC78BA"/>
    <w:rsid w:val="00BC7B1A"/>
    <w:rsid w:val="00BC7EAE"/>
    <w:rsid w:val="00BC7ED2"/>
    <w:rsid w:val="00BD01C1"/>
    <w:rsid w:val="00BD0202"/>
    <w:rsid w:val="00BD0601"/>
    <w:rsid w:val="00BD0A83"/>
    <w:rsid w:val="00BD0D5F"/>
    <w:rsid w:val="00BD0EC5"/>
    <w:rsid w:val="00BD0F71"/>
    <w:rsid w:val="00BD1ADE"/>
    <w:rsid w:val="00BD21D5"/>
    <w:rsid w:val="00BD2592"/>
    <w:rsid w:val="00BD328F"/>
    <w:rsid w:val="00BD3507"/>
    <w:rsid w:val="00BD360A"/>
    <w:rsid w:val="00BD36C6"/>
    <w:rsid w:val="00BD383A"/>
    <w:rsid w:val="00BD3B48"/>
    <w:rsid w:val="00BD3D0B"/>
    <w:rsid w:val="00BD40CB"/>
    <w:rsid w:val="00BD4162"/>
    <w:rsid w:val="00BD48A8"/>
    <w:rsid w:val="00BD4DCE"/>
    <w:rsid w:val="00BD4F0F"/>
    <w:rsid w:val="00BD53E9"/>
    <w:rsid w:val="00BD59B9"/>
    <w:rsid w:val="00BD5DD9"/>
    <w:rsid w:val="00BD5FE5"/>
    <w:rsid w:val="00BD6196"/>
    <w:rsid w:val="00BD6702"/>
    <w:rsid w:val="00BD6A48"/>
    <w:rsid w:val="00BD71AE"/>
    <w:rsid w:val="00BE0C5A"/>
    <w:rsid w:val="00BE0FCD"/>
    <w:rsid w:val="00BE14A3"/>
    <w:rsid w:val="00BE1727"/>
    <w:rsid w:val="00BE17D1"/>
    <w:rsid w:val="00BE1D77"/>
    <w:rsid w:val="00BE1F46"/>
    <w:rsid w:val="00BE25A9"/>
    <w:rsid w:val="00BE26E1"/>
    <w:rsid w:val="00BE2909"/>
    <w:rsid w:val="00BE2C5A"/>
    <w:rsid w:val="00BE2EE7"/>
    <w:rsid w:val="00BE3475"/>
    <w:rsid w:val="00BE3E2F"/>
    <w:rsid w:val="00BE3F31"/>
    <w:rsid w:val="00BE3FFF"/>
    <w:rsid w:val="00BE4032"/>
    <w:rsid w:val="00BE49FB"/>
    <w:rsid w:val="00BE5062"/>
    <w:rsid w:val="00BE5094"/>
    <w:rsid w:val="00BE5688"/>
    <w:rsid w:val="00BE5A92"/>
    <w:rsid w:val="00BE6B07"/>
    <w:rsid w:val="00BE779A"/>
    <w:rsid w:val="00BE7A05"/>
    <w:rsid w:val="00BF008E"/>
    <w:rsid w:val="00BF00C1"/>
    <w:rsid w:val="00BF00CF"/>
    <w:rsid w:val="00BF0A51"/>
    <w:rsid w:val="00BF1149"/>
    <w:rsid w:val="00BF1163"/>
    <w:rsid w:val="00BF12AF"/>
    <w:rsid w:val="00BF18BC"/>
    <w:rsid w:val="00BF1FE1"/>
    <w:rsid w:val="00BF2043"/>
    <w:rsid w:val="00BF25E3"/>
    <w:rsid w:val="00BF2964"/>
    <w:rsid w:val="00BF2C3D"/>
    <w:rsid w:val="00BF3222"/>
    <w:rsid w:val="00BF363B"/>
    <w:rsid w:val="00BF3EE9"/>
    <w:rsid w:val="00BF4855"/>
    <w:rsid w:val="00BF4940"/>
    <w:rsid w:val="00BF4CC9"/>
    <w:rsid w:val="00BF4D59"/>
    <w:rsid w:val="00BF69C9"/>
    <w:rsid w:val="00BF7490"/>
    <w:rsid w:val="00BF7674"/>
    <w:rsid w:val="00BF786C"/>
    <w:rsid w:val="00BF798A"/>
    <w:rsid w:val="00BF7D6B"/>
    <w:rsid w:val="00C001E3"/>
    <w:rsid w:val="00C006BF"/>
    <w:rsid w:val="00C00A3A"/>
    <w:rsid w:val="00C00B6C"/>
    <w:rsid w:val="00C013E2"/>
    <w:rsid w:val="00C01525"/>
    <w:rsid w:val="00C0190A"/>
    <w:rsid w:val="00C01B4F"/>
    <w:rsid w:val="00C01C80"/>
    <w:rsid w:val="00C01FFF"/>
    <w:rsid w:val="00C0216B"/>
    <w:rsid w:val="00C02384"/>
    <w:rsid w:val="00C02385"/>
    <w:rsid w:val="00C02536"/>
    <w:rsid w:val="00C02666"/>
    <w:rsid w:val="00C030D7"/>
    <w:rsid w:val="00C033DD"/>
    <w:rsid w:val="00C038AE"/>
    <w:rsid w:val="00C0423D"/>
    <w:rsid w:val="00C04801"/>
    <w:rsid w:val="00C0483B"/>
    <w:rsid w:val="00C0513C"/>
    <w:rsid w:val="00C0518A"/>
    <w:rsid w:val="00C05879"/>
    <w:rsid w:val="00C05D98"/>
    <w:rsid w:val="00C063E1"/>
    <w:rsid w:val="00C06654"/>
    <w:rsid w:val="00C06E41"/>
    <w:rsid w:val="00C07070"/>
    <w:rsid w:val="00C0784E"/>
    <w:rsid w:val="00C07A6E"/>
    <w:rsid w:val="00C07ED2"/>
    <w:rsid w:val="00C1065B"/>
    <w:rsid w:val="00C1069B"/>
    <w:rsid w:val="00C1083A"/>
    <w:rsid w:val="00C109E5"/>
    <w:rsid w:val="00C10B3D"/>
    <w:rsid w:val="00C10F05"/>
    <w:rsid w:val="00C11866"/>
    <w:rsid w:val="00C11FF0"/>
    <w:rsid w:val="00C124AF"/>
    <w:rsid w:val="00C1295D"/>
    <w:rsid w:val="00C12A7E"/>
    <w:rsid w:val="00C130F5"/>
    <w:rsid w:val="00C1328F"/>
    <w:rsid w:val="00C134AA"/>
    <w:rsid w:val="00C13657"/>
    <w:rsid w:val="00C139F6"/>
    <w:rsid w:val="00C13E2A"/>
    <w:rsid w:val="00C13E81"/>
    <w:rsid w:val="00C145CF"/>
    <w:rsid w:val="00C14E50"/>
    <w:rsid w:val="00C15199"/>
    <w:rsid w:val="00C15B62"/>
    <w:rsid w:val="00C1616D"/>
    <w:rsid w:val="00C165EA"/>
    <w:rsid w:val="00C17C96"/>
    <w:rsid w:val="00C17EB7"/>
    <w:rsid w:val="00C2007E"/>
    <w:rsid w:val="00C201C2"/>
    <w:rsid w:val="00C201D0"/>
    <w:rsid w:val="00C20252"/>
    <w:rsid w:val="00C2030A"/>
    <w:rsid w:val="00C212F9"/>
    <w:rsid w:val="00C21855"/>
    <w:rsid w:val="00C21E56"/>
    <w:rsid w:val="00C21F4A"/>
    <w:rsid w:val="00C22540"/>
    <w:rsid w:val="00C2286F"/>
    <w:rsid w:val="00C22ADF"/>
    <w:rsid w:val="00C22CDA"/>
    <w:rsid w:val="00C233D7"/>
    <w:rsid w:val="00C23699"/>
    <w:rsid w:val="00C23F94"/>
    <w:rsid w:val="00C2484D"/>
    <w:rsid w:val="00C24C82"/>
    <w:rsid w:val="00C25242"/>
    <w:rsid w:val="00C2533B"/>
    <w:rsid w:val="00C25A4A"/>
    <w:rsid w:val="00C25B4F"/>
    <w:rsid w:val="00C25D17"/>
    <w:rsid w:val="00C25EE6"/>
    <w:rsid w:val="00C263DC"/>
    <w:rsid w:val="00C26714"/>
    <w:rsid w:val="00C26C01"/>
    <w:rsid w:val="00C26F8A"/>
    <w:rsid w:val="00C27011"/>
    <w:rsid w:val="00C270B1"/>
    <w:rsid w:val="00C27161"/>
    <w:rsid w:val="00C275ED"/>
    <w:rsid w:val="00C276B1"/>
    <w:rsid w:val="00C3037D"/>
    <w:rsid w:val="00C30431"/>
    <w:rsid w:val="00C3081B"/>
    <w:rsid w:val="00C309B5"/>
    <w:rsid w:val="00C30DB6"/>
    <w:rsid w:val="00C31705"/>
    <w:rsid w:val="00C31ACB"/>
    <w:rsid w:val="00C32052"/>
    <w:rsid w:val="00C32141"/>
    <w:rsid w:val="00C32482"/>
    <w:rsid w:val="00C32845"/>
    <w:rsid w:val="00C32983"/>
    <w:rsid w:val="00C329BB"/>
    <w:rsid w:val="00C32EC8"/>
    <w:rsid w:val="00C33179"/>
    <w:rsid w:val="00C33E33"/>
    <w:rsid w:val="00C3407F"/>
    <w:rsid w:val="00C34380"/>
    <w:rsid w:val="00C344BA"/>
    <w:rsid w:val="00C34637"/>
    <w:rsid w:val="00C34779"/>
    <w:rsid w:val="00C34E93"/>
    <w:rsid w:val="00C34F96"/>
    <w:rsid w:val="00C34FFC"/>
    <w:rsid w:val="00C35BE4"/>
    <w:rsid w:val="00C36265"/>
    <w:rsid w:val="00C368F1"/>
    <w:rsid w:val="00C36957"/>
    <w:rsid w:val="00C36F2C"/>
    <w:rsid w:val="00C36FEC"/>
    <w:rsid w:val="00C37369"/>
    <w:rsid w:val="00C379DB"/>
    <w:rsid w:val="00C37CA8"/>
    <w:rsid w:val="00C37EA9"/>
    <w:rsid w:val="00C401C4"/>
    <w:rsid w:val="00C405A1"/>
    <w:rsid w:val="00C405C5"/>
    <w:rsid w:val="00C407FD"/>
    <w:rsid w:val="00C40BAA"/>
    <w:rsid w:val="00C41918"/>
    <w:rsid w:val="00C41972"/>
    <w:rsid w:val="00C41AF9"/>
    <w:rsid w:val="00C41AFF"/>
    <w:rsid w:val="00C41ED7"/>
    <w:rsid w:val="00C41FE9"/>
    <w:rsid w:val="00C425B5"/>
    <w:rsid w:val="00C42874"/>
    <w:rsid w:val="00C42C13"/>
    <w:rsid w:val="00C42D6E"/>
    <w:rsid w:val="00C43554"/>
    <w:rsid w:val="00C43583"/>
    <w:rsid w:val="00C43FDB"/>
    <w:rsid w:val="00C4430B"/>
    <w:rsid w:val="00C4466E"/>
    <w:rsid w:val="00C44CC0"/>
    <w:rsid w:val="00C44D95"/>
    <w:rsid w:val="00C4566C"/>
    <w:rsid w:val="00C45882"/>
    <w:rsid w:val="00C4592E"/>
    <w:rsid w:val="00C466EF"/>
    <w:rsid w:val="00C472D9"/>
    <w:rsid w:val="00C47452"/>
    <w:rsid w:val="00C4756C"/>
    <w:rsid w:val="00C47DAF"/>
    <w:rsid w:val="00C47E7E"/>
    <w:rsid w:val="00C50524"/>
    <w:rsid w:val="00C5212C"/>
    <w:rsid w:val="00C52A54"/>
    <w:rsid w:val="00C52B4C"/>
    <w:rsid w:val="00C52D15"/>
    <w:rsid w:val="00C53140"/>
    <w:rsid w:val="00C53157"/>
    <w:rsid w:val="00C53909"/>
    <w:rsid w:val="00C5412B"/>
    <w:rsid w:val="00C5475D"/>
    <w:rsid w:val="00C54D4C"/>
    <w:rsid w:val="00C55718"/>
    <w:rsid w:val="00C55B62"/>
    <w:rsid w:val="00C56013"/>
    <w:rsid w:val="00C56058"/>
    <w:rsid w:val="00C56802"/>
    <w:rsid w:val="00C56876"/>
    <w:rsid w:val="00C56A69"/>
    <w:rsid w:val="00C56ABA"/>
    <w:rsid w:val="00C56BAA"/>
    <w:rsid w:val="00C56DE3"/>
    <w:rsid w:val="00C570E4"/>
    <w:rsid w:val="00C5722C"/>
    <w:rsid w:val="00C575FC"/>
    <w:rsid w:val="00C577B3"/>
    <w:rsid w:val="00C57CB7"/>
    <w:rsid w:val="00C602E2"/>
    <w:rsid w:val="00C607D6"/>
    <w:rsid w:val="00C60A2C"/>
    <w:rsid w:val="00C60E41"/>
    <w:rsid w:val="00C60F7B"/>
    <w:rsid w:val="00C614AE"/>
    <w:rsid w:val="00C61815"/>
    <w:rsid w:val="00C62605"/>
    <w:rsid w:val="00C6264B"/>
    <w:rsid w:val="00C6289F"/>
    <w:rsid w:val="00C62C64"/>
    <w:rsid w:val="00C631B6"/>
    <w:rsid w:val="00C63264"/>
    <w:rsid w:val="00C632DC"/>
    <w:rsid w:val="00C634A1"/>
    <w:rsid w:val="00C635F7"/>
    <w:rsid w:val="00C638FF"/>
    <w:rsid w:val="00C63A4E"/>
    <w:rsid w:val="00C63E0C"/>
    <w:rsid w:val="00C640B1"/>
    <w:rsid w:val="00C64777"/>
    <w:rsid w:val="00C64C57"/>
    <w:rsid w:val="00C64F9E"/>
    <w:rsid w:val="00C64FB9"/>
    <w:rsid w:val="00C64FDB"/>
    <w:rsid w:val="00C65B63"/>
    <w:rsid w:val="00C65D96"/>
    <w:rsid w:val="00C662CD"/>
    <w:rsid w:val="00C66CE1"/>
    <w:rsid w:val="00C66DAA"/>
    <w:rsid w:val="00C704CE"/>
    <w:rsid w:val="00C7052C"/>
    <w:rsid w:val="00C71688"/>
    <w:rsid w:val="00C71D5A"/>
    <w:rsid w:val="00C732D4"/>
    <w:rsid w:val="00C7344A"/>
    <w:rsid w:val="00C7348E"/>
    <w:rsid w:val="00C73AA5"/>
    <w:rsid w:val="00C73F30"/>
    <w:rsid w:val="00C74554"/>
    <w:rsid w:val="00C74694"/>
    <w:rsid w:val="00C74CAE"/>
    <w:rsid w:val="00C75DDC"/>
    <w:rsid w:val="00C76945"/>
    <w:rsid w:val="00C76A43"/>
    <w:rsid w:val="00C76CC8"/>
    <w:rsid w:val="00C76CE4"/>
    <w:rsid w:val="00C76D5E"/>
    <w:rsid w:val="00C771A6"/>
    <w:rsid w:val="00C774CA"/>
    <w:rsid w:val="00C776BE"/>
    <w:rsid w:val="00C77A2C"/>
    <w:rsid w:val="00C80174"/>
    <w:rsid w:val="00C801FA"/>
    <w:rsid w:val="00C80336"/>
    <w:rsid w:val="00C8041B"/>
    <w:rsid w:val="00C80ABE"/>
    <w:rsid w:val="00C80BBE"/>
    <w:rsid w:val="00C80F25"/>
    <w:rsid w:val="00C81DA3"/>
    <w:rsid w:val="00C82C44"/>
    <w:rsid w:val="00C82FB6"/>
    <w:rsid w:val="00C8307E"/>
    <w:rsid w:val="00C83779"/>
    <w:rsid w:val="00C83F42"/>
    <w:rsid w:val="00C84213"/>
    <w:rsid w:val="00C84490"/>
    <w:rsid w:val="00C8471F"/>
    <w:rsid w:val="00C849CD"/>
    <w:rsid w:val="00C84BD4"/>
    <w:rsid w:val="00C84CEA"/>
    <w:rsid w:val="00C84E2E"/>
    <w:rsid w:val="00C8529A"/>
    <w:rsid w:val="00C852F7"/>
    <w:rsid w:val="00C853C6"/>
    <w:rsid w:val="00C859C1"/>
    <w:rsid w:val="00C85ACE"/>
    <w:rsid w:val="00C85C5D"/>
    <w:rsid w:val="00C85CB4"/>
    <w:rsid w:val="00C85E19"/>
    <w:rsid w:val="00C85EA8"/>
    <w:rsid w:val="00C86313"/>
    <w:rsid w:val="00C86351"/>
    <w:rsid w:val="00C86581"/>
    <w:rsid w:val="00C86CCE"/>
    <w:rsid w:val="00C87492"/>
    <w:rsid w:val="00C876D5"/>
    <w:rsid w:val="00C8796B"/>
    <w:rsid w:val="00C87EE3"/>
    <w:rsid w:val="00C90AA6"/>
    <w:rsid w:val="00C90B44"/>
    <w:rsid w:val="00C90BEA"/>
    <w:rsid w:val="00C90F5B"/>
    <w:rsid w:val="00C9159B"/>
    <w:rsid w:val="00C925EF"/>
    <w:rsid w:val="00C92C66"/>
    <w:rsid w:val="00C9309D"/>
    <w:rsid w:val="00C937E1"/>
    <w:rsid w:val="00C93FCB"/>
    <w:rsid w:val="00C94113"/>
    <w:rsid w:val="00C9430F"/>
    <w:rsid w:val="00C94665"/>
    <w:rsid w:val="00C94A8B"/>
    <w:rsid w:val="00C94DC8"/>
    <w:rsid w:val="00C94F67"/>
    <w:rsid w:val="00C950EF"/>
    <w:rsid w:val="00C954B8"/>
    <w:rsid w:val="00C9557D"/>
    <w:rsid w:val="00C959DD"/>
    <w:rsid w:val="00C95B4C"/>
    <w:rsid w:val="00C96A37"/>
    <w:rsid w:val="00C96F4C"/>
    <w:rsid w:val="00C97189"/>
    <w:rsid w:val="00C97695"/>
    <w:rsid w:val="00C97854"/>
    <w:rsid w:val="00CA051C"/>
    <w:rsid w:val="00CA0559"/>
    <w:rsid w:val="00CA0CA1"/>
    <w:rsid w:val="00CA14ED"/>
    <w:rsid w:val="00CA18D1"/>
    <w:rsid w:val="00CA1B23"/>
    <w:rsid w:val="00CA1B77"/>
    <w:rsid w:val="00CA1F2C"/>
    <w:rsid w:val="00CA233D"/>
    <w:rsid w:val="00CA275D"/>
    <w:rsid w:val="00CA2D2F"/>
    <w:rsid w:val="00CA3A3A"/>
    <w:rsid w:val="00CA3B19"/>
    <w:rsid w:val="00CA3B3D"/>
    <w:rsid w:val="00CA3D75"/>
    <w:rsid w:val="00CA40A8"/>
    <w:rsid w:val="00CA43A4"/>
    <w:rsid w:val="00CA51A6"/>
    <w:rsid w:val="00CA5766"/>
    <w:rsid w:val="00CA5B89"/>
    <w:rsid w:val="00CA61AA"/>
    <w:rsid w:val="00CA6668"/>
    <w:rsid w:val="00CA70F5"/>
    <w:rsid w:val="00CA7164"/>
    <w:rsid w:val="00CA71C8"/>
    <w:rsid w:val="00CA790D"/>
    <w:rsid w:val="00CA79F9"/>
    <w:rsid w:val="00CA7D4B"/>
    <w:rsid w:val="00CA7F11"/>
    <w:rsid w:val="00CB028A"/>
    <w:rsid w:val="00CB033C"/>
    <w:rsid w:val="00CB0493"/>
    <w:rsid w:val="00CB05A6"/>
    <w:rsid w:val="00CB05D1"/>
    <w:rsid w:val="00CB0A31"/>
    <w:rsid w:val="00CB0B77"/>
    <w:rsid w:val="00CB0E8F"/>
    <w:rsid w:val="00CB0F0E"/>
    <w:rsid w:val="00CB1006"/>
    <w:rsid w:val="00CB119D"/>
    <w:rsid w:val="00CB1349"/>
    <w:rsid w:val="00CB1D62"/>
    <w:rsid w:val="00CB2897"/>
    <w:rsid w:val="00CB2D36"/>
    <w:rsid w:val="00CB2F28"/>
    <w:rsid w:val="00CB2F29"/>
    <w:rsid w:val="00CB3412"/>
    <w:rsid w:val="00CB377D"/>
    <w:rsid w:val="00CB3B43"/>
    <w:rsid w:val="00CB3B44"/>
    <w:rsid w:val="00CB3D72"/>
    <w:rsid w:val="00CB41DB"/>
    <w:rsid w:val="00CB4285"/>
    <w:rsid w:val="00CB4A50"/>
    <w:rsid w:val="00CB53C3"/>
    <w:rsid w:val="00CB5584"/>
    <w:rsid w:val="00CB609A"/>
    <w:rsid w:val="00CB6A3C"/>
    <w:rsid w:val="00CB72DA"/>
    <w:rsid w:val="00CB7366"/>
    <w:rsid w:val="00CB7578"/>
    <w:rsid w:val="00CB7607"/>
    <w:rsid w:val="00CB7980"/>
    <w:rsid w:val="00CB79B1"/>
    <w:rsid w:val="00CB7A38"/>
    <w:rsid w:val="00CC0029"/>
    <w:rsid w:val="00CC1A94"/>
    <w:rsid w:val="00CC1AD3"/>
    <w:rsid w:val="00CC1C76"/>
    <w:rsid w:val="00CC208F"/>
    <w:rsid w:val="00CC217D"/>
    <w:rsid w:val="00CC2BD5"/>
    <w:rsid w:val="00CC2F62"/>
    <w:rsid w:val="00CC31CB"/>
    <w:rsid w:val="00CC3211"/>
    <w:rsid w:val="00CC38BC"/>
    <w:rsid w:val="00CC393A"/>
    <w:rsid w:val="00CC3CB5"/>
    <w:rsid w:val="00CC3ED8"/>
    <w:rsid w:val="00CC421D"/>
    <w:rsid w:val="00CC4239"/>
    <w:rsid w:val="00CC473E"/>
    <w:rsid w:val="00CC48C7"/>
    <w:rsid w:val="00CC4A17"/>
    <w:rsid w:val="00CC4A98"/>
    <w:rsid w:val="00CC523A"/>
    <w:rsid w:val="00CC53BC"/>
    <w:rsid w:val="00CC58B1"/>
    <w:rsid w:val="00CC59B7"/>
    <w:rsid w:val="00CC5C72"/>
    <w:rsid w:val="00CC5D7B"/>
    <w:rsid w:val="00CC6084"/>
    <w:rsid w:val="00CC6687"/>
    <w:rsid w:val="00CC6721"/>
    <w:rsid w:val="00CC744A"/>
    <w:rsid w:val="00CC766B"/>
    <w:rsid w:val="00CC77E0"/>
    <w:rsid w:val="00CC7C9E"/>
    <w:rsid w:val="00CD02EC"/>
    <w:rsid w:val="00CD0ED6"/>
    <w:rsid w:val="00CD0F6B"/>
    <w:rsid w:val="00CD10FF"/>
    <w:rsid w:val="00CD115E"/>
    <w:rsid w:val="00CD1618"/>
    <w:rsid w:val="00CD1B06"/>
    <w:rsid w:val="00CD1DCA"/>
    <w:rsid w:val="00CD1E90"/>
    <w:rsid w:val="00CD22B2"/>
    <w:rsid w:val="00CD269B"/>
    <w:rsid w:val="00CD2808"/>
    <w:rsid w:val="00CD2FFD"/>
    <w:rsid w:val="00CD3110"/>
    <w:rsid w:val="00CD35C8"/>
    <w:rsid w:val="00CD39AE"/>
    <w:rsid w:val="00CD39ED"/>
    <w:rsid w:val="00CD3FC4"/>
    <w:rsid w:val="00CD431E"/>
    <w:rsid w:val="00CD44A6"/>
    <w:rsid w:val="00CD47CF"/>
    <w:rsid w:val="00CD4F8C"/>
    <w:rsid w:val="00CD5150"/>
    <w:rsid w:val="00CD53C5"/>
    <w:rsid w:val="00CD5B0C"/>
    <w:rsid w:val="00CD5B43"/>
    <w:rsid w:val="00CD646C"/>
    <w:rsid w:val="00CD67CF"/>
    <w:rsid w:val="00CD6984"/>
    <w:rsid w:val="00CD6BDF"/>
    <w:rsid w:val="00CD6DD8"/>
    <w:rsid w:val="00CD7159"/>
    <w:rsid w:val="00CE00AA"/>
    <w:rsid w:val="00CE05AC"/>
    <w:rsid w:val="00CE0A91"/>
    <w:rsid w:val="00CE0FA5"/>
    <w:rsid w:val="00CE10D9"/>
    <w:rsid w:val="00CE1F7B"/>
    <w:rsid w:val="00CE2817"/>
    <w:rsid w:val="00CE2851"/>
    <w:rsid w:val="00CE2DFB"/>
    <w:rsid w:val="00CE2E61"/>
    <w:rsid w:val="00CE322C"/>
    <w:rsid w:val="00CE36F9"/>
    <w:rsid w:val="00CE38C4"/>
    <w:rsid w:val="00CE484A"/>
    <w:rsid w:val="00CE4898"/>
    <w:rsid w:val="00CE5205"/>
    <w:rsid w:val="00CE5446"/>
    <w:rsid w:val="00CE5CA9"/>
    <w:rsid w:val="00CE6305"/>
    <w:rsid w:val="00CE6AD5"/>
    <w:rsid w:val="00CE7527"/>
    <w:rsid w:val="00CE78FF"/>
    <w:rsid w:val="00CE7B15"/>
    <w:rsid w:val="00CE7DD0"/>
    <w:rsid w:val="00CF03C9"/>
    <w:rsid w:val="00CF096C"/>
    <w:rsid w:val="00CF0B56"/>
    <w:rsid w:val="00CF0E0F"/>
    <w:rsid w:val="00CF105D"/>
    <w:rsid w:val="00CF1217"/>
    <w:rsid w:val="00CF13DC"/>
    <w:rsid w:val="00CF1787"/>
    <w:rsid w:val="00CF20D3"/>
    <w:rsid w:val="00CF22CD"/>
    <w:rsid w:val="00CF2F1B"/>
    <w:rsid w:val="00CF3473"/>
    <w:rsid w:val="00CF37EA"/>
    <w:rsid w:val="00CF3BF6"/>
    <w:rsid w:val="00CF40B7"/>
    <w:rsid w:val="00CF445C"/>
    <w:rsid w:val="00CF4840"/>
    <w:rsid w:val="00CF4842"/>
    <w:rsid w:val="00CF48DB"/>
    <w:rsid w:val="00CF4CF1"/>
    <w:rsid w:val="00CF5897"/>
    <w:rsid w:val="00CF5A4C"/>
    <w:rsid w:val="00CF6380"/>
    <w:rsid w:val="00CF63CC"/>
    <w:rsid w:val="00CF6433"/>
    <w:rsid w:val="00CF652C"/>
    <w:rsid w:val="00CF6D94"/>
    <w:rsid w:val="00CF70B6"/>
    <w:rsid w:val="00CF7235"/>
    <w:rsid w:val="00CF7F60"/>
    <w:rsid w:val="00D004BE"/>
    <w:rsid w:val="00D01502"/>
    <w:rsid w:val="00D01A94"/>
    <w:rsid w:val="00D02343"/>
    <w:rsid w:val="00D0234D"/>
    <w:rsid w:val="00D02943"/>
    <w:rsid w:val="00D02F30"/>
    <w:rsid w:val="00D0373B"/>
    <w:rsid w:val="00D0471A"/>
    <w:rsid w:val="00D04A0A"/>
    <w:rsid w:val="00D054DD"/>
    <w:rsid w:val="00D05814"/>
    <w:rsid w:val="00D05F72"/>
    <w:rsid w:val="00D0622E"/>
    <w:rsid w:val="00D06A26"/>
    <w:rsid w:val="00D06CB8"/>
    <w:rsid w:val="00D07131"/>
    <w:rsid w:val="00D0713E"/>
    <w:rsid w:val="00D07A6E"/>
    <w:rsid w:val="00D07D86"/>
    <w:rsid w:val="00D07DFD"/>
    <w:rsid w:val="00D100A1"/>
    <w:rsid w:val="00D10106"/>
    <w:rsid w:val="00D10603"/>
    <w:rsid w:val="00D10604"/>
    <w:rsid w:val="00D10779"/>
    <w:rsid w:val="00D10EF1"/>
    <w:rsid w:val="00D11ADC"/>
    <w:rsid w:val="00D11B6E"/>
    <w:rsid w:val="00D1212A"/>
    <w:rsid w:val="00D12569"/>
    <w:rsid w:val="00D126AB"/>
    <w:rsid w:val="00D126B2"/>
    <w:rsid w:val="00D127C9"/>
    <w:rsid w:val="00D1373B"/>
    <w:rsid w:val="00D13970"/>
    <w:rsid w:val="00D14FF4"/>
    <w:rsid w:val="00D150B1"/>
    <w:rsid w:val="00D15573"/>
    <w:rsid w:val="00D1575D"/>
    <w:rsid w:val="00D158F4"/>
    <w:rsid w:val="00D15C72"/>
    <w:rsid w:val="00D160FC"/>
    <w:rsid w:val="00D16A83"/>
    <w:rsid w:val="00D16AE7"/>
    <w:rsid w:val="00D16B1B"/>
    <w:rsid w:val="00D16DCB"/>
    <w:rsid w:val="00D16F1B"/>
    <w:rsid w:val="00D17173"/>
    <w:rsid w:val="00D171B7"/>
    <w:rsid w:val="00D17263"/>
    <w:rsid w:val="00D17A64"/>
    <w:rsid w:val="00D17F41"/>
    <w:rsid w:val="00D203A3"/>
    <w:rsid w:val="00D206CB"/>
    <w:rsid w:val="00D2104B"/>
    <w:rsid w:val="00D21674"/>
    <w:rsid w:val="00D21986"/>
    <w:rsid w:val="00D219B1"/>
    <w:rsid w:val="00D21C88"/>
    <w:rsid w:val="00D233AC"/>
    <w:rsid w:val="00D237CF"/>
    <w:rsid w:val="00D239BB"/>
    <w:rsid w:val="00D23B15"/>
    <w:rsid w:val="00D23B3E"/>
    <w:rsid w:val="00D2407B"/>
    <w:rsid w:val="00D24109"/>
    <w:rsid w:val="00D24749"/>
    <w:rsid w:val="00D24E34"/>
    <w:rsid w:val="00D25277"/>
    <w:rsid w:val="00D25E7D"/>
    <w:rsid w:val="00D2610C"/>
    <w:rsid w:val="00D27A0C"/>
    <w:rsid w:val="00D3009B"/>
    <w:rsid w:val="00D30327"/>
    <w:rsid w:val="00D30686"/>
    <w:rsid w:val="00D31CCF"/>
    <w:rsid w:val="00D31F39"/>
    <w:rsid w:val="00D31FBE"/>
    <w:rsid w:val="00D31FEB"/>
    <w:rsid w:val="00D3230F"/>
    <w:rsid w:val="00D32D0D"/>
    <w:rsid w:val="00D32D10"/>
    <w:rsid w:val="00D33B24"/>
    <w:rsid w:val="00D33C16"/>
    <w:rsid w:val="00D345AD"/>
    <w:rsid w:val="00D34EB8"/>
    <w:rsid w:val="00D353A3"/>
    <w:rsid w:val="00D3575A"/>
    <w:rsid w:val="00D357F4"/>
    <w:rsid w:val="00D359B3"/>
    <w:rsid w:val="00D35DC8"/>
    <w:rsid w:val="00D35F18"/>
    <w:rsid w:val="00D35F9F"/>
    <w:rsid w:val="00D35FDE"/>
    <w:rsid w:val="00D360DF"/>
    <w:rsid w:val="00D3611C"/>
    <w:rsid w:val="00D362A1"/>
    <w:rsid w:val="00D3655A"/>
    <w:rsid w:val="00D37FB6"/>
    <w:rsid w:val="00D4060E"/>
    <w:rsid w:val="00D40620"/>
    <w:rsid w:val="00D40A38"/>
    <w:rsid w:val="00D4189B"/>
    <w:rsid w:val="00D4190C"/>
    <w:rsid w:val="00D41BAF"/>
    <w:rsid w:val="00D41BF8"/>
    <w:rsid w:val="00D41BFC"/>
    <w:rsid w:val="00D42420"/>
    <w:rsid w:val="00D43F15"/>
    <w:rsid w:val="00D44EF2"/>
    <w:rsid w:val="00D4570B"/>
    <w:rsid w:val="00D4575D"/>
    <w:rsid w:val="00D4584D"/>
    <w:rsid w:val="00D45AA5"/>
    <w:rsid w:val="00D45E29"/>
    <w:rsid w:val="00D45F32"/>
    <w:rsid w:val="00D465A0"/>
    <w:rsid w:val="00D46C69"/>
    <w:rsid w:val="00D47283"/>
    <w:rsid w:val="00D475C0"/>
    <w:rsid w:val="00D476A0"/>
    <w:rsid w:val="00D47B21"/>
    <w:rsid w:val="00D47CE2"/>
    <w:rsid w:val="00D5004A"/>
    <w:rsid w:val="00D500AD"/>
    <w:rsid w:val="00D504AA"/>
    <w:rsid w:val="00D5096E"/>
    <w:rsid w:val="00D50AE5"/>
    <w:rsid w:val="00D50E7F"/>
    <w:rsid w:val="00D50EB6"/>
    <w:rsid w:val="00D5240D"/>
    <w:rsid w:val="00D52B4E"/>
    <w:rsid w:val="00D532C7"/>
    <w:rsid w:val="00D538F6"/>
    <w:rsid w:val="00D53D86"/>
    <w:rsid w:val="00D53EC3"/>
    <w:rsid w:val="00D5438B"/>
    <w:rsid w:val="00D5463D"/>
    <w:rsid w:val="00D54656"/>
    <w:rsid w:val="00D54775"/>
    <w:rsid w:val="00D548FC"/>
    <w:rsid w:val="00D55FF9"/>
    <w:rsid w:val="00D56023"/>
    <w:rsid w:val="00D560B0"/>
    <w:rsid w:val="00D563D7"/>
    <w:rsid w:val="00D56D80"/>
    <w:rsid w:val="00D57633"/>
    <w:rsid w:val="00D57736"/>
    <w:rsid w:val="00D57A54"/>
    <w:rsid w:val="00D57CAD"/>
    <w:rsid w:val="00D57F2C"/>
    <w:rsid w:val="00D60D01"/>
    <w:rsid w:val="00D60F99"/>
    <w:rsid w:val="00D614B4"/>
    <w:rsid w:val="00D6259C"/>
    <w:rsid w:val="00D625E9"/>
    <w:rsid w:val="00D630E4"/>
    <w:rsid w:val="00D6346A"/>
    <w:rsid w:val="00D63626"/>
    <w:rsid w:val="00D63943"/>
    <w:rsid w:val="00D63A5B"/>
    <w:rsid w:val="00D6433C"/>
    <w:rsid w:val="00D648D7"/>
    <w:rsid w:val="00D64DCC"/>
    <w:rsid w:val="00D650F6"/>
    <w:rsid w:val="00D653AF"/>
    <w:rsid w:val="00D65973"/>
    <w:rsid w:val="00D667CC"/>
    <w:rsid w:val="00D66892"/>
    <w:rsid w:val="00D669E4"/>
    <w:rsid w:val="00D66B73"/>
    <w:rsid w:val="00D66DE2"/>
    <w:rsid w:val="00D66F70"/>
    <w:rsid w:val="00D70118"/>
    <w:rsid w:val="00D70157"/>
    <w:rsid w:val="00D703A2"/>
    <w:rsid w:val="00D70476"/>
    <w:rsid w:val="00D705A1"/>
    <w:rsid w:val="00D70819"/>
    <w:rsid w:val="00D708D7"/>
    <w:rsid w:val="00D70B0F"/>
    <w:rsid w:val="00D71334"/>
    <w:rsid w:val="00D7198A"/>
    <w:rsid w:val="00D71DB0"/>
    <w:rsid w:val="00D7255E"/>
    <w:rsid w:val="00D7261B"/>
    <w:rsid w:val="00D726EE"/>
    <w:rsid w:val="00D72713"/>
    <w:rsid w:val="00D727B2"/>
    <w:rsid w:val="00D727DC"/>
    <w:rsid w:val="00D728F4"/>
    <w:rsid w:val="00D72980"/>
    <w:rsid w:val="00D72D7A"/>
    <w:rsid w:val="00D73462"/>
    <w:rsid w:val="00D73A04"/>
    <w:rsid w:val="00D73D85"/>
    <w:rsid w:val="00D74004"/>
    <w:rsid w:val="00D74134"/>
    <w:rsid w:val="00D7444D"/>
    <w:rsid w:val="00D753A2"/>
    <w:rsid w:val="00D753FF"/>
    <w:rsid w:val="00D75A65"/>
    <w:rsid w:val="00D75D56"/>
    <w:rsid w:val="00D75FA8"/>
    <w:rsid w:val="00D7610A"/>
    <w:rsid w:val="00D76157"/>
    <w:rsid w:val="00D7642C"/>
    <w:rsid w:val="00D7655D"/>
    <w:rsid w:val="00D76BF0"/>
    <w:rsid w:val="00D76C0C"/>
    <w:rsid w:val="00D76CF9"/>
    <w:rsid w:val="00D770E2"/>
    <w:rsid w:val="00D77723"/>
    <w:rsid w:val="00D779F5"/>
    <w:rsid w:val="00D77CEC"/>
    <w:rsid w:val="00D80E59"/>
    <w:rsid w:val="00D80EC5"/>
    <w:rsid w:val="00D81396"/>
    <w:rsid w:val="00D8140E"/>
    <w:rsid w:val="00D81457"/>
    <w:rsid w:val="00D8328C"/>
    <w:rsid w:val="00D8344D"/>
    <w:rsid w:val="00D841A2"/>
    <w:rsid w:val="00D84361"/>
    <w:rsid w:val="00D84501"/>
    <w:rsid w:val="00D8479F"/>
    <w:rsid w:val="00D84B4E"/>
    <w:rsid w:val="00D85422"/>
    <w:rsid w:val="00D855FD"/>
    <w:rsid w:val="00D8633C"/>
    <w:rsid w:val="00D8636D"/>
    <w:rsid w:val="00D87037"/>
    <w:rsid w:val="00D87382"/>
    <w:rsid w:val="00D875BA"/>
    <w:rsid w:val="00D876CA"/>
    <w:rsid w:val="00D87BE7"/>
    <w:rsid w:val="00D90D04"/>
    <w:rsid w:val="00D90E2E"/>
    <w:rsid w:val="00D914B9"/>
    <w:rsid w:val="00D9175B"/>
    <w:rsid w:val="00D91C1D"/>
    <w:rsid w:val="00D91FE1"/>
    <w:rsid w:val="00D921E4"/>
    <w:rsid w:val="00D92702"/>
    <w:rsid w:val="00D92BAF"/>
    <w:rsid w:val="00D9306D"/>
    <w:rsid w:val="00D93380"/>
    <w:rsid w:val="00D93484"/>
    <w:rsid w:val="00D93AD6"/>
    <w:rsid w:val="00D942BC"/>
    <w:rsid w:val="00D944CA"/>
    <w:rsid w:val="00D9452C"/>
    <w:rsid w:val="00D94839"/>
    <w:rsid w:val="00D94987"/>
    <w:rsid w:val="00D94C6F"/>
    <w:rsid w:val="00D95234"/>
    <w:rsid w:val="00D95397"/>
    <w:rsid w:val="00D9552E"/>
    <w:rsid w:val="00D95B80"/>
    <w:rsid w:val="00D95C10"/>
    <w:rsid w:val="00D96A3D"/>
    <w:rsid w:val="00D97353"/>
    <w:rsid w:val="00D9765E"/>
    <w:rsid w:val="00D97F26"/>
    <w:rsid w:val="00DA04E1"/>
    <w:rsid w:val="00DA08C3"/>
    <w:rsid w:val="00DA0C46"/>
    <w:rsid w:val="00DA1111"/>
    <w:rsid w:val="00DA132F"/>
    <w:rsid w:val="00DA13DB"/>
    <w:rsid w:val="00DA1B27"/>
    <w:rsid w:val="00DA2378"/>
    <w:rsid w:val="00DA2499"/>
    <w:rsid w:val="00DA2BED"/>
    <w:rsid w:val="00DA2C8E"/>
    <w:rsid w:val="00DA379E"/>
    <w:rsid w:val="00DA37EB"/>
    <w:rsid w:val="00DA3D01"/>
    <w:rsid w:val="00DA3F37"/>
    <w:rsid w:val="00DA42A5"/>
    <w:rsid w:val="00DA46BA"/>
    <w:rsid w:val="00DA487B"/>
    <w:rsid w:val="00DA4C5D"/>
    <w:rsid w:val="00DA4E3D"/>
    <w:rsid w:val="00DA6512"/>
    <w:rsid w:val="00DA6BB8"/>
    <w:rsid w:val="00DA6C5A"/>
    <w:rsid w:val="00DA7A4A"/>
    <w:rsid w:val="00DA7A4B"/>
    <w:rsid w:val="00DA7DA6"/>
    <w:rsid w:val="00DA7DB3"/>
    <w:rsid w:val="00DB04F7"/>
    <w:rsid w:val="00DB07AB"/>
    <w:rsid w:val="00DB1488"/>
    <w:rsid w:val="00DB1617"/>
    <w:rsid w:val="00DB1653"/>
    <w:rsid w:val="00DB1BA7"/>
    <w:rsid w:val="00DB1CDE"/>
    <w:rsid w:val="00DB209F"/>
    <w:rsid w:val="00DB2635"/>
    <w:rsid w:val="00DB3028"/>
    <w:rsid w:val="00DB308D"/>
    <w:rsid w:val="00DB362C"/>
    <w:rsid w:val="00DB36D8"/>
    <w:rsid w:val="00DB4352"/>
    <w:rsid w:val="00DB45A4"/>
    <w:rsid w:val="00DB4640"/>
    <w:rsid w:val="00DB47E4"/>
    <w:rsid w:val="00DB4C61"/>
    <w:rsid w:val="00DB4E12"/>
    <w:rsid w:val="00DB5771"/>
    <w:rsid w:val="00DB6443"/>
    <w:rsid w:val="00DB6519"/>
    <w:rsid w:val="00DB656B"/>
    <w:rsid w:val="00DB6B75"/>
    <w:rsid w:val="00DB706A"/>
    <w:rsid w:val="00DB7246"/>
    <w:rsid w:val="00DB799F"/>
    <w:rsid w:val="00DC0200"/>
    <w:rsid w:val="00DC038C"/>
    <w:rsid w:val="00DC0571"/>
    <w:rsid w:val="00DC07E6"/>
    <w:rsid w:val="00DC0AF7"/>
    <w:rsid w:val="00DC0BA7"/>
    <w:rsid w:val="00DC0C96"/>
    <w:rsid w:val="00DC0D68"/>
    <w:rsid w:val="00DC0E20"/>
    <w:rsid w:val="00DC19AC"/>
    <w:rsid w:val="00DC1F64"/>
    <w:rsid w:val="00DC2100"/>
    <w:rsid w:val="00DC26E7"/>
    <w:rsid w:val="00DC2F1E"/>
    <w:rsid w:val="00DC3578"/>
    <w:rsid w:val="00DC37B1"/>
    <w:rsid w:val="00DC3A9F"/>
    <w:rsid w:val="00DC3E8C"/>
    <w:rsid w:val="00DC49D7"/>
    <w:rsid w:val="00DC4F3B"/>
    <w:rsid w:val="00DC52F3"/>
    <w:rsid w:val="00DC5676"/>
    <w:rsid w:val="00DC5C37"/>
    <w:rsid w:val="00DC607C"/>
    <w:rsid w:val="00DC630C"/>
    <w:rsid w:val="00DC6745"/>
    <w:rsid w:val="00DC6898"/>
    <w:rsid w:val="00DC69AF"/>
    <w:rsid w:val="00DC6AF9"/>
    <w:rsid w:val="00DC6B38"/>
    <w:rsid w:val="00DC6CDC"/>
    <w:rsid w:val="00DC7180"/>
    <w:rsid w:val="00DC7896"/>
    <w:rsid w:val="00DD0501"/>
    <w:rsid w:val="00DD1714"/>
    <w:rsid w:val="00DD180A"/>
    <w:rsid w:val="00DD1E3C"/>
    <w:rsid w:val="00DD1EFD"/>
    <w:rsid w:val="00DD2477"/>
    <w:rsid w:val="00DD26AB"/>
    <w:rsid w:val="00DD2A8C"/>
    <w:rsid w:val="00DD3206"/>
    <w:rsid w:val="00DD3822"/>
    <w:rsid w:val="00DD3A9A"/>
    <w:rsid w:val="00DD3D4B"/>
    <w:rsid w:val="00DD469B"/>
    <w:rsid w:val="00DD4CEF"/>
    <w:rsid w:val="00DD527A"/>
    <w:rsid w:val="00DD54E9"/>
    <w:rsid w:val="00DD5694"/>
    <w:rsid w:val="00DD588E"/>
    <w:rsid w:val="00DD59BF"/>
    <w:rsid w:val="00DD6266"/>
    <w:rsid w:val="00DD67E4"/>
    <w:rsid w:val="00DD68EE"/>
    <w:rsid w:val="00DD7422"/>
    <w:rsid w:val="00DD7794"/>
    <w:rsid w:val="00DD7A6A"/>
    <w:rsid w:val="00DD7BE2"/>
    <w:rsid w:val="00DD7EEA"/>
    <w:rsid w:val="00DE15EF"/>
    <w:rsid w:val="00DE181E"/>
    <w:rsid w:val="00DE18D9"/>
    <w:rsid w:val="00DE1E2C"/>
    <w:rsid w:val="00DE1EB2"/>
    <w:rsid w:val="00DE2EC0"/>
    <w:rsid w:val="00DE34C2"/>
    <w:rsid w:val="00DE36F9"/>
    <w:rsid w:val="00DE3D6A"/>
    <w:rsid w:val="00DE3DD1"/>
    <w:rsid w:val="00DE3F39"/>
    <w:rsid w:val="00DE4482"/>
    <w:rsid w:val="00DE49D8"/>
    <w:rsid w:val="00DE4BC9"/>
    <w:rsid w:val="00DE4EF2"/>
    <w:rsid w:val="00DE531A"/>
    <w:rsid w:val="00DE60E9"/>
    <w:rsid w:val="00DE6232"/>
    <w:rsid w:val="00DE6347"/>
    <w:rsid w:val="00DE72D6"/>
    <w:rsid w:val="00DE7B71"/>
    <w:rsid w:val="00DE7D21"/>
    <w:rsid w:val="00DE7EEF"/>
    <w:rsid w:val="00DF0221"/>
    <w:rsid w:val="00DF0382"/>
    <w:rsid w:val="00DF092B"/>
    <w:rsid w:val="00DF1069"/>
    <w:rsid w:val="00DF140B"/>
    <w:rsid w:val="00DF1573"/>
    <w:rsid w:val="00DF16EC"/>
    <w:rsid w:val="00DF26AD"/>
    <w:rsid w:val="00DF2AAE"/>
    <w:rsid w:val="00DF2E71"/>
    <w:rsid w:val="00DF3982"/>
    <w:rsid w:val="00DF3A1A"/>
    <w:rsid w:val="00DF5138"/>
    <w:rsid w:val="00DF517E"/>
    <w:rsid w:val="00DF5604"/>
    <w:rsid w:val="00DF5C0A"/>
    <w:rsid w:val="00DF646B"/>
    <w:rsid w:val="00DF66A4"/>
    <w:rsid w:val="00DF6B83"/>
    <w:rsid w:val="00DF6BEE"/>
    <w:rsid w:val="00DF6D8C"/>
    <w:rsid w:val="00DF712E"/>
    <w:rsid w:val="00DF77CE"/>
    <w:rsid w:val="00DF7985"/>
    <w:rsid w:val="00E00441"/>
    <w:rsid w:val="00E01035"/>
    <w:rsid w:val="00E01055"/>
    <w:rsid w:val="00E01484"/>
    <w:rsid w:val="00E01AD5"/>
    <w:rsid w:val="00E0247A"/>
    <w:rsid w:val="00E02868"/>
    <w:rsid w:val="00E02AE8"/>
    <w:rsid w:val="00E02DA8"/>
    <w:rsid w:val="00E0361F"/>
    <w:rsid w:val="00E03B4E"/>
    <w:rsid w:val="00E03CB7"/>
    <w:rsid w:val="00E03F77"/>
    <w:rsid w:val="00E04478"/>
    <w:rsid w:val="00E04A5B"/>
    <w:rsid w:val="00E04BC3"/>
    <w:rsid w:val="00E05C1C"/>
    <w:rsid w:val="00E05C57"/>
    <w:rsid w:val="00E061DC"/>
    <w:rsid w:val="00E06372"/>
    <w:rsid w:val="00E06877"/>
    <w:rsid w:val="00E06E45"/>
    <w:rsid w:val="00E07136"/>
    <w:rsid w:val="00E07482"/>
    <w:rsid w:val="00E07DAE"/>
    <w:rsid w:val="00E07DDB"/>
    <w:rsid w:val="00E07F9D"/>
    <w:rsid w:val="00E1008C"/>
    <w:rsid w:val="00E102E0"/>
    <w:rsid w:val="00E1042C"/>
    <w:rsid w:val="00E10709"/>
    <w:rsid w:val="00E10A25"/>
    <w:rsid w:val="00E114DA"/>
    <w:rsid w:val="00E11EAA"/>
    <w:rsid w:val="00E11FF7"/>
    <w:rsid w:val="00E12B06"/>
    <w:rsid w:val="00E12D0E"/>
    <w:rsid w:val="00E131A3"/>
    <w:rsid w:val="00E1377B"/>
    <w:rsid w:val="00E138C1"/>
    <w:rsid w:val="00E13A5C"/>
    <w:rsid w:val="00E140D9"/>
    <w:rsid w:val="00E1476C"/>
    <w:rsid w:val="00E1499B"/>
    <w:rsid w:val="00E15001"/>
    <w:rsid w:val="00E15101"/>
    <w:rsid w:val="00E15338"/>
    <w:rsid w:val="00E15ADB"/>
    <w:rsid w:val="00E15FC9"/>
    <w:rsid w:val="00E164D7"/>
    <w:rsid w:val="00E16752"/>
    <w:rsid w:val="00E16A2D"/>
    <w:rsid w:val="00E170E9"/>
    <w:rsid w:val="00E172B9"/>
    <w:rsid w:val="00E17AAC"/>
    <w:rsid w:val="00E201BA"/>
    <w:rsid w:val="00E20474"/>
    <w:rsid w:val="00E20FE6"/>
    <w:rsid w:val="00E21349"/>
    <w:rsid w:val="00E222FA"/>
    <w:rsid w:val="00E225CC"/>
    <w:rsid w:val="00E227CA"/>
    <w:rsid w:val="00E22C78"/>
    <w:rsid w:val="00E22D3B"/>
    <w:rsid w:val="00E23236"/>
    <w:rsid w:val="00E23568"/>
    <w:rsid w:val="00E236FC"/>
    <w:rsid w:val="00E23B76"/>
    <w:rsid w:val="00E23D88"/>
    <w:rsid w:val="00E23E5D"/>
    <w:rsid w:val="00E23EE1"/>
    <w:rsid w:val="00E24073"/>
    <w:rsid w:val="00E243E6"/>
    <w:rsid w:val="00E24478"/>
    <w:rsid w:val="00E246C6"/>
    <w:rsid w:val="00E24B95"/>
    <w:rsid w:val="00E24E4F"/>
    <w:rsid w:val="00E24F42"/>
    <w:rsid w:val="00E24FDB"/>
    <w:rsid w:val="00E25175"/>
    <w:rsid w:val="00E251D6"/>
    <w:rsid w:val="00E2554C"/>
    <w:rsid w:val="00E25AFE"/>
    <w:rsid w:val="00E260F1"/>
    <w:rsid w:val="00E265B2"/>
    <w:rsid w:val="00E27009"/>
    <w:rsid w:val="00E2788D"/>
    <w:rsid w:val="00E279A6"/>
    <w:rsid w:val="00E27B49"/>
    <w:rsid w:val="00E27DD7"/>
    <w:rsid w:val="00E30145"/>
    <w:rsid w:val="00E302A3"/>
    <w:rsid w:val="00E302F1"/>
    <w:rsid w:val="00E3149A"/>
    <w:rsid w:val="00E31F38"/>
    <w:rsid w:val="00E32912"/>
    <w:rsid w:val="00E32D96"/>
    <w:rsid w:val="00E32F5D"/>
    <w:rsid w:val="00E333F7"/>
    <w:rsid w:val="00E3356E"/>
    <w:rsid w:val="00E339DB"/>
    <w:rsid w:val="00E34502"/>
    <w:rsid w:val="00E349AC"/>
    <w:rsid w:val="00E35583"/>
    <w:rsid w:val="00E35CEA"/>
    <w:rsid w:val="00E35D7C"/>
    <w:rsid w:val="00E360DA"/>
    <w:rsid w:val="00E36144"/>
    <w:rsid w:val="00E36743"/>
    <w:rsid w:val="00E36ADE"/>
    <w:rsid w:val="00E374E4"/>
    <w:rsid w:val="00E376E5"/>
    <w:rsid w:val="00E3770E"/>
    <w:rsid w:val="00E377AD"/>
    <w:rsid w:val="00E377BC"/>
    <w:rsid w:val="00E37AC4"/>
    <w:rsid w:val="00E40AD2"/>
    <w:rsid w:val="00E40E67"/>
    <w:rsid w:val="00E40FA3"/>
    <w:rsid w:val="00E413B1"/>
    <w:rsid w:val="00E4186C"/>
    <w:rsid w:val="00E41B1D"/>
    <w:rsid w:val="00E41F3A"/>
    <w:rsid w:val="00E42408"/>
    <w:rsid w:val="00E4278D"/>
    <w:rsid w:val="00E428D8"/>
    <w:rsid w:val="00E42905"/>
    <w:rsid w:val="00E42B69"/>
    <w:rsid w:val="00E42CE4"/>
    <w:rsid w:val="00E42DC0"/>
    <w:rsid w:val="00E42E36"/>
    <w:rsid w:val="00E4322A"/>
    <w:rsid w:val="00E432D2"/>
    <w:rsid w:val="00E43643"/>
    <w:rsid w:val="00E43EA7"/>
    <w:rsid w:val="00E4492F"/>
    <w:rsid w:val="00E45082"/>
    <w:rsid w:val="00E4527E"/>
    <w:rsid w:val="00E453EB"/>
    <w:rsid w:val="00E455D9"/>
    <w:rsid w:val="00E456E8"/>
    <w:rsid w:val="00E457E6"/>
    <w:rsid w:val="00E46804"/>
    <w:rsid w:val="00E46FE6"/>
    <w:rsid w:val="00E47159"/>
    <w:rsid w:val="00E47928"/>
    <w:rsid w:val="00E5059A"/>
    <w:rsid w:val="00E50A65"/>
    <w:rsid w:val="00E50F1E"/>
    <w:rsid w:val="00E518CB"/>
    <w:rsid w:val="00E520C0"/>
    <w:rsid w:val="00E52403"/>
    <w:rsid w:val="00E52A4D"/>
    <w:rsid w:val="00E52B41"/>
    <w:rsid w:val="00E52EDC"/>
    <w:rsid w:val="00E534B0"/>
    <w:rsid w:val="00E541C8"/>
    <w:rsid w:val="00E546F1"/>
    <w:rsid w:val="00E54744"/>
    <w:rsid w:val="00E54E6F"/>
    <w:rsid w:val="00E554DB"/>
    <w:rsid w:val="00E555DA"/>
    <w:rsid w:val="00E556F9"/>
    <w:rsid w:val="00E55981"/>
    <w:rsid w:val="00E56146"/>
    <w:rsid w:val="00E56509"/>
    <w:rsid w:val="00E5749E"/>
    <w:rsid w:val="00E574A5"/>
    <w:rsid w:val="00E5761E"/>
    <w:rsid w:val="00E576CC"/>
    <w:rsid w:val="00E605FE"/>
    <w:rsid w:val="00E60FD3"/>
    <w:rsid w:val="00E61639"/>
    <w:rsid w:val="00E6183D"/>
    <w:rsid w:val="00E61866"/>
    <w:rsid w:val="00E61A7A"/>
    <w:rsid w:val="00E61B32"/>
    <w:rsid w:val="00E61EBE"/>
    <w:rsid w:val="00E62115"/>
    <w:rsid w:val="00E622E0"/>
    <w:rsid w:val="00E62F38"/>
    <w:rsid w:val="00E62F96"/>
    <w:rsid w:val="00E63115"/>
    <w:rsid w:val="00E63CAA"/>
    <w:rsid w:val="00E64202"/>
    <w:rsid w:val="00E64412"/>
    <w:rsid w:val="00E645C4"/>
    <w:rsid w:val="00E64F2F"/>
    <w:rsid w:val="00E65002"/>
    <w:rsid w:val="00E65280"/>
    <w:rsid w:val="00E654D5"/>
    <w:rsid w:val="00E65F20"/>
    <w:rsid w:val="00E66732"/>
    <w:rsid w:val="00E667DA"/>
    <w:rsid w:val="00E6682F"/>
    <w:rsid w:val="00E66D09"/>
    <w:rsid w:val="00E67B60"/>
    <w:rsid w:val="00E70672"/>
    <w:rsid w:val="00E709BE"/>
    <w:rsid w:val="00E709FC"/>
    <w:rsid w:val="00E70AE9"/>
    <w:rsid w:val="00E70CFD"/>
    <w:rsid w:val="00E717D3"/>
    <w:rsid w:val="00E719F1"/>
    <w:rsid w:val="00E71F73"/>
    <w:rsid w:val="00E72111"/>
    <w:rsid w:val="00E724FB"/>
    <w:rsid w:val="00E72A4B"/>
    <w:rsid w:val="00E72A72"/>
    <w:rsid w:val="00E7315A"/>
    <w:rsid w:val="00E73AE1"/>
    <w:rsid w:val="00E73BD8"/>
    <w:rsid w:val="00E73F36"/>
    <w:rsid w:val="00E74257"/>
    <w:rsid w:val="00E74455"/>
    <w:rsid w:val="00E74595"/>
    <w:rsid w:val="00E745FC"/>
    <w:rsid w:val="00E7468E"/>
    <w:rsid w:val="00E74A25"/>
    <w:rsid w:val="00E75156"/>
    <w:rsid w:val="00E754A1"/>
    <w:rsid w:val="00E7572B"/>
    <w:rsid w:val="00E75AAB"/>
    <w:rsid w:val="00E75C54"/>
    <w:rsid w:val="00E774C0"/>
    <w:rsid w:val="00E77DB5"/>
    <w:rsid w:val="00E80E97"/>
    <w:rsid w:val="00E81E0A"/>
    <w:rsid w:val="00E821FB"/>
    <w:rsid w:val="00E82C7D"/>
    <w:rsid w:val="00E82CD5"/>
    <w:rsid w:val="00E82E4A"/>
    <w:rsid w:val="00E830BA"/>
    <w:rsid w:val="00E83319"/>
    <w:rsid w:val="00E83CE6"/>
    <w:rsid w:val="00E83DC2"/>
    <w:rsid w:val="00E84347"/>
    <w:rsid w:val="00E847EC"/>
    <w:rsid w:val="00E84E7D"/>
    <w:rsid w:val="00E853A8"/>
    <w:rsid w:val="00E855D3"/>
    <w:rsid w:val="00E8569F"/>
    <w:rsid w:val="00E856E2"/>
    <w:rsid w:val="00E859FB"/>
    <w:rsid w:val="00E8632B"/>
    <w:rsid w:val="00E86847"/>
    <w:rsid w:val="00E86D62"/>
    <w:rsid w:val="00E8796C"/>
    <w:rsid w:val="00E87A9C"/>
    <w:rsid w:val="00E87AAA"/>
    <w:rsid w:val="00E87D83"/>
    <w:rsid w:val="00E902DD"/>
    <w:rsid w:val="00E90753"/>
    <w:rsid w:val="00E90A3C"/>
    <w:rsid w:val="00E90A3E"/>
    <w:rsid w:val="00E90C68"/>
    <w:rsid w:val="00E92077"/>
    <w:rsid w:val="00E92775"/>
    <w:rsid w:val="00E927AE"/>
    <w:rsid w:val="00E92A71"/>
    <w:rsid w:val="00E92B48"/>
    <w:rsid w:val="00E92F4D"/>
    <w:rsid w:val="00E92FC9"/>
    <w:rsid w:val="00E93161"/>
    <w:rsid w:val="00E9317C"/>
    <w:rsid w:val="00E93236"/>
    <w:rsid w:val="00E9331E"/>
    <w:rsid w:val="00E9399C"/>
    <w:rsid w:val="00E95293"/>
    <w:rsid w:val="00E953E3"/>
    <w:rsid w:val="00E95944"/>
    <w:rsid w:val="00E95A0C"/>
    <w:rsid w:val="00E95FCE"/>
    <w:rsid w:val="00E9607E"/>
    <w:rsid w:val="00E960B8"/>
    <w:rsid w:val="00E96487"/>
    <w:rsid w:val="00E966D6"/>
    <w:rsid w:val="00E9767B"/>
    <w:rsid w:val="00EA02EB"/>
    <w:rsid w:val="00EA0881"/>
    <w:rsid w:val="00EA094B"/>
    <w:rsid w:val="00EA0BA5"/>
    <w:rsid w:val="00EA0E75"/>
    <w:rsid w:val="00EA130E"/>
    <w:rsid w:val="00EA14E5"/>
    <w:rsid w:val="00EA21E8"/>
    <w:rsid w:val="00EA225A"/>
    <w:rsid w:val="00EA23A7"/>
    <w:rsid w:val="00EA23FC"/>
    <w:rsid w:val="00EA2533"/>
    <w:rsid w:val="00EA2B0B"/>
    <w:rsid w:val="00EA2CF5"/>
    <w:rsid w:val="00EA2F95"/>
    <w:rsid w:val="00EA2FF6"/>
    <w:rsid w:val="00EA35E2"/>
    <w:rsid w:val="00EA3F11"/>
    <w:rsid w:val="00EA4470"/>
    <w:rsid w:val="00EA44A6"/>
    <w:rsid w:val="00EA46B4"/>
    <w:rsid w:val="00EA471D"/>
    <w:rsid w:val="00EA5407"/>
    <w:rsid w:val="00EA540A"/>
    <w:rsid w:val="00EA55D0"/>
    <w:rsid w:val="00EA5658"/>
    <w:rsid w:val="00EA5A36"/>
    <w:rsid w:val="00EA5AF2"/>
    <w:rsid w:val="00EA5C94"/>
    <w:rsid w:val="00EA5DFB"/>
    <w:rsid w:val="00EA5E51"/>
    <w:rsid w:val="00EA6FF4"/>
    <w:rsid w:val="00EB0793"/>
    <w:rsid w:val="00EB07EB"/>
    <w:rsid w:val="00EB1AA0"/>
    <w:rsid w:val="00EB1AAF"/>
    <w:rsid w:val="00EB1BCE"/>
    <w:rsid w:val="00EB27FB"/>
    <w:rsid w:val="00EB2A23"/>
    <w:rsid w:val="00EB2AAD"/>
    <w:rsid w:val="00EB368E"/>
    <w:rsid w:val="00EB3C1E"/>
    <w:rsid w:val="00EB3C62"/>
    <w:rsid w:val="00EB3F49"/>
    <w:rsid w:val="00EB4093"/>
    <w:rsid w:val="00EB41A4"/>
    <w:rsid w:val="00EB4F98"/>
    <w:rsid w:val="00EB5177"/>
    <w:rsid w:val="00EB5290"/>
    <w:rsid w:val="00EB542C"/>
    <w:rsid w:val="00EB55C9"/>
    <w:rsid w:val="00EB5626"/>
    <w:rsid w:val="00EB5785"/>
    <w:rsid w:val="00EB654E"/>
    <w:rsid w:val="00EB6F50"/>
    <w:rsid w:val="00EB7518"/>
    <w:rsid w:val="00EB772C"/>
    <w:rsid w:val="00EB7858"/>
    <w:rsid w:val="00EB7A10"/>
    <w:rsid w:val="00EC0785"/>
    <w:rsid w:val="00EC132E"/>
    <w:rsid w:val="00EC1422"/>
    <w:rsid w:val="00EC155D"/>
    <w:rsid w:val="00EC15A7"/>
    <w:rsid w:val="00EC1D8F"/>
    <w:rsid w:val="00EC1F82"/>
    <w:rsid w:val="00EC2483"/>
    <w:rsid w:val="00EC2FD7"/>
    <w:rsid w:val="00EC385C"/>
    <w:rsid w:val="00EC3BAB"/>
    <w:rsid w:val="00EC3D16"/>
    <w:rsid w:val="00EC3E9D"/>
    <w:rsid w:val="00EC439C"/>
    <w:rsid w:val="00EC46A0"/>
    <w:rsid w:val="00EC498E"/>
    <w:rsid w:val="00EC5826"/>
    <w:rsid w:val="00EC60EA"/>
    <w:rsid w:val="00EC626F"/>
    <w:rsid w:val="00EC67C7"/>
    <w:rsid w:val="00EC6AC8"/>
    <w:rsid w:val="00EC718F"/>
    <w:rsid w:val="00EC73B2"/>
    <w:rsid w:val="00EC73F0"/>
    <w:rsid w:val="00EC79CB"/>
    <w:rsid w:val="00EC7A36"/>
    <w:rsid w:val="00ED01EF"/>
    <w:rsid w:val="00ED05ED"/>
    <w:rsid w:val="00ED0A0B"/>
    <w:rsid w:val="00ED1E95"/>
    <w:rsid w:val="00ED3012"/>
    <w:rsid w:val="00ED3446"/>
    <w:rsid w:val="00ED3EDC"/>
    <w:rsid w:val="00ED45A7"/>
    <w:rsid w:val="00ED495D"/>
    <w:rsid w:val="00ED4995"/>
    <w:rsid w:val="00ED4CE6"/>
    <w:rsid w:val="00ED544E"/>
    <w:rsid w:val="00ED5787"/>
    <w:rsid w:val="00ED57A2"/>
    <w:rsid w:val="00ED5C36"/>
    <w:rsid w:val="00ED62F7"/>
    <w:rsid w:val="00ED6821"/>
    <w:rsid w:val="00ED6EC4"/>
    <w:rsid w:val="00ED6EC8"/>
    <w:rsid w:val="00ED6FA6"/>
    <w:rsid w:val="00ED6FAC"/>
    <w:rsid w:val="00ED713E"/>
    <w:rsid w:val="00ED74D8"/>
    <w:rsid w:val="00ED74F1"/>
    <w:rsid w:val="00ED77B6"/>
    <w:rsid w:val="00ED7843"/>
    <w:rsid w:val="00ED7A6C"/>
    <w:rsid w:val="00ED7CB1"/>
    <w:rsid w:val="00ED7CE0"/>
    <w:rsid w:val="00EE0102"/>
    <w:rsid w:val="00EE017D"/>
    <w:rsid w:val="00EE120F"/>
    <w:rsid w:val="00EE133F"/>
    <w:rsid w:val="00EE1D81"/>
    <w:rsid w:val="00EE1E3C"/>
    <w:rsid w:val="00EE21DB"/>
    <w:rsid w:val="00EE246D"/>
    <w:rsid w:val="00EE2744"/>
    <w:rsid w:val="00EE2A8C"/>
    <w:rsid w:val="00EE2ED1"/>
    <w:rsid w:val="00EE3013"/>
    <w:rsid w:val="00EE3728"/>
    <w:rsid w:val="00EE395E"/>
    <w:rsid w:val="00EE3C09"/>
    <w:rsid w:val="00EE3E00"/>
    <w:rsid w:val="00EE422E"/>
    <w:rsid w:val="00EE42BE"/>
    <w:rsid w:val="00EE47AA"/>
    <w:rsid w:val="00EE4D5D"/>
    <w:rsid w:val="00EE4E18"/>
    <w:rsid w:val="00EE5238"/>
    <w:rsid w:val="00EE5298"/>
    <w:rsid w:val="00EE530E"/>
    <w:rsid w:val="00EE5343"/>
    <w:rsid w:val="00EE5358"/>
    <w:rsid w:val="00EE572B"/>
    <w:rsid w:val="00EE58FB"/>
    <w:rsid w:val="00EE5E70"/>
    <w:rsid w:val="00EE691A"/>
    <w:rsid w:val="00EE6AF6"/>
    <w:rsid w:val="00EE6CF0"/>
    <w:rsid w:val="00EE739D"/>
    <w:rsid w:val="00EE75A7"/>
    <w:rsid w:val="00EE7750"/>
    <w:rsid w:val="00EE797F"/>
    <w:rsid w:val="00EE7E44"/>
    <w:rsid w:val="00EE7EAA"/>
    <w:rsid w:val="00EF0177"/>
    <w:rsid w:val="00EF07AC"/>
    <w:rsid w:val="00EF0B4E"/>
    <w:rsid w:val="00EF0EA5"/>
    <w:rsid w:val="00EF11CB"/>
    <w:rsid w:val="00EF127C"/>
    <w:rsid w:val="00EF12E3"/>
    <w:rsid w:val="00EF130D"/>
    <w:rsid w:val="00EF16CE"/>
    <w:rsid w:val="00EF19FE"/>
    <w:rsid w:val="00EF1B22"/>
    <w:rsid w:val="00EF1BCF"/>
    <w:rsid w:val="00EF1BF1"/>
    <w:rsid w:val="00EF1CA5"/>
    <w:rsid w:val="00EF1D66"/>
    <w:rsid w:val="00EF1ECD"/>
    <w:rsid w:val="00EF23A2"/>
    <w:rsid w:val="00EF275A"/>
    <w:rsid w:val="00EF2853"/>
    <w:rsid w:val="00EF29D3"/>
    <w:rsid w:val="00EF2ABE"/>
    <w:rsid w:val="00EF31C8"/>
    <w:rsid w:val="00EF36A3"/>
    <w:rsid w:val="00EF3EF3"/>
    <w:rsid w:val="00EF418E"/>
    <w:rsid w:val="00EF4225"/>
    <w:rsid w:val="00EF4E48"/>
    <w:rsid w:val="00EF52C2"/>
    <w:rsid w:val="00EF5F68"/>
    <w:rsid w:val="00EF6200"/>
    <w:rsid w:val="00EF748D"/>
    <w:rsid w:val="00EF753B"/>
    <w:rsid w:val="00EF7B1C"/>
    <w:rsid w:val="00EF7B38"/>
    <w:rsid w:val="00F002DB"/>
    <w:rsid w:val="00F00757"/>
    <w:rsid w:val="00F007BC"/>
    <w:rsid w:val="00F01311"/>
    <w:rsid w:val="00F01614"/>
    <w:rsid w:val="00F017FE"/>
    <w:rsid w:val="00F0191E"/>
    <w:rsid w:val="00F0198E"/>
    <w:rsid w:val="00F01A76"/>
    <w:rsid w:val="00F02392"/>
    <w:rsid w:val="00F0262A"/>
    <w:rsid w:val="00F02693"/>
    <w:rsid w:val="00F026E0"/>
    <w:rsid w:val="00F04964"/>
    <w:rsid w:val="00F0587E"/>
    <w:rsid w:val="00F05A93"/>
    <w:rsid w:val="00F05C96"/>
    <w:rsid w:val="00F064D9"/>
    <w:rsid w:val="00F06748"/>
    <w:rsid w:val="00F06B9D"/>
    <w:rsid w:val="00F06E88"/>
    <w:rsid w:val="00F07745"/>
    <w:rsid w:val="00F10220"/>
    <w:rsid w:val="00F10767"/>
    <w:rsid w:val="00F10D92"/>
    <w:rsid w:val="00F11280"/>
    <w:rsid w:val="00F113F1"/>
    <w:rsid w:val="00F12A21"/>
    <w:rsid w:val="00F12DBD"/>
    <w:rsid w:val="00F13375"/>
    <w:rsid w:val="00F13703"/>
    <w:rsid w:val="00F13B00"/>
    <w:rsid w:val="00F1405E"/>
    <w:rsid w:val="00F1423A"/>
    <w:rsid w:val="00F14255"/>
    <w:rsid w:val="00F149EC"/>
    <w:rsid w:val="00F15835"/>
    <w:rsid w:val="00F15B09"/>
    <w:rsid w:val="00F15F73"/>
    <w:rsid w:val="00F1633D"/>
    <w:rsid w:val="00F16503"/>
    <w:rsid w:val="00F168BA"/>
    <w:rsid w:val="00F16DBF"/>
    <w:rsid w:val="00F175F4"/>
    <w:rsid w:val="00F1760C"/>
    <w:rsid w:val="00F176EB"/>
    <w:rsid w:val="00F20155"/>
    <w:rsid w:val="00F207EB"/>
    <w:rsid w:val="00F20819"/>
    <w:rsid w:val="00F20C08"/>
    <w:rsid w:val="00F2174E"/>
    <w:rsid w:val="00F21E99"/>
    <w:rsid w:val="00F22017"/>
    <w:rsid w:val="00F22AD0"/>
    <w:rsid w:val="00F235E3"/>
    <w:rsid w:val="00F2417A"/>
    <w:rsid w:val="00F24283"/>
    <w:rsid w:val="00F24B77"/>
    <w:rsid w:val="00F24BA3"/>
    <w:rsid w:val="00F24CF3"/>
    <w:rsid w:val="00F24DE0"/>
    <w:rsid w:val="00F25066"/>
    <w:rsid w:val="00F255D9"/>
    <w:rsid w:val="00F25617"/>
    <w:rsid w:val="00F25D09"/>
    <w:rsid w:val="00F25EE7"/>
    <w:rsid w:val="00F26008"/>
    <w:rsid w:val="00F26ECB"/>
    <w:rsid w:val="00F276E0"/>
    <w:rsid w:val="00F277D0"/>
    <w:rsid w:val="00F2780E"/>
    <w:rsid w:val="00F3049F"/>
    <w:rsid w:val="00F307A7"/>
    <w:rsid w:val="00F30825"/>
    <w:rsid w:val="00F30B85"/>
    <w:rsid w:val="00F30F70"/>
    <w:rsid w:val="00F31018"/>
    <w:rsid w:val="00F3146C"/>
    <w:rsid w:val="00F32E9B"/>
    <w:rsid w:val="00F33009"/>
    <w:rsid w:val="00F33380"/>
    <w:rsid w:val="00F3338B"/>
    <w:rsid w:val="00F3338F"/>
    <w:rsid w:val="00F341B1"/>
    <w:rsid w:val="00F34604"/>
    <w:rsid w:val="00F35CD8"/>
    <w:rsid w:val="00F3617D"/>
    <w:rsid w:val="00F366CA"/>
    <w:rsid w:val="00F375DB"/>
    <w:rsid w:val="00F37714"/>
    <w:rsid w:val="00F37960"/>
    <w:rsid w:val="00F37993"/>
    <w:rsid w:val="00F4031B"/>
    <w:rsid w:val="00F406E9"/>
    <w:rsid w:val="00F40CED"/>
    <w:rsid w:val="00F41693"/>
    <w:rsid w:val="00F41B63"/>
    <w:rsid w:val="00F41BA9"/>
    <w:rsid w:val="00F41C1B"/>
    <w:rsid w:val="00F42624"/>
    <w:rsid w:val="00F428AF"/>
    <w:rsid w:val="00F42946"/>
    <w:rsid w:val="00F43084"/>
    <w:rsid w:val="00F434EA"/>
    <w:rsid w:val="00F43608"/>
    <w:rsid w:val="00F43907"/>
    <w:rsid w:val="00F43A6E"/>
    <w:rsid w:val="00F44429"/>
    <w:rsid w:val="00F445F0"/>
    <w:rsid w:val="00F449F4"/>
    <w:rsid w:val="00F450F3"/>
    <w:rsid w:val="00F452AD"/>
    <w:rsid w:val="00F4565F"/>
    <w:rsid w:val="00F46991"/>
    <w:rsid w:val="00F46A9D"/>
    <w:rsid w:val="00F46FA1"/>
    <w:rsid w:val="00F470CE"/>
    <w:rsid w:val="00F471DF"/>
    <w:rsid w:val="00F47257"/>
    <w:rsid w:val="00F47449"/>
    <w:rsid w:val="00F475C8"/>
    <w:rsid w:val="00F477BC"/>
    <w:rsid w:val="00F4784A"/>
    <w:rsid w:val="00F47ED8"/>
    <w:rsid w:val="00F50CD7"/>
    <w:rsid w:val="00F50F3F"/>
    <w:rsid w:val="00F51037"/>
    <w:rsid w:val="00F510C5"/>
    <w:rsid w:val="00F512FC"/>
    <w:rsid w:val="00F513E5"/>
    <w:rsid w:val="00F51797"/>
    <w:rsid w:val="00F51B3E"/>
    <w:rsid w:val="00F522E9"/>
    <w:rsid w:val="00F53909"/>
    <w:rsid w:val="00F53D62"/>
    <w:rsid w:val="00F53DDC"/>
    <w:rsid w:val="00F5423C"/>
    <w:rsid w:val="00F5514E"/>
    <w:rsid w:val="00F5520C"/>
    <w:rsid w:val="00F558D0"/>
    <w:rsid w:val="00F55CB5"/>
    <w:rsid w:val="00F55F9D"/>
    <w:rsid w:val="00F5651A"/>
    <w:rsid w:val="00F567F3"/>
    <w:rsid w:val="00F56A2F"/>
    <w:rsid w:val="00F56CCA"/>
    <w:rsid w:val="00F57269"/>
    <w:rsid w:val="00F57AA8"/>
    <w:rsid w:val="00F57E5E"/>
    <w:rsid w:val="00F6017D"/>
    <w:rsid w:val="00F60517"/>
    <w:rsid w:val="00F60599"/>
    <w:rsid w:val="00F6076F"/>
    <w:rsid w:val="00F6085B"/>
    <w:rsid w:val="00F609A1"/>
    <w:rsid w:val="00F60F5B"/>
    <w:rsid w:val="00F6120D"/>
    <w:rsid w:val="00F61D5C"/>
    <w:rsid w:val="00F61E1B"/>
    <w:rsid w:val="00F62241"/>
    <w:rsid w:val="00F62288"/>
    <w:rsid w:val="00F62597"/>
    <w:rsid w:val="00F62C5D"/>
    <w:rsid w:val="00F63253"/>
    <w:rsid w:val="00F63849"/>
    <w:rsid w:val="00F63B12"/>
    <w:rsid w:val="00F64054"/>
    <w:rsid w:val="00F648A2"/>
    <w:rsid w:val="00F65776"/>
    <w:rsid w:val="00F65A70"/>
    <w:rsid w:val="00F66E08"/>
    <w:rsid w:val="00F67577"/>
    <w:rsid w:val="00F6784A"/>
    <w:rsid w:val="00F67EB3"/>
    <w:rsid w:val="00F70473"/>
    <w:rsid w:val="00F709B7"/>
    <w:rsid w:val="00F70A7F"/>
    <w:rsid w:val="00F70BE1"/>
    <w:rsid w:val="00F711DE"/>
    <w:rsid w:val="00F7163A"/>
    <w:rsid w:val="00F7168F"/>
    <w:rsid w:val="00F718D1"/>
    <w:rsid w:val="00F71A72"/>
    <w:rsid w:val="00F71CF0"/>
    <w:rsid w:val="00F72570"/>
    <w:rsid w:val="00F72903"/>
    <w:rsid w:val="00F729BD"/>
    <w:rsid w:val="00F72DBC"/>
    <w:rsid w:val="00F73E3B"/>
    <w:rsid w:val="00F74184"/>
    <w:rsid w:val="00F745EE"/>
    <w:rsid w:val="00F75200"/>
    <w:rsid w:val="00F7571D"/>
    <w:rsid w:val="00F76437"/>
    <w:rsid w:val="00F76C11"/>
    <w:rsid w:val="00F76CD8"/>
    <w:rsid w:val="00F76D70"/>
    <w:rsid w:val="00F7702D"/>
    <w:rsid w:val="00F77F63"/>
    <w:rsid w:val="00F80C0C"/>
    <w:rsid w:val="00F810A7"/>
    <w:rsid w:val="00F8139C"/>
    <w:rsid w:val="00F814FE"/>
    <w:rsid w:val="00F81A2E"/>
    <w:rsid w:val="00F81B53"/>
    <w:rsid w:val="00F821CB"/>
    <w:rsid w:val="00F822E9"/>
    <w:rsid w:val="00F825B0"/>
    <w:rsid w:val="00F829E9"/>
    <w:rsid w:val="00F82F6A"/>
    <w:rsid w:val="00F832ED"/>
    <w:rsid w:val="00F8331D"/>
    <w:rsid w:val="00F837C0"/>
    <w:rsid w:val="00F83849"/>
    <w:rsid w:val="00F84855"/>
    <w:rsid w:val="00F84C59"/>
    <w:rsid w:val="00F84E83"/>
    <w:rsid w:val="00F85331"/>
    <w:rsid w:val="00F85590"/>
    <w:rsid w:val="00F855B0"/>
    <w:rsid w:val="00F85665"/>
    <w:rsid w:val="00F85DBE"/>
    <w:rsid w:val="00F85FA4"/>
    <w:rsid w:val="00F86262"/>
    <w:rsid w:val="00F86521"/>
    <w:rsid w:val="00F86577"/>
    <w:rsid w:val="00F86CA8"/>
    <w:rsid w:val="00F87396"/>
    <w:rsid w:val="00F90651"/>
    <w:rsid w:val="00F90AC2"/>
    <w:rsid w:val="00F90E6E"/>
    <w:rsid w:val="00F91636"/>
    <w:rsid w:val="00F917DF"/>
    <w:rsid w:val="00F9195F"/>
    <w:rsid w:val="00F91DF5"/>
    <w:rsid w:val="00F9244B"/>
    <w:rsid w:val="00F92580"/>
    <w:rsid w:val="00F926D2"/>
    <w:rsid w:val="00F92A54"/>
    <w:rsid w:val="00F930C0"/>
    <w:rsid w:val="00F931F8"/>
    <w:rsid w:val="00F93933"/>
    <w:rsid w:val="00F94546"/>
    <w:rsid w:val="00F94B97"/>
    <w:rsid w:val="00F94BAD"/>
    <w:rsid w:val="00F955F6"/>
    <w:rsid w:val="00F957CB"/>
    <w:rsid w:val="00F96179"/>
    <w:rsid w:val="00F96256"/>
    <w:rsid w:val="00F962D2"/>
    <w:rsid w:val="00F96B7D"/>
    <w:rsid w:val="00F96E4C"/>
    <w:rsid w:val="00F96F2E"/>
    <w:rsid w:val="00F9707D"/>
    <w:rsid w:val="00F9731F"/>
    <w:rsid w:val="00F97429"/>
    <w:rsid w:val="00FA02F8"/>
    <w:rsid w:val="00FA03B1"/>
    <w:rsid w:val="00FA042A"/>
    <w:rsid w:val="00FA062A"/>
    <w:rsid w:val="00FA071F"/>
    <w:rsid w:val="00FA19A7"/>
    <w:rsid w:val="00FA2921"/>
    <w:rsid w:val="00FA35F1"/>
    <w:rsid w:val="00FA3675"/>
    <w:rsid w:val="00FA3B14"/>
    <w:rsid w:val="00FA40CB"/>
    <w:rsid w:val="00FA415A"/>
    <w:rsid w:val="00FA42A7"/>
    <w:rsid w:val="00FA43DF"/>
    <w:rsid w:val="00FA49C0"/>
    <w:rsid w:val="00FA4A4F"/>
    <w:rsid w:val="00FA4EDD"/>
    <w:rsid w:val="00FA58E6"/>
    <w:rsid w:val="00FA5BEE"/>
    <w:rsid w:val="00FA5BF1"/>
    <w:rsid w:val="00FA5D20"/>
    <w:rsid w:val="00FA5F11"/>
    <w:rsid w:val="00FA63F8"/>
    <w:rsid w:val="00FA6A94"/>
    <w:rsid w:val="00FA6B99"/>
    <w:rsid w:val="00FB058E"/>
    <w:rsid w:val="00FB1394"/>
    <w:rsid w:val="00FB22D6"/>
    <w:rsid w:val="00FB23D4"/>
    <w:rsid w:val="00FB274A"/>
    <w:rsid w:val="00FB29BE"/>
    <w:rsid w:val="00FB2B44"/>
    <w:rsid w:val="00FB2C0D"/>
    <w:rsid w:val="00FB30B9"/>
    <w:rsid w:val="00FB3A75"/>
    <w:rsid w:val="00FB3C66"/>
    <w:rsid w:val="00FB3E7A"/>
    <w:rsid w:val="00FB40A7"/>
    <w:rsid w:val="00FB47BF"/>
    <w:rsid w:val="00FB483E"/>
    <w:rsid w:val="00FB4C16"/>
    <w:rsid w:val="00FB5374"/>
    <w:rsid w:val="00FB594E"/>
    <w:rsid w:val="00FB5A0D"/>
    <w:rsid w:val="00FB5F7F"/>
    <w:rsid w:val="00FB6545"/>
    <w:rsid w:val="00FB6DB5"/>
    <w:rsid w:val="00FB7B6F"/>
    <w:rsid w:val="00FB7CDB"/>
    <w:rsid w:val="00FB7E25"/>
    <w:rsid w:val="00FC02EC"/>
    <w:rsid w:val="00FC07D2"/>
    <w:rsid w:val="00FC084F"/>
    <w:rsid w:val="00FC08B0"/>
    <w:rsid w:val="00FC1B7E"/>
    <w:rsid w:val="00FC1B86"/>
    <w:rsid w:val="00FC26AF"/>
    <w:rsid w:val="00FC2CBE"/>
    <w:rsid w:val="00FC2D8A"/>
    <w:rsid w:val="00FC3003"/>
    <w:rsid w:val="00FC38FF"/>
    <w:rsid w:val="00FC3977"/>
    <w:rsid w:val="00FC3AF5"/>
    <w:rsid w:val="00FC3B38"/>
    <w:rsid w:val="00FC3CCE"/>
    <w:rsid w:val="00FC3F57"/>
    <w:rsid w:val="00FC47AC"/>
    <w:rsid w:val="00FC4BF5"/>
    <w:rsid w:val="00FC4F97"/>
    <w:rsid w:val="00FC5BB3"/>
    <w:rsid w:val="00FC5DE5"/>
    <w:rsid w:val="00FC5E5A"/>
    <w:rsid w:val="00FC5FE6"/>
    <w:rsid w:val="00FC6113"/>
    <w:rsid w:val="00FC6447"/>
    <w:rsid w:val="00FC66FC"/>
    <w:rsid w:val="00FC7774"/>
    <w:rsid w:val="00FD0190"/>
    <w:rsid w:val="00FD043E"/>
    <w:rsid w:val="00FD0ED1"/>
    <w:rsid w:val="00FD20DE"/>
    <w:rsid w:val="00FD2221"/>
    <w:rsid w:val="00FD25CB"/>
    <w:rsid w:val="00FD2AAC"/>
    <w:rsid w:val="00FD2B09"/>
    <w:rsid w:val="00FD3802"/>
    <w:rsid w:val="00FD38A0"/>
    <w:rsid w:val="00FD4871"/>
    <w:rsid w:val="00FD4990"/>
    <w:rsid w:val="00FD4CB9"/>
    <w:rsid w:val="00FD4D5C"/>
    <w:rsid w:val="00FD527B"/>
    <w:rsid w:val="00FD5353"/>
    <w:rsid w:val="00FD5885"/>
    <w:rsid w:val="00FD5A09"/>
    <w:rsid w:val="00FD63D3"/>
    <w:rsid w:val="00FD63E9"/>
    <w:rsid w:val="00FD7454"/>
    <w:rsid w:val="00FD795D"/>
    <w:rsid w:val="00FE0A41"/>
    <w:rsid w:val="00FE0B72"/>
    <w:rsid w:val="00FE0D67"/>
    <w:rsid w:val="00FE1236"/>
    <w:rsid w:val="00FE1A9F"/>
    <w:rsid w:val="00FE2155"/>
    <w:rsid w:val="00FE29F9"/>
    <w:rsid w:val="00FE2B60"/>
    <w:rsid w:val="00FE3087"/>
    <w:rsid w:val="00FE31EC"/>
    <w:rsid w:val="00FE31F8"/>
    <w:rsid w:val="00FE3413"/>
    <w:rsid w:val="00FE3512"/>
    <w:rsid w:val="00FE356E"/>
    <w:rsid w:val="00FE360C"/>
    <w:rsid w:val="00FE3B6F"/>
    <w:rsid w:val="00FE3BFB"/>
    <w:rsid w:val="00FE3C79"/>
    <w:rsid w:val="00FE3DA6"/>
    <w:rsid w:val="00FE4052"/>
    <w:rsid w:val="00FE46E1"/>
    <w:rsid w:val="00FE4829"/>
    <w:rsid w:val="00FE4A95"/>
    <w:rsid w:val="00FE4EAB"/>
    <w:rsid w:val="00FE4F1D"/>
    <w:rsid w:val="00FE4FA1"/>
    <w:rsid w:val="00FE5531"/>
    <w:rsid w:val="00FE59FC"/>
    <w:rsid w:val="00FE5F15"/>
    <w:rsid w:val="00FE6BCA"/>
    <w:rsid w:val="00FE6D7E"/>
    <w:rsid w:val="00FE7249"/>
    <w:rsid w:val="00FE7AAB"/>
    <w:rsid w:val="00FF016A"/>
    <w:rsid w:val="00FF054E"/>
    <w:rsid w:val="00FF0891"/>
    <w:rsid w:val="00FF0F2F"/>
    <w:rsid w:val="00FF1068"/>
    <w:rsid w:val="00FF1124"/>
    <w:rsid w:val="00FF1188"/>
    <w:rsid w:val="00FF142C"/>
    <w:rsid w:val="00FF149E"/>
    <w:rsid w:val="00FF1896"/>
    <w:rsid w:val="00FF18C2"/>
    <w:rsid w:val="00FF1BF5"/>
    <w:rsid w:val="00FF26D0"/>
    <w:rsid w:val="00FF2DD5"/>
    <w:rsid w:val="00FF312A"/>
    <w:rsid w:val="00FF3C55"/>
    <w:rsid w:val="00FF40DB"/>
    <w:rsid w:val="00FF4451"/>
    <w:rsid w:val="00FF4947"/>
    <w:rsid w:val="00FF4FE1"/>
    <w:rsid w:val="00FF5FA5"/>
    <w:rsid w:val="00FF669A"/>
    <w:rsid w:val="00FF7829"/>
    <w:rsid w:val="00FF7B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24AD239"/>
  <w15:chartTrackingRefBased/>
  <w15:docId w15:val="{DFAFA09B-8355-CC47-9BD0-8B6E3418A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EAA"/>
    <w:rPr>
      <w:rFonts w:ascii="MS PGothic" w:eastAsia="MS PGothic" w:hAnsi="MS PGothic" w:cs="MS PGothic"/>
      <w:kern w:val="0"/>
      <w:sz w:val="24"/>
    </w:rPr>
  </w:style>
  <w:style w:type="paragraph" w:styleId="Heading1">
    <w:name w:val="heading 1"/>
    <w:basedOn w:val="Normal"/>
    <w:next w:val="Normal"/>
    <w:link w:val="Heading1Char"/>
    <w:uiPriority w:val="9"/>
    <w:qFormat/>
    <w:rsid w:val="00C02536"/>
    <w:pPr>
      <w:keepNext/>
      <w:widowControl w:val="0"/>
      <w:jc w:val="both"/>
      <w:outlineLvl w:val="0"/>
    </w:pPr>
    <w:rPr>
      <w:rFonts w:asciiTheme="majorHAnsi" w:eastAsiaTheme="majorEastAsia" w:hAnsiTheme="majorHAnsi" w:cstheme="majorBidi"/>
      <w:kern w:val="2"/>
    </w:rPr>
  </w:style>
  <w:style w:type="paragraph" w:styleId="Heading2">
    <w:name w:val="heading 2"/>
    <w:basedOn w:val="Normal"/>
    <w:next w:val="Normal"/>
    <w:link w:val="Heading2Char"/>
    <w:uiPriority w:val="9"/>
    <w:semiHidden/>
    <w:unhideWhenUsed/>
    <w:qFormat/>
    <w:rsid w:val="00DF6B83"/>
    <w:pPr>
      <w:keepNext/>
      <w:widowControl w:val="0"/>
      <w:jc w:val="both"/>
      <w:outlineLvl w:val="1"/>
    </w:pPr>
    <w:rPr>
      <w:rFonts w:asciiTheme="majorHAnsi" w:eastAsiaTheme="majorEastAsia" w:hAnsiTheme="majorHAnsi" w:cstheme="majorBidi"/>
      <w:kern w:val="2"/>
      <w:sz w:val="21"/>
    </w:rPr>
  </w:style>
  <w:style w:type="paragraph" w:styleId="Heading3">
    <w:name w:val="heading 3"/>
    <w:basedOn w:val="Normal"/>
    <w:next w:val="Normal"/>
    <w:link w:val="Heading3Char"/>
    <w:uiPriority w:val="9"/>
    <w:unhideWhenUsed/>
    <w:qFormat/>
    <w:rsid w:val="00E70AE9"/>
    <w:pPr>
      <w:keepNext/>
      <w:ind w:leftChars="400" w:left="400"/>
      <w:outlineLvl w:val="2"/>
    </w:pPr>
    <w:rPr>
      <w:rFonts w:asciiTheme="majorHAnsi" w:eastAsiaTheme="majorEastAsia" w:hAnsiTheme="majorHAnsi" w:cstheme="majorBidi"/>
    </w:rPr>
  </w:style>
  <w:style w:type="paragraph" w:styleId="Heading4">
    <w:name w:val="heading 4"/>
    <w:basedOn w:val="Normal"/>
    <w:next w:val="Normal"/>
    <w:link w:val="Heading4Char"/>
    <w:uiPriority w:val="9"/>
    <w:unhideWhenUsed/>
    <w:qFormat/>
    <w:rsid w:val="00E70AE9"/>
    <w:pPr>
      <w:keepNext/>
      <w:ind w:leftChars="400" w:left="400"/>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75239F"/>
    <w:pPr>
      <w:spacing w:before="100" w:beforeAutospacing="1" w:after="100" w:afterAutospacing="1"/>
    </w:pPr>
  </w:style>
  <w:style w:type="character" w:customStyle="1" w:styleId="period">
    <w:name w:val="period"/>
    <w:basedOn w:val="DefaultParagraphFont"/>
    <w:rsid w:val="00EC626F"/>
  </w:style>
  <w:style w:type="character" w:customStyle="1" w:styleId="cit">
    <w:name w:val="cit"/>
    <w:basedOn w:val="DefaultParagraphFont"/>
    <w:rsid w:val="00EC626F"/>
  </w:style>
  <w:style w:type="paragraph" w:customStyle="1" w:styleId="EndNoteBibliographyTitle">
    <w:name w:val="EndNote Bibliography Title"/>
    <w:basedOn w:val="Normal"/>
    <w:link w:val="EndNoteBibliographyTitle0"/>
    <w:rsid w:val="003477FE"/>
    <w:pPr>
      <w:widowControl w:val="0"/>
      <w:jc w:val="center"/>
    </w:pPr>
    <w:rPr>
      <w:rFonts w:ascii="Times New Roman" w:eastAsia="Yu Mincho" w:hAnsi="Times New Roman" w:cs="Times New Roman"/>
      <w:kern w:val="2"/>
    </w:rPr>
  </w:style>
  <w:style w:type="character" w:customStyle="1" w:styleId="EndNoteBibliographyTitle0">
    <w:name w:val="EndNote Bibliography Title (文字)"/>
    <w:basedOn w:val="DefaultParagraphFont"/>
    <w:link w:val="EndNoteBibliographyTitle"/>
    <w:rsid w:val="003477FE"/>
    <w:rPr>
      <w:rFonts w:ascii="Times New Roman" w:eastAsia="Yu Mincho" w:hAnsi="Times New Roman" w:cs="Times New Roman"/>
      <w:sz w:val="24"/>
    </w:rPr>
  </w:style>
  <w:style w:type="paragraph" w:customStyle="1" w:styleId="EndNoteBibliography">
    <w:name w:val="EndNote Bibliography"/>
    <w:basedOn w:val="Normal"/>
    <w:link w:val="EndNoteBibliography0"/>
    <w:rsid w:val="003477FE"/>
    <w:pPr>
      <w:widowControl w:val="0"/>
      <w:jc w:val="both"/>
    </w:pPr>
    <w:rPr>
      <w:rFonts w:ascii="Times New Roman" w:eastAsia="Yu Mincho" w:hAnsi="Times New Roman" w:cs="Times New Roman"/>
      <w:kern w:val="2"/>
    </w:rPr>
  </w:style>
  <w:style w:type="character" w:customStyle="1" w:styleId="EndNoteBibliography0">
    <w:name w:val="EndNote Bibliography (文字)"/>
    <w:basedOn w:val="DefaultParagraphFont"/>
    <w:link w:val="EndNoteBibliography"/>
    <w:rsid w:val="003477FE"/>
    <w:rPr>
      <w:rFonts w:ascii="Times New Roman" w:eastAsia="Yu Mincho" w:hAnsi="Times New Roman" w:cs="Times New Roman"/>
      <w:sz w:val="24"/>
    </w:rPr>
  </w:style>
  <w:style w:type="paragraph" w:styleId="ListParagraph">
    <w:name w:val="List Paragraph"/>
    <w:basedOn w:val="Normal"/>
    <w:uiPriority w:val="34"/>
    <w:qFormat/>
    <w:rsid w:val="00567AE6"/>
    <w:pPr>
      <w:widowControl w:val="0"/>
      <w:autoSpaceDE w:val="0"/>
      <w:autoSpaceDN w:val="0"/>
      <w:adjustRightInd w:val="0"/>
      <w:ind w:leftChars="400" w:left="840"/>
    </w:pPr>
    <w:rPr>
      <w:rFonts w:ascii="MS Gothic" w:eastAsia="MS Gothic" w:hAnsi="Times New Roman" w:cs="MS Gothic"/>
    </w:rPr>
  </w:style>
  <w:style w:type="character" w:customStyle="1" w:styleId="apple-converted-space">
    <w:name w:val="apple-converted-space"/>
    <w:basedOn w:val="DefaultParagraphFont"/>
    <w:rsid w:val="0097441B"/>
  </w:style>
  <w:style w:type="character" w:styleId="Strong">
    <w:name w:val="Strong"/>
    <w:basedOn w:val="DefaultParagraphFont"/>
    <w:uiPriority w:val="22"/>
    <w:qFormat/>
    <w:rsid w:val="007F43BD"/>
    <w:rPr>
      <w:b/>
      <w:bCs/>
    </w:rPr>
  </w:style>
  <w:style w:type="paragraph" w:customStyle="1" w:styleId="EndNoteCategoryHeading">
    <w:name w:val="EndNote Category Heading"/>
    <w:basedOn w:val="Normal"/>
    <w:link w:val="EndNoteCategoryHeading0"/>
    <w:rsid w:val="00603F6C"/>
    <w:pPr>
      <w:widowControl w:val="0"/>
      <w:spacing w:before="120" w:after="120"/>
    </w:pPr>
    <w:rPr>
      <w:rFonts w:asciiTheme="minorHAnsi" w:eastAsiaTheme="minorEastAsia" w:hAnsiTheme="minorHAnsi" w:cstheme="minorBidi"/>
      <w:b/>
      <w:kern w:val="2"/>
      <w:sz w:val="21"/>
    </w:rPr>
  </w:style>
  <w:style w:type="character" w:customStyle="1" w:styleId="EndNoteCategoryHeading0">
    <w:name w:val="EndNote Category Heading (文字)"/>
    <w:basedOn w:val="DefaultParagraphFont"/>
    <w:link w:val="EndNoteCategoryHeading"/>
    <w:rsid w:val="00603F6C"/>
    <w:rPr>
      <w:b/>
    </w:rPr>
  </w:style>
  <w:style w:type="paragraph" w:styleId="HTMLPreformatted">
    <w:name w:val="HTML Preformatted"/>
    <w:basedOn w:val="Normal"/>
    <w:link w:val="HTMLPreformattedChar"/>
    <w:uiPriority w:val="99"/>
    <w:unhideWhenUsed/>
    <w:rsid w:val="001949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S Gothic" w:eastAsia="MS Gothic" w:hAnsi="MS Gothic" w:cs="MS Gothic"/>
    </w:rPr>
  </w:style>
  <w:style w:type="character" w:customStyle="1" w:styleId="HTMLPreformattedChar">
    <w:name w:val="HTML Preformatted Char"/>
    <w:basedOn w:val="DefaultParagraphFont"/>
    <w:link w:val="HTMLPreformatted"/>
    <w:uiPriority w:val="99"/>
    <w:rsid w:val="00194987"/>
    <w:rPr>
      <w:rFonts w:ascii="MS Gothic" w:eastAsia="MS Gothic" w:hAnsi="MS Gothic" w:cs="MS Gothic"/>
      <w:kern w:val="0"/>
      <w:sz w:val="24"/>
    </w:rPr>
  </w:style>
  <w:style w:type="character" w:customStyle="1" w:styleId="y2iqfc">
    <w:name w:val="y2iqfc"/>
    <w:basedOn w:val="DefaultParagraphFont"/>
    <w:rsid w:val="00194987"/>
  </w:style>
  <w:style w:type="character" w:customStyle="1" w:styleId="Heading3Char">
    <w:name w:val="Heading 3 Char"/>
    <w:basedOn w:val="DefaultParagraphFont"/>
    <w:link w:val="Heading3"/>
    <w:uiPriority w:val="9"/>
    <w:rsid w:val="00E70AE9"/>
    <w:rPr>
      <w:rFonts w:asciiTheme="majorHAnsi" w:eastAsiaTheme="majorEastAsia" w:hAnsiTheme="majorHAnsi" w:cstheme="majorBidi"/>
      <w:kern w:val="0"/>
      <w:sz w:val="24"/>
    </w:rPr>
  </w:style>
  <w:style w:type="character" w:customStyle="1" w:styleId="Heading4Char">
    <w:name w:val="Heading 4 Char"/>
    <w:basedOn w:val="DefaultParagraphFont"/>
    <w:link w:val="Heading4"/>
    <w:uiPriority w:val="9"/>
    <w:rsid w:val="00E70AE9"/>
    <w:rPr>
      <w:rFonts w:ascii="MS PGothic" w:eastAsia="MS PGothic" w:hAnsi="MS PGothic" w:cs="MS PGothic"/>
      <w:b/>
      <w:bCs/>
      <w:kern w:val="0"/>
      <w:sz w:val="24"/>
    </w:rPr>
  </w:style>
  <w:style w:type="character" w:customStyle="1" w:styleId="Heading2Char">
    <w:name w:val="Heading 2 Char"/>
    <w:basedOn w:val="DefaultParagraphFont"/>
    <w:link w:val="Heading2"/>
    <w:uiPriority w:val="9"/>
    <w:semiHidden/>
    <w:rsid w:val="00DF6B83"/>
    <w:rPr>
      <w:rFonts w:asciiTheme="majorHAnsi" w:eastAsiaTheme="majorEastAsia" w:hAnsiTheme="majorHAnsi" w:cstheme="majorBidi"/>
    </w:rPr>
  </w:style>
  <w:style w:type="paragraph" w:styleId="Header">
    <w:name w:val="header"/>
    <w:basedOn w:val="Normal"/>
    <w:link w:val="HeaderChar"/>
    <w:uiPriority w:val="99"/>
    <w:unhideWhenUsed/>
    <w:rsid w:val="007331FE"/>
    <w:pPr>
      <w:widowControl w:val="0"/>
      <w:tabs>
        <w:tab w:val="center" w:pos="4252"/>
        <w:tab w:val="right" w:pos="8504"/>
      </w:tabs>
      <w:snapToGrid w:val="0"/>
      <w:jc w:val="both"/>
    </w:pPr>
    <w:rPr>
      <w:rFonts w:asciiTheme="minorHAnsi" w:eastAsiaTheme="minorEastAsia" w:hAnsiTheme="minorHAnsi" w:cstheme="minorBidi"/>
      <w:kern w:val="2"/>
      <w:sz w:val="21"/>
    </w:rPr>
  </w:style>
  <w:style w:type="character" w:customStyle="1" w:styleId="HeaderChar">
    <w:name w:val="Header Char"/>
    <w:basedOn w:val="DefaultParagraphFont"/>
    <w:link w:val="Header"/>
    <w:uiPriority w:val="99"/>
    <w:rsid w:val="007331FE"/>
  </w:style>
  <w:style w:type="paragraph" w:styleId="Footer">
    <w:name w:val="footer"/>
    <w:basedOn w:val="Normal"/>
    <w:link w:val="FooterChar"/>
    <w:uiPriority w:val="99"/>
    <w:unhideWhenUsed/>
    <w:rsid w:val="007331FE"/>
    <w:pPr>
      <w:widowControl w:val="0"/>
      <w:tabs>
        <w:tab w:val="center" w:pos="4252"/>
        <w:tab w:val="right" w:pos="8504"/>
      </w:tabs>
      <w:snapToGrid w:val="0"/>
      <w:jc w:val="both"/>
    </w:pPr>
    <w:rPr>
      <w:rFonts w:asciiTheme="minorHAnsi" w:eastAsiaTheme="minorEastAsia" w:hAnsiTheme="minorHAnsi" w:cstheme="minorBidi"/>
      <w:kern w:val="2"/>
      <w:sz w:val="21"/>
    </w:rPr>
  </w:style>
  <w:style w:type="character" w:customStyle="1" w:styleId="FooterChar">
    <w:name w:val="Footer Char"/>
    <w:basedOn w:val="DefaultParagraphFont"/>
    <w:link w:val="Footer"/>
    <w:uiPriority w:val="99"/>
    <w:rsid w:val="007331FE"/>
  </w:style>
  <w:style w:type="character" w:customStyle="1" w:styleId="Heading1Char">
    <w:name w:val="Heading 1 Char"/>
    <w:basedOn w:val="DefaultParagraphFont"/>
    <w:link w:val="Heading1"/>
    <w:uiPriority w:val="9"/>
    <w:rsid w:val="00C02536"/>
    <w:rPr>
      <w:rFonts w:asciiTheme="majorHAnsi" w:eastAsiaTheme="majorEastAsia" w:hAnsiTheme="majorHAnsi" w:cstheme="majorBidi"/>
      <w:sz w:val="24"/>
    </w:rPr>
  </w:style>
  <w:style w:type="paragraph" w:styleId="NoSpacing">
    <w:name w:val="No Spacing"/>
    <w:uiPriority w:val="1"/>
    <w:qFormat/>
    <w:rsid w:val="00EA2533"/>
    <w:pPr>
      <w:widowControl w:val="0"/>
      <w:jc w:val="both"/>
    </w:pPr>
  </w:style>
  <w:style w:type="character" w:styleId="CommentReference">
    <w:name w:val="annotation reference"/>
    <w:basedOn w:val="DefaultParagraphFont"/>
    <w:uiPriority w:val="99"/>
    <w:semiHidden/>
    <w:unhideWhenUsed/>
    <w:rsid w:val="007B67AC"/>
    <w:rPr>
      <w:sz w:val="18"/>
      <w:szCs w:val="18"/>
    </w:rPr>
  </w:style>
  <w:style w:type="paragraph" w:styleId="Revision">
    <w:name w:val="Revision"/>
    <w:hidden/>
    <w:uiPriority w:val="99"/>
    <w:semiHidden/>
    <w:rsid w:val="00E42905"/>
    <w:rPr>
      <w:rFonts w:ascii="MS PGothic" w:eastAsia="MS PGothic" w:hAnsi="MS PGothic" w:cs="MS PGothic"/>
      <w:kern w:val="0"/>
      <w:sz w:val="24"/>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rPr>
      <w:rFonts w:ascii="MS PGothic" w:eastAsia="MS PGothic" w:hAnsi="MS PGothic" w:cs="MS PGothic"/>
      <w:kern w:val="0"/>
      <w:sz w:val="24"/>
    </w:rPr>
  </w:style>
  <w:style w:type="character" w:styleId="PageNumber">
    <w:name w:val="page number"/>
    <w:basedOn w:val="DefaultParagraphFont"/>
    <w:uiPriority w:val="99"/>
    <w:semiHidden/>
    <w:unhideWhenUsed/>
    <w:rsid w:val="00436881"/>
  </w:style>
  <w:style w:type="character" w:styleId="LineNumber">
    <w:name w:val="line number"/>
    <w:basedOn w:val="DefaultParagraphFont"/>
    <w:uiPriority w:val="99"/>
    <w:semiHidden/>
    <w:unhideWhenUsed/>
    <w:rsid w:val="00524894"/>
  </w:style>
  <w:style w:type="paragraph" w:styleId="CommentSubject">
    <w:name w:val="annotation subject"/>
    <w:basedOn w:val="CommentText"/>
    <w:next w:val="CommentText"/>
    <w:link w:val="CommentSubjectChar"/>
    <w:uiPriority w:val="99"/>
    <w:semiHidden/>
    <w:unhideWhenUsed/>
    <w:rsid w:val="00195BA9"/>
    <w:rPr>
      <w:b/>
      <w:bCs/>
    </w:rPr>
  </w:style>
  <w:style w:type="character" w:customStyle="1" w:styleId="CommentSubjectChar">
    <w:name w:val="Comment Subject Char"/>
    <w:basedOn w:val="CommentTextChar"/>
    <w:link w:val="CommentSubject"/>
    <w:uiPriority w:val="99"/>
    <w:semiHidden/>
    <w:rsid w:val="00195BA9"/>
    <w:rPr>
      <w:rFonts w:ascii="MS PGothic" w:eastAsia="MS PGothic" w:hAnsi="MS PGothic" w:cs="MS PGothic"/>
      <w:b/>
      <w:bCs/>
      <w:kern w:val="0"/>
      <w:sz w:val="24"/>
    </w:rPr>
  </w:style>
  <w:style w:type="paragraph" w:styleId="BalloonText">
    <w:name w:val="Balloon Text"/>
    <w:basedOn w:val="Normal"/>
    <w:link w:val="BalloonTextChar"/>
    <w:uiPriority w:val="99"/>
    <w:semiHidden/>
    <w:unhideWhenUsed/>
    <w:rsid w:val="00195BA9"/>
    <w:rPr>
      <w:rFonts w:ascii="MS Mincho" w:eastAsia="MS Mincho"/>
      <w:sz w:val="18"/>
      <w:szCs w:val="18"/>
    </w:rPr>
  </w:style>
  <w:style w:type="character" w:customStyle="1" w:styleId="BalloonTextChar">
    <w:name w:val="Balloon Text Char"/>
    <w:basedOn w:val="DefaultParagraphFont"/>
    <w:link w:val="BalloonText"/>
    <w:uiPriority w:val="99"/>
    <w:semiHidden/>
    <w:rsid w:val="00195BA9"/>
    <w:rPr>
      <w:rFonts w:ascii="MS Mincho" w:eastAsia="MS Mincho" w:hAnsi="MS PGothic" w:cs="MS PGothic"/>
      <w:kern w:val="0"/>
      <w:sz w:val="18"/>
      <w:szCs w:val="18"/>
    </w:rPr>
  </w:style>
  <w:style w:type="character" w:styleId="Hyperlink">
    <w:name w:val="Hyperlink"/>
    <w:basedOn w:val="DefaultParagraphFont"/>
    <w:uiPriority w:val="99"/>
    <w:unhideWhenUsed/>
    <w:rsid w:val="00254775"/>
    <w:rPr>
      <w:color w:val="0563C1" w:themeColor="hyperlink"/>
      <w:u w:val="single"/>
    </w:rPr>
  </w:style>
  <w:style w:type="character" w:styleId="UnresolvedMention">
    <w:name w:val="Unresolved Mention"/>
    <w:basedOn w:val="DefaultParagraphFont"/>
    <w:uiPriority w:val="99"/>
    <w:semiHidden/>
    <w:unhideWhenUsed/>
    <w:rsid w:val="00254775"/>
    <w:rPr>
      <w:color w:val="605E5C"/>
      <w:shd w:val="clear" w:color="auto" w:fill="E1DFDD"/>
    </w:rPr>
  </w:style>
  <w:style w:type="character" w:styleId="FollowedHyperlink">
    <w:name w:val="FollowedHyperlink"/>
    <w:basedOn w:val="DefaultParagraphFont"/>
    <w:uiPriority w:val="99"/>
    <w:semiHidden/>
    <w:unhideWhenUsed/>
    <w:rsid w:val="00733C6A"/>
    <w:rPr>
      <w:color w:val="954F72" w:themeColor="followedHyperlink"/>
      <w:u w:val="single"/>
    </w:rPr>
  </w:style>
  <w:style w:type="character" w:styleId="Emphasis">
    <w:name w:val="Emphasis"/>
    <w:basedOn w:val="DefaultParagraphFont"/>
    <w:uiPriority w:val="20"/>
    <w:qFormat/>
    <w:rsid w:val="00333C97"/>
    <w:rPr>
      <w:i/>
      <w:iCs/>
    </w:rPr>
  </w:style>
  <w:style w:type="character" w:customStyle="1" w:styleId="overflow-hidden">
    <w:name w:val="overflow-hidden"/>
    <w:basedOn w:val="DefaultParagraphFont"/>
    <w:rsid w:val="002050EF"/>
  </w:style>
  <w:style w:type="character" w:customStyle="1" w:styleId="NormalWebChar">
    <w:name w:val="Normal (Web) Char"/>
    <w:basedOn w:val="DefaultParagraphFont"/>
    <w:link w:val="NormalWeb"/>
    <w:uiPriority w:val="99"/>
    <w:rsid w:val="00777623"/>
    <w:rPr>
      <w:rFonts w:ascii="MS PGothic" w:eastAsia="MS PGothic" w:hAnsi="MS PGothic" w:cs="MS PGothic"/>
      <w:kern w:val="0"/>
      <w:sz w:val="24"/>
    </w:rPr>
  </w:style>
  <w:style w:type="paragraph" w:styleId="Title">
    <w:name w:val="Title"/>
    <w:basedOn w:val="Normal"/>
    <w:next w:val="Normal"/>
    <w:link w:val="TitleChar"/>
    <w:uiPriority w:val="10"/>
    <w:qFormat/>
    <w:rsid w:val="00DA04E1"/>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A04E1"/>
    <w:rPr>
      <w:rFonts w:asciiTheme="majorHAnsi" w:eastAsiaTheme="majorEastAsia" w:hAnsiTheme="majorHAnsi" w:cstheme="majorBidi"/>
      <w:spacing w:val="-10"/>
      <w:kern w:val="28"/>
      <w:sz w:val="56"/>
      <w:szCs w:val="56"/>
      <w14:ligatures w14:val="standardContextual"/>
    </w:rPr>
  </w:style>
  <w:style w:type="character" w:customStyle="1" w:styleId="mord">
    <w:name w:val="mord"/>
    <w:basedOn w:val="DefaultParagraphFont"/>
    <w:rsid w:val="00C937E1"/>
  </w:style>
  <w:style w:type="character" w:customStyle="1" w:styleId="mrel">
    <w:name w:val="mrel"/>
    <w:basedOn w:val="DefaultParagraphFont"/>
    <w:rsid w:val="00C937E1"/>
  </w:style>
  <w:style w:type="character" w:customStyle="1" w:styleId="mbin">
    <w:name w:val="mbin"/>
    <w:basedOn w:val="DefaultParagraphFont"/>
    <w:rsid w:val="00C937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18D35-89DC-3849-8518-B8809B2C6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885</TotalTime>
  <Pages>40</Pages>
  <Words>15361</Words>
  <Characters>87564</Characters>
  <Application>Microsoft Office Word</Application>
  <DocSecurity>0</DocSecurity>
  <Lines>729</Lines>
  <Paragraphs>205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Lela Djordjevic Ristanovic</cp:lastModifiedBy>
  <cp:revision>1928</cp:revision>
  <cp:lastPrinted>2025-11-12T05:20:00Z</cp:lastPrinted>
  <dcterms:created xsi:type="dcterms:W3CDTF">2025-11-12T07:12:00Z</dcterms:created>
  <dcterms:modified xsi:type="dcterms:W3CDTF">2026-03-12T10:38:00Z</dcterms:modified>
</cp:coreProperties>
</file>